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8B3E46" w14:textId="77777777" w:rsidR="00393F8C" w:rsidRDefault="00393F8C" w:rsidP="00393F8C">
      <w:pPr>
        <w:pStyle w:val="Author"/>
        <w:rPr>
          <w:ins w:id="0" w:author="治輝 齋藤" w:date="2026-05-22T22:45:00Z" w16du:dateUtc="2026-05-22T13:45:00Z"/>
        </w:rPr>
      </w:pPr>
    </w:p>
    <w:p w14:paraId="33E0F40C" w14:textId="77777777" w:rsidR="00393F8C" w:rsidRPr="005D2A58" w:rsidRDefault="00393F8C" w:rsidP="00393F8C">
      <w:pPr>
        <w:spacing w:line="360" w:lineRule="auto"/>
        <w:rPr>
          <w:ins w:id="1" w:author="治輝 齋藤" w:date="2026-05-22T22:45:00Z" w16du:dateUtc="2026-05-22T13:45:00Z"/>
          <w:rFonts w:asciiTheme="majorHAnsi" w:eastAsia="ＭＳ 明朝" w:hAnsiTheme="majorHAnsi" w:cs="Times New Roman"/>
          <w:sz w:val="22"/>
          <w:szCs w:val="22"/>
        </w:rPr>
      </w:pPr>
    </w:p>
    <w:p w14:paraId="57FF4A7F" w14:textId="77777777" w:rsidR="00393F8C" w:rsidRPr="005D2A58" w:rsidRDefault="00393F8C" w:rsidP="00393F8C">
      <w:pPr>
        <w:spacing w:line="360" w:lineRule="auto"/>
        <w:rPr>
          <w:ins w:id="2" w:author="治輝 齋藤" w:date="2026-05-22T22:45:00Z" w16du:dateUtc="2026-05-22T13:45:00Z"/>
          <w:rFonts w:asciiTheme="majorHAnsi" w:eastAsia="ＭＳ 明朝" w:hAnsiTheme="majorHAnsi" w:cs="Times New Roman"/>
        </w:rPr>
      </w:pPr>
      <w:ins w:id="3" w:author="治輝 齋藤" w:date="2026-05-22T22:45:00Z" w16du:dateUtc="2026-05-22T13:45:00Z">
        <w:r w:rsidRPr="005D2A58">
          <w:rPr>
            <w:rFonts w:asciiTheme="majorHAnsi" w:eastAsia="ＭＳ 明朝" w:hAnsiTheme="majorHAnsi" w:cs="Times New Roman"/>
          </w:rPr>
          <w:t>Haruki Saito</w:t>
        </w:r>
        <w:r w:rsidRPr="005D2A58">
          <w:rPr>
            <w:rFonts w:asciiTheme="majorHAnsi" w:eastAsia="ＭＳ 明朝" w:hAnsiTheme="majorHAnsi" w:cs="Times New Roman"/>
            <w:vertAlign w:val="superscript"/>
          </w:rPr>
          <w:t>1,2</w:t>
        </w:r>
        <w:r w:rsidRPr="005D2A58">
          <w:rPr>
            <w:rFonts w:asciiTheme="majorHAnsi" w:eastAsia="ＭＳ 明朝" w:hAnsiTheme="majorHAnsi" w:cs="Times New Roman"/>
          </w:rPr>
          <w:t>, Narumi Funakubo</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Eri Eguchi</w:t>
        </w:r>
        <w:r w:rsidRPr="005D2A58">
          <w:rPr>
            <w:rFonts w:asciiTheme="majorHAnsi" w:eastAsia="ＭＳ 明朝" w:hAnsiTheme="majorHAnsi" w:cs="Times New Roman"/>
            <w:vertAlign w:val="superscript"/>
          </w:rPr>
          <w:t>2</w:t>
        </w:r>
        <w:r w:rsidRPr="005D2A58">
          <w:rPr>
            <w:rFonts w:asciiTheme="majorHAnsi" w:eastAsia="ＭＳ 明朝" w:hAnsiTheme="majorHAnsi" w:cs="Times New Roman"/>
          </w:rPr>
          <w:t>, Shiho Sato</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proofErr w:type="spellStart"/>
        <w:r w:rsidRPr="005D2A58">
          <w:rPr>
            <w:rFonts w:asciiTheme="majorHAnsi" w:eastAsia="ＭＳ 明朝" w:hAnsiTheme="majorHAnsi" w:cs="Times New Roman"/>
          </w:rPr>
          <w:t>Takeyasu</w:t>
        </w:r>
        <w:proofErr w:type="spellEnd"/>
        <w:r w:rsidRPr="005D2A58">
          <w:rPr>
            <w:rFonts w:asciiTheme="majorHAnsi" w:eastAsia="ＭＳ 明朝" w:hAnsiTheme="majorHAnsi" w:cs="Times New Roman"/>
          </w:rPr>
          <w:t xml:space="preserve"> Kakamu</w:t>
        </w:r>
        <w:r w:rsidRPr="00F91670">
          <w:rPr>
            <w:rFonts w:asciiTheme="majorHAnsi" w:eastAsia="ＭＳ 明朝" w:hAnsiTheme="majorHAnsi" w:cs="Times New Roman" w:hint="eastAsia"/>
            <w:vertAlign w:val="superscript"/>
            <w:lang w:eastAsia="ja-JP"/>
          </w:rPr>
          <w:t>4</w:t>
        </w:r>
        <w:r>
          <w:rPr>
            <w:rFonts w:asciiTheme="majorHAnsi" w:eastAsia="ＭＳ 明朝" w:hAnsiTheme="majorHAnsi" w:cs="Times New Roman" w:hint="eastAsia"/>
            <w:lang w:eastAsia="ja-JP"/>
          </w:rPr>
          <w:t xml:space="preserve">, </w:t>
        </w:r>
        <w:r w:rsidRPr="00F91670">
          <w:rPr>
            <w:rFonts w:asciiTheme="majorHAnsi" w:eastAsia="ＭＳ 明朝" w:hAnsiTheme="majorHAnsi" w:cs="Times New Roman"/>
            <w:lang w:eastAsia="ja-JP"/>
          </w:rPr>
          <w:t>Michio Shimabukuro</w:t>
        </w:r>
        <w:r w:rsidRPr="00F91670">
          <w:rPr>
            <w:rFonts w:asciiTheme="majorHAnsi" w:eastAsia="ＭＳ 明朝" w:hAnsiTheme="majorHAnsi" w:cs="Times New Roman" w:hint="eastAsia"/>
            <w:vertAlign w:val="superscript"/>
            <w:lang w:eastAsia="ja-JP"/>
          </w:rPr>
          <w:t>5</w:t>
        </w:r>
        <w:r>
          <w:rPr>
            <w:rFonts w:asciiTheme="majorHAnsi" w:eastAsia="ＭＳ 明朝" w:hAnsiTheme="majorHAnsi" w:cs="Times New Roman" w:hint="eastAsia"/>
            <w:lang w:eastAsia="ja-JP"/>
          </w:rPr>
          <w:t xml:space="preserve">, </w:t>
        </w:r>
        <w:r w:rsidRPr="005D2A58">
          <w:rPr>
            <w:rFonts w:asciiTheme="majorHAnsi" w:eastAsia="ＭＳ 明朝" w:hAnsiTheme="majorHAnsi" w:cs="Times New Roman"/>
          </w:rPr>
          <w:t>Kazumasa Yamagishi</w:t>
        </w:r>
        <w:r>
          <w:rPr>
            <w:rFonts w:asciiTheme="majorHAnsi" w:eastAsia="ＭＳ 明朝" w:hAnsiTheme="majorHAnsi" w:cs="Times New Roman" w:hint="eastAsia"/>
            <w:vertAlign w:val="superscript"/>
            <w:lang w:eastAsia="ja-JP"/>
          </w:rPr>
          <w:t>6</w:t>
        </w:r>
        <w:r w:rsidRPr="005D2A58">
          <w:rPr>
            <w:rFonts w:asciiTheme="majorHAnsi" w:eastAsia="ＭＳ 明朝" w:hAnsiTheme="majorHAnsi" w:cs="Times New Roman"/>
            <w:vertAlign w:val="superscript"/>
          </w:rPr>
          <w:t>,</w:t>
        </w:r>
        <w:r>
          <w:rPr>
            <w:rFonts w:asciiTheme="majorHAnsi" w:eastAsia="ＭＳ 明朝" w:hAnsiTheme="majorHAnsi" w:cs="Times New Roman" w:hint="eastAsia"/>
            <w:vertAlign w:val="superscript"/>
            <w:lang w:eastAsia="ja-JP"/>
          </w:rPr>
          <w:t>7</w:t>
        </w:r>
        <w:r w:rsidRPr="005D2A58">
          <w:rPr>
            <w:rFonts w:asciiTheme="majorHAnsi" w:eastAsia="ＭＳ 明朝" w:hAnsiTheme="majorHAnsi" w:cs="Times New Roman"/>
          </w:rPr>
          <w:t xml:space="preserve">, </w:t>
        </w:r>
        <w:r w:rsidRPr="00F91670">
          <w:rPr>
            <w:rFonts w:asciiTheme="majorHAnsi" w:eastAsia="ＭＳ 明朝" w:hAnsiTheme="majorHAnsi" w:cs="Times New Roman"/>
          </w:rPr>
          <w:t>Atsushi Hozawa</w:t>
        </w:r>
        <w:r w:rsidRPr="00F91670">
          <w:rPr>
            <w:rFonts w:asciiTheme="majorHAnsi" w:eastAsia="ＭＳ 明朝" w:hAnsiTheme="majorHAnsi" w:cs="Times New Roman" w:hint="eastAsia"/>
            <w:vertAlign w:val="superscript"/>
            <w:lang w:eastAsia="ja-JP"/>
          </w:rPr>
          <w:t>8,9</w:t>
        </w:r>
        <w:r w:rsidRPr="00F91670">
          <w:rPr>
            <w:rFonts w:asciiTheme="majorHAnsi" w:eastAsia="ＭＳ 明朝" w:hAnsiTheme="majorHAnsi" w:cs="Times New Roman"/>
          </w:rPr>
          <w:t xml:space="preserve">, </w:t>
        </w:r>
        <w:r w:rsidRPr="005D2A58">
          <w:rPr>
            <w:rFonts w:asciiTheme="majorHAnsi" w:eastAsia="ＭＳ 明朝" w:hAnsiTheme="majorHAnsi" w:cs="Times New Roman"/>
          </w:rPr>
          <w:t>Tetsuya Ohira</w:t>
        </w:r>
        <w:r w:rsidRPr="005D2A58">
          <w:rPr>
            <w:rFonts w:asciiTheme="majorHAnsi" w:eastAsia="ＭＳ 明朝" w:hAnsiTheme="majorHAnsi" w:cs="Times New Roman"/>
            <w:vertAlign w:val="superscript"/>
          </w:rPr>
          <w:t>2,3</w:t>
        </w:r>
        <w:r w:rsidRPr="005D2A58">
          <w:rPr>
            <w:rFonts w:asciiTheme="majorHAnsi" w:eastAsia="ＭＳ 明朝" w:hAnsiTheme="majorHAnsi" w:cs="Times New Roman"/>
          </w:rPr>
          <w:t xml:space="preserve"> </w:t>
        </w:r>
      </w:ins>
    </w:p>
    <w:p w14:paraId="77D9D7AE" w14:textId="77777777" w:rsidR="00393F8C" w:rsidRPr="005D2A58" w:rsidRDefault="00393F8C" w:rsidP="00393F8C">
      <w:pPr>
        <w:spacing w:line="360" w:lineRule="auto"/>
        <w:rPr>
          <w:ins w:id="4" w:author="治輝 齋藤" w:date="2026-05-22T22:45:00Z" w16du:dateUtc="2026-05-22T13:45:00Z"/>
          <w:rFonts w:asciiTheme="majorHAnsi" w:eastAsia="ＭＳ 明朝" w:hAnsiTheme="majorHAnsi" w:cs="Times New Roman"/>
        </w:rPr>
      </w:pPr>
    </w:p>
    <w:p w14:paraId="7B341D7A" w14:textId="77777777" w:rsidR="00393F8C" w:rsidRPr="005D2A58" w:rsidRDefault="00393F8C" w:rsidP="00393F8C">
      <w:pPr>
        <w:numPr>
          <w:ilvl w:val="0"/>
          <w:numId w:val="4"/>
        </w:numPr>
        <w:spacing w:line="360" w:lineRule="auto"/>
        <w:contextualSpacing/>
        <w:rPr>
          <w:ins w:id="5" w:author="治輝 齋藤" w:date="2026-05-22T22:45:00Z" w16du:dateUtc="2026-05-22T13:45:00Z"/>
          <w:rFonts w:asciiTheme="majorHAnsi" w:eastAsia="ＭＳ 明朝" w:hAnsiTheme="majorHAnsi" w:cs="Times New Roman"/>
        </w:rPr>
      </w:pPr>
      <w:ins w:id="6" w:author="治輝 齋藤" w:date="2026-05-22T22:45:00Z" w16du:dateUtc="2026-05-22T13:45:00Z">
        <w:r w:rsidRPr="005D2A58">
          <w:rPr>
            <w:rFonts w:asciiTheme="majorHAnsi" w:eastAsia="ＭＳ 明朝" w:hAnsiTheme="majorHAnsi" w:cs="Times New Roman"/>
          </w:rPr>
          <w:t>Fukushima Medical University School of Medicine, Fukushima, Japan</w:t>
        </w:r>
      </w:ins>
    </w:p>
    <w:p w14:paraId="195BC77C" w14:textId="77777777" w:rsidR="00393F8C" w:rsidRPr="005D2A58" w:rsidRDefault="00393F8C" w:rsidP="00393F8C">
      <w:pPr>
        <w:numPr>
          <w:ilvl w:val="0"/>
          <w:numId w:val="4"/>
        </w:numPr>
        <w:spacing w:line="360" w:lineRule="auto"/>
        <w:contextualSpacing/>
        <w:rPr>
          <w:ins w:id="7" w:author="治輝 齋藤" w:date="2026-05-22T22:45:00Z" w16du:dateUtc="2026-05-22T13:45:00Z"/>
          <w:rFonts w:asciiTheme="majorHAnsi" w:eastAsia="ＭＳ 明朝" w:hAnsiTheme="majorHAnsi" w:cs="Times New Roman"/>
        </w:rPr>
      </w:pPr>
      <w:ins w:id="8" w:author="治輝 齋藤" w:date="2026-05-22T22:45:00Z" w16du:dateUtc="2026-05-22T13:45:00Z">
        <w:r w:rsidRPr="005D2A58">
          <w:rPr>
            <w:rFonts w:asciiTheme="majorHAnsi" w:eastAsia="ＭＳ 明朝" w:hAnsiTheme="majorHAnsi" w:cs="Times New Roman"/>
          </w:rPr>
          <w:t>Department of Epidemiology, Fukushima Medical University School of Medicine, Fukushima, Japan</w:t>
        </w:r>
      </w:ins>
    </w:p>
    <w:p w14:paraId="7100A4C1" w14:textId="77777777" w:rsidR="00393F8C" w:rsidRPr="005D2A58" w:rsidRDefault="00393F8C" w:rsidP="00393F8C">
      <w:pPr>
        <w:numPr>
          <w:ilvl w:val="0"/>
          <w:numId w:val="4"/>
        </w:numPr>
        <w:spacing w:line="360" w:lineRule="auto"/>
        <w:contextualSpacing/>
        <w:rPr>
          <w:ins w:id="9" w:author="治輝 齋藤" w:date="2026-05-22T22:45:00Z" w16du:dateUtc="2026-05-22T13:45:00Z"/>
          <w:rFonts w:asciiTheme="majorHAnsi" w:eastAsia="ＭＳ 明朝" w:hAnsiTheme="majorHAnsi" w:cs="Times New Roman"/>
        </w:rPr>
      </w:pPr>
      <w:ins w:id="10" w:author="治輝 齋藤" w:date="2026-05-22T22:45:00Z" w16du:dateUtc="2026-05-22T13:45:00Z">
        <w:r w:rsidRPr="005D2A58">
          <w:rPr>
            <w:rFonts w:asciiTheme="majorHAnsi" w:eastAsia="ＭＳ 明朝" w:hAnsiTheme="majorHAnsi" w:cs="Times New Roman"/>
          </w:rPr>
          <w:t>Radiation Medical Science Center for the Fukushima Health Management Survey, Fukushima Medical University, Fukushima, Japan</w:t>
        </w:r>
      </w:ins>
    </w:p>
    <w:p w14:paraId="40BD6F9B" w14:textId="77777777" w:rsidR="00393F8C" w:rsidRPr="005D2A58" w:rsidRDefault="00393F8C" w:rsidP="00393F8C">
      <w:pPr>
        <w:numPr>
          <w:ilvl w:val="0"/>
          <w:numId w:val="4"/>
        </w:numPr>
        <w:spacing w:line="360" w:lineRule="auto"/>
        <w:contextualSpacing/>
        <w:rPr>
          <w:ins w:id="11" w:author="治輝 齋藤" w:date="2026-05-22T22:45:00Z" w16du:dateUtc="2026-05-22T13:45:00Z"/>
          <w:rFonts w:asciiTheme="majorHAnsi" w:eastAsia="ＭＳ 明朝" w:hAnsiTheme="majorHAnsi" w:cs="Times New Roman"/>
        </w:rPr>
      </w:pPr>
      <w:ins w:id="12" w:author="治輝 齋藤" w:date="2026-05-22T22:45:00Z" w16du:dateUtc="2026-05-22T13:45:00Z">
        <w:r w:rsidRPr="00F91670">
          <w:rPr>
            <w:rFonts w:asciiTheme="majorHAnsi" w:eastAsia="ＭＳ 明朝" w:hAnsiTheme="majorHAnsi" w:cs="Times New Roman"/>
          </w:rPr>
          <w:t>Department of Hygiene and Preventive Medicine, Fukushima Medical University School of Medicine, Fukushima, Japan</w:t>
        </w:r>
      </w:ins>
    </w:p>
    <w:p w14:paraId="3E6F71F0" w14:textId="77777777" w:rsidR="00393F8C" w:rsidRPr="005D2A58" w:rsidRDefault="00393F8C" w:rsidP="00393F8C">
      <w:pPr>
        <w:numPr>
          <w:ilvl w:val="0"/>
          <w:numId w:val="4"/>
        </w:numPr>
        <w:spacing w:line="360" w:lineRule="auto"/>
        <w:contextualSpacing/>
        <w:rPr>
          <w:ins w:id="13" w:author="治輝 齋藤" w:date="2026-05-22T22:45:00Z" w16du:dateUtc="2026-05-22T13:45:00Z"/>
          <w:rFonts w:asciiTheme="majorHAnsi" w:eastAsia="ＭＳ 明朝" w:hAnsiTheme="majorHAnsi" w:cs="Times New Roman"/>
        </w:rPr>
      </w:pPr>
      <w:ins w:id="14" w:author="治輝 齋藤" w:date="2026-05-22T22:45:00Z" w16du:dateUtc="2026-05-22T13:45:00Z">
        <w:r w:rsidRPr="00F91670">
          <w:rPr>
            <w:rFonts w:asciiTheme="majorHAnsi" w:eastAsia="ＭＳ 明朝" w:hAnsiTheme="majorHAnsi" w:cs="Times New Roman"/>
          </w:rPr>
          <w:t>Department of Diabetes, Endocrinology, and Metabolism, Fukushima Medical University School of Medicine, Fukushima, Japan</w:t>
        </w:r>
      </w:ins>
    </w:p>
    <w:p w14:paraId="5472DBDA" w14:textId="77777777" w:rsidR="00393F8C" w:rsidRPr="005D2A58" w:rsidRDefault="00393F8C" w:rsidP="00393F8C">
      <w:pPr>
        <w:numPr>
          <w:ilvl w:val="0"/>
          <w:numId w:val="4"/>
        </w:numPr>
        <w:spacing w:line="360" w:lineRule="auto"/>
        <w:contextualSpacing/>
        <w:rPr>
          <w:ins w:id="15" w:author="治輝 齋藤" w:date="2026-05-22T22:45:00Z" w16du:dateUtc="2026-05-22T13:45:00Z"/>
          <w:rFonts w:asciiTheme="majorHAnsi" w:eastAsia="ＭＳ 明朝" w:hAnsiTheme="majorHAnsi" w:cs="Times New Roman"/>
        </w:rPr>
      </w:pPr>
      <w:ins w:id="16" w:author="治輝 齋藤" w:date="2026-05-22T22:45:00Z" w16du:dateUtc="2026-05-22T13:45:00Z">
        <w:r w:rsidRPr="00F91670">
          <w:rPr>
            <w:rFonts w:asciiTheme="majorHAnsi" w:eastAsia="ＭＳ 明朝" w:hAnsiTheme="majorHAnsi" w:cs="Times New Roman"/>
          </w:rPr>
          <w:t>Department of Public Health, Graduate School of Medicine, Juntendo University, Tokyo, Japan</w:t>
        </w:r>
      </w:ins>
    </w:p>
    <w:p w14:paraId="556927F7" w14:textId="77777777" w:rsidR="00393F8C" w:rsidRPr="005D2A58" w:rsidRDefault="00393F8C" w:rsidP="00393F8C">
      <w:pPr>
        <w:numPr>
          <w:ilvl w:val="0"/>
          <w:numId w:val="4"/>
        </w:numPr>
        <w:spacing w:line="360" w:lineRule="auto"/>
        <w:contextualSpacing/>
        <w:rPr>
          <w:ins w:id="17" w:author="治輝 齋藤" w:date="2026-05-22T22:45:00Z" w16du:dateUtc="2026-05-22T13:45:00Z"/>
          <w:rFonts w:asciiTheme="majorHAnsi" w:eastAsia="ＭＳ 明朝" w:hAnsiTheme="majorHAnsi" w:cs="Times New Roman"/>
        </w:rPr>
      </w:pPr>
      <w:ins w:id="18" w:author="治輝 齋藤" w:date="2026-05-22T22:45:00Z" w16du:dateUtc="2026-05-22T13:45:00Z">
        <w:r w:rsidRPr="00F91670">
          <w:rPr>
            <w:rFonts w:asciiTheme="majorHAnsi" w:eastAsia="ＭＳ 明朝" w:hAnsiTheme="majorHAnsi" w:cs="Times New Roman"/>
          </w:rPr>
          <w:t>Department of Public Health Medicine, Institute of Medicine, and Health Services Research and Development Center, University of Tsukuba, Ibaraki, Japan</w:t>
        </w:r>
      </w:ins>
    </w:p>
    <w:p w14:paraId="3E2F0C8B" w14:textId="77777777" w:rsidR="00393F8C" w:rsidRPr="00F91670" w:rsidRDefault="00393F8C" w:rsidP="00393F8C">
      <w:pPr>
        <w:numPr>
          <w:ilvl w:val="0"/>
          <w:numId w:val="4"/>
        </w:numPr>
        <w:spacing w:line="360" w:lineRule="auto"/>
        <w:contextualSpacing/>
        <w:rPr>
          <w:ins w:id="19" w:author="治輝 齋藤" w:date="2026-05-22T22:45:00Z" w16du:dateUtc="2026-05-22T13:45:00Z"/>
          <w:rFonts w:asciiTheme="majorHAnsi" w:eastAsia="ＭＳ 明朝" w:hAnsiTheme="majorHAnsi" w:cs="Times New Roman"/>
        </w:rPr>
      </w:pPr>
      <w:ins w:id="20" w:author="治輝 齋藤" w:date="2026-05-22T22:45:00Z" w16du:dateUtc="2026-05-22T13:45:00Z">
        <w:r w:rsidRPr="00F91670">
          <w:rPr>
            <w:rFonts w:asciiTheme="majorHAnsi" w:eastAsia="ＭＳ 明朝" w:hAnsiTheme="majorHAnsi" w:cs="Times New Roman"/>
          </w:rPr>
          <w:t>Tohoku Medical Megabank Organization, Tohoku University, Sendai, Japan</w:t>
        </w:r>
      </w:ins>
    </w:p>
    <w:p w14:paraId="2E00F3DC" w14:textId="77777777" w:rsidR="00393F8C" w:rsidRPr="005D2A58" w:rsidRDefault="00393F8C" w:rsidP="00393F8C">
      <w:pPr>
        <w:numPr>
          <w:ilvl w:val="0"/>
          <w:numId w:val="5"/>
        </w:numPr>
        <w:spacing w:line="360" w:lineRule="auto"/>
        <w:ind w:left="426" w:hanging="426"/>
        <w:contextualSpacing/>
        <w:rPr>
          <w:ins w:id="21" w:author="治輝 齋藤" w:date="2026-05-22T22:45:00Z" w16du:dateUtc="2026-05-22T13:45:00Z"/>
          <w:lang w:eastAsia="ja-JP"/>
        </w:rPr>
      </w:pPr>
      <w:ins w:id="22" w:author="治輝 齋藤" w:date="2026-05-22T22:45:00Z" w16du:dateUtc="2026-05-22T13:45:00Z">
        <w:r w:rsidRPr="00F91670">
          <w:rPr>
            <w:rFonts w:asciiTheme="majorHAnsi" w:eastAsia="ＭＳ 明朝" w:hAnsiTheme="majorHAnsi" w:cs="Times New Roman"/>
          </w:rPr>
          <w:t>Graduate School of Medicine, Tohoku University, Sendai, Japan</w:t>
        </w:r>
      </w:ins>
    </w:p>
    <w:p w14:paraId="7758F6CA" w14:textId="7597FDB5" w:rsidR="00073AD9" w:rsidDel="00393F8C" w:rsidRDefault="00393F8C" w:rsidP="00393F8C">
      <w:pPr>
        <w:pStyle w:val="Author"/>
        <w:rPr>
          <w:del w:id="23" w:author="治輝 齋藤" w:date="2026-05-22T22:45:00Z" w16du:dateUtc="2026-05-22T13:45:00Z"/>
        </w:rPr>
      </w:pPr>
      <w:ins w:id="24" w:author="治輝 齋藤" w:date="2026-05-22T22:45:00Z" w16du:dateUtc="2026-05-22T13:45:00Z">
        <w:r>
          <w:lastRenderedPageBreak/>
          <w:t>2026-</w:t>
        </w:r>
        <w:r>
          <w:rPr>
            <w:rFonts w:hint="eastAsia"/>
            <w:lang w:eastAsia="ja-JP"/>
          </w:rPr>
          <w:t>05</w:t>
        </w:r>
        <w:r>
          <w:t>-</w:t>
        </w:r>
        <w:r>
          <w:rPr>
            <w:rFonts w:hint="eastAsia"/>
            <w:lang w:eastAsia="ja-JP"/>
          </w:rPr>
          <w:t>22</w:t>
        </w:r>
      </w:ins>
      <w:del w:id="25" w:author="治輝 齋藤" w:date="2026-05-22T22:45:00Z" w16du:dateUtc="2026-05-22T13:45:00Z">
        <w:r w:rsidR="00000000" w:rsidDel="00393F8C">
          <w:delText>[Author 1]</w:delText>
        </w:r>
      </w:del>
    </w:p>
    <w:p w14:paraId="2B00A995" w14:textId="2D023D97" w:rsidR="00073AD9" w:rsidDel="00393F8C" w:rsidRDefault="00000000">
      <w:pPr>
        <w:pStyle w:val="Author"/>
        <w:rPr>
          <w:del w:id="26" w:author="治輝 齋藤" w:date="2026-05-22T22:45:00Z" w16du:dateUtc="2026-05-22T13:45:00Z"/>
        </w:rPr>
      </w:pPr>
      <w:del w:id="27" w:author="治輝 齋藤" w:date="2026-05-22T22:45:00Z" w16du:dateUtc="2026-05-22T13:45:00Z">
        <w:r w:rsidDel="00393F8C">
          <w:delText>[Author 2]</w:delText>
        </w:r>
      </w:del>
    </w:p>
    <w:p w14:paraId="537678E4" w14:textId="7BB8B1D5" w:rsidR="00073AD9" w:rsidRDefault="00000000">
      <w:pPr>
        <w:pStyle w:val="a8"/>
      </w:pPr>
      <w:del w:id="28" w:author="治輝 齋藤" w:date="2026-05-22T22:45:00Z" w16du:dateUtc="2026-05-22T13:45:00Z">
        <w:r w:rsidDel="00393F8C">
          <w:delText>2026-</w:delText>
        </w:r>
        <w:r w:rsidR="00CA7656" w:rsidDel="00393F8C">
          <w:rPr>
            <w:rFonts w:hint="eastAsia"/>
            <w:lang w:eastAsia="ja-JP"/>
          </w:rPr>
          <w:delText>04</w:delText>
        </w:r>
        <w:r w:rsidDel="00393F8C">
          <w:delText>-</w:delText>
        </w:r>
        <w:r w:rsidR="00E53E4C" w:rsidDel="00393F8C">
          <w:rPr>
            <w:rFonts w:hint="eastAsia"/>
            <w:lang w:eastAsia="ja-JP"/>
          </w:rPr>
          <w:delText>25</w:delText>
        </w:r>
      </w:del>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29" w:name="abstract"/>
      <w:commentRangeStart w:id="30"/>
      <w:commentRangeStart w:id="31"/>
      <w:r>
        <w:t>Abstract</w:t>
      </w:r>
      <w:commentRangeEnd w:id="30"/>
      <w:r w:rsidR="00B47F82">
        <w:rPr>
          <w:rStyle w:val="af2"/>
          <w:sz w:val="40"/>
          <w:szCs w:val="40"/>
        </w:rPr>
        <w:commentReference w:id="30"/>
      </w:r>
      <w:commentRangeEnd w:id="31"/>
      <w:r w:rsidR="0072467F">
        <w:rPr>
          <w:rStyle w:val="af2"/>
          <w:rFonts w:asciiTheme="minorHAnsi" w:eastAsiaTheme="minorEastAsia" w:hAnsiTheme="minorHAnsi" w:cstheme="minorBidi"/>
          <w:color w:val="auto"/>
        </w:rPr>
        <w:commentReference w:id="31"/>
      </w:r>
    </w:p>
    <w:p w14:paraId="5B0A40A8" w14:textId="797F2564" w:rsidR="00073AD9" w:rsidRDefault="001C1A6A" w:rsidP="00705772">
      <w:pPr>
        <w:pStyle w:val="a0"/>
        <w:spacing w:line="360" w:lineRule="auto"/>
      </w:pPr>
      <w:r w:rsidRPr="001C1A6A">
        <w:t>Hip fracture</w:t>
      </w:r>
      <w:ins w:id="32" w:author="治輝 齋藤" w:date="2026-05-19T21:11:00Z" w16du:dateUtc="2026-05-19T12:11:00Z">
        <w:r w:rsidR="0072467F">
          <w:rPr>
            <w:rFonts w:hint="eastAsia"/>
            <w:lang w:eastAsia="ja-JP"/>
          </w:rPr>
          <w:t>s</w:t>
        </w:r>
      </w:ins>
      <w:r w:rsidRPr="001C1A6A">
        <w:t xml:space="preserve"> </w:t>
      </w:r>
      <w:del w:id="33" w:author="治輝 齋藤" w:date="2026-05-19T21:11:00Z" w16du:dateUtc="2026-05-19T12:11:00Z">
        <w:r w:rsidRPr="001C1A6A" w:rsidDel="0072467F">
          <w:delText>imposes</w:delText>
        </w:r>
      </w:del>
      <w:ins w:id="34" w:author="治輝 齋藤" w:date="2026-05-19T21:11:00Z" w16du:dateUtc="2026-05-19T12:11:00Z">
        <w:r w:rsidR="0072467F" w:rsidRPr="0072467F">
          <w:t>place</w:t>
        </w:r>
      </w:ins>
      <w:r w:rsidRPr="001C1A6A">
        <w:t xml:space="preserve"> a </w:t>
      </w:r>
      <w:del w:id="35" w:author="治輝 齋藤" w:date="2026-05-19T21:12:00Z" w16du:dateUtc="2026-05-19T12:12:00Z">
        <w:r w:rsidRPr="001C1A6A" w:rsidDel="0072467F">
          <w:delText>large</w:delText>
        </w:r>
      </w:del>
      <w:ins w:id="36" w:author="治輝 齋藤" w:date="2026-05-19T21:12:00Z" w16du:dateUtc="2026-05-19T12:12:00Z">
        <w:r w:rsidR="0072467F">
          <w:rPr>
            <w:rFonts w:hint="eastAsia"/>
            <w:lang w:eastAsia="ja-JP"/>
          </w:rPr>
          <w:t>heavy</w:t>
        </w:r>
      </w:ins>
      <w:r w:rsidRPr="001C1A6A">
        <w:t xml:space="preserve"> burden on older adults in Japan</w:t>
      </w:r>
      <w:ins w:id="37" w:author="治輝 齋藤" w:date="2026-05-19T21:12:00Z" w16du:dateUtc="2026-05-19T12:12:00Z">
        <w:r w:rsidR="0072467F">
          <w:rPr>
            <w:rFonts w:hint="eastAsia"/>
            <w:lang w:eastAsia="ja-JP"/>
          </w:rPr>
          <w:t>.</w:t>
        </w:r>
      </w:ins>
      <w:ins w:id="38" w:author="治輝 齋藤" w:date="2026-05-19T21:13:00Z" w16du:dateUtc="2026-05-19T12:13:00Z">
        <w:r w:rsidR="0072467F" w:rsidRPr="0072467F">
          <w:t xml:space="preserve"> Whether steeper regional terrain relates to hip fracture surgery rates across prefectures remains unclear</w:t>
        </w:r>
      </w:ins>
      <w:del w:id="39" w:author="治輝 齋藤" w:date="2026-05-19T21:13:00Z" w16du:dateUtc="2026-05-19T12:13:00Z">
        <w:r w:rsidRPr="001C1A6A" w:rsidDel="0072467F">
          <w:delText>, and community-level environmental correlates of hip fracture surgery rates remain incompletely understood, including terrain slope</w:delText>
        </w:r>
      </w:del>
      <w:r w:rsidRPr="001C1A6A">
        <w:t xml:space="preserve">. We </w:t>
      </w:r>
      <w:ins w:id="40" w:author="治輝 齋藤" w:date="2026-05-19T21:13:00Z" w16du:dateUtc="2026-05-19T12:13:00Z">
        <w:r w:rsidR="0072467F" w:rsidRPr="0072467F">
          <w:t>studied all 47 Japanese prefectures in an ecological design</w:t>
        </w:r>
      </w:ins>
      <w:del w:id="41" w:author="治輝 齋藤" w:date="2026-05-19T21:13:00Z" w16du:dateUtc="2026-05-19T12:13:00Z">
        <w:r w:rsidRPr="001C1A6A" w:rsidDel="0072467F">
          <w:delText>conducted an ecological study of 47 prefectures</w:delText>
        </w:r>
      </w:del>
      <w:ins w:id="42" w:author="治輝 齋藤" w:date="2026-05-19T21:14:00Z" w16du:dateUtc="2026-05-19T12:14:00Z">
        <w:r w:rsidR="0072467F">
          <w:rPr>
            <w:rFonts w:hint="eastAsia"/>
            <w:lang w:eastAsia="ja-JP"/>
          </w:rPr>
          <w:t xml:space="preserve">. </w:t>
        </w:r>
        <w:r w:rsidR="0072467F" w:rsidRPr="0072467F">
          <w:t>We linked prefecture-level data from national open sources.</w:t>
        </w:r>
      </w:ins>
      <w:r w:rsidRPr="001C1A6A">
        <w:t xml:space="preserve"> </w:t>
      </w:r>
      <w:ins w:id="43" w:author="治輝 齋藤" w:date="2026-05-19T22:12:00Z" w16du:dateUtc="2026-05-19T13:12:00Z">
        <w:r w:rsidR="00F745C3" w:rsidRPr="00F745C3">
          <w:t>Annual</w:t>
        </w:r>
        <w:r w:rsidR="00F745C3">
          <w:rPr>
            <w:rFonts w:hint="eastAsia"/>
            <w:lang w:eastAsia="ja-JP"/>
          </w:rPr>
          <w:t xml:space="preserve"> f</w:t>
        </w:r>
      </w:ins>
      <w:ins w:id="44" w:author="治輝 齋藤" w:date="2026-05-19T21:14:00Z" w16du:dateUtc="2026-05-19T12:14:00Z">
        <w:r w:rsidR="0072467F" w:rsidRPr="0072467F">
          <w:t>racture surgery rates (per 100,000</w:t>
        </w:r>
      </w:ins>
      <w:ins w:id="45" w:author="治輝 齋藤" w:date="2026-05-19T22:13:00Z" w16du:dateUtc="2026-05-19T13:13:00Z">
        <w:r w:rsidR="00F745C3" w:rsidRPr="00F745C3">
          <w:t xml:space="preserve"> population per year</w:t>
        </w:r>
      </w:ins>
      <w:ins w:id="46" w:author="治輝 齋藤" w:date="2026-05-19T21:14:00Z" w16du:dateUtc="2026-05-19T12:14:00Z">
        <w:r w:rsidR="0072467F" w:rsidRPr="0072467F">
          <w:t>) came from</w:t>
        </w:r>
      </w:ins>
      <w:del w:id="47" w:author="治輝 齋藤" w:date="2026-05-19T21:15:00Z" w16du:dateUtc="2026-05-19T12:15:00Z">
        <w:r w:rsidRPr="001C1A6A" w:rsidDel="0072467F">
          <w:delText>using</w:delText>
        </w:r>
      </w:del>
      <w:r w:rsidRPr="001C1A6A">
        <w:t xml:space="preserve"> the 10th National Database (NDB) Open Data</w:t>
      </w:r>
      <w:ins w:id="48" w:author="治輝 齋藤" w:date="2026-05-19T21:15:00Z" w16du:dateUtc="2026-05-19T12:15:00Z">
        <w:r w:rsidR="0072467F" w:rsidRPr="0072467F">
          <w:t xml:space="preserve"> (Reiwa 5 health insurance claims, April 2023 through March 2024)</w:t>
        </w:r>
      </w:ins>
      <w:del w:id="49" w:author="治輝 齋藤" w:date="2026-05-19T21:15:00Z" w16du:dateUtc="2026-05-19T12:15:00Z">
        <w:r w:rsidRPr="001C1A6A" w:rsidDel="0072467F">
          <w:delText>: fracture surgery rates (per 100,000) from Reiwa 5 health insurance claims (April 2023 through March 2024)</w:delText>
        </w:r>
      </w:del>
      <w:ins w:id="50" w:author="治輝 齋藤" w:date="2026-05-19T21:15:00Z" w16du:dateUtc="2026-05-19T12:15:00Z">
        <w:r w:rsidR="0072467F">
          <w:rPr>
            <w:rFonts w:hint="eastAsia"/>
            <w:lang w:eastAsia="ja-JP"/>
          </w:rPr>
          <w:t>.</w:t>
        </w:r>
      </w:ins>
      <w:r w:rsidRPr="001C1A6A">
        <w:t xml:space="preserve"> </w:t>
      </w:r>
      <w:del w:id="51" w:author="治輝 齋藤" w:date="2026-05-19T21:15:00Z" w16du:dateUtc="2026-05-19T12:15:00Z">
        <w:r w:rsidRPr="001C1A6A" w:rsidDel="0072467F">
          <w:delText>and h</w:delText>
        </w:r>
      </w:del>
      <w:ins w:id="52" w:author="治輝 齋藤" w:date="2026-05-19T21:15:00Z" w16du:dateUtc="2026-05-19T12:15:00Z">
        <w:r w:rsidR="0072467F">
          <w:rPr>
            <w:rFonts w:hint="eastAsia"/>
            <w:lang w:eastAsia="ja-JP"/>
          </w:rPr>
          <w:t>H</w:t>
        </w:r>
      </w:ins>
      <w:r w:rsidRPr="001C1A6A">
        <w:t xml:space="preserve">abitual </w:t>
      </w:r>
      <w:ins w:id="53" w:author="治輝 齋藤" w:date="2026-05-19T21:16:00Z" w16du:dateUtc="2026-05-19T12:16:00Z">
        <w:r w:rsidR="0072467F" w:rsidRPr="0072467F">
          <w:t>fast</w:t>
        </w:r>
        <w:r w:rsidR="0072467F">
          <w:rPr>
            <w:rFonts w:hint="eastAsia"/>
            <w:lang w:eastAsia="ja-JP"/>
          </w:rPr>
          <w:t xml:space="preserve"> </w:t>
        </w:r>
      </w:ins>
      <w:r w:rsidRPr="001C1A6A">
        <w:t>walking</w:t>
      </w:r>
      <w:del w:id="54" w:author="治輝 齋藤" w:date="2026-05-19T21:16:00Z" w16du:dateUtc="2026-05-19T12:16:00Z">
        <w:r w:rsidRPr="001C1A6A" w:rsidDel="0072467F">
          <w:delText xml:space="preserve"> speed</w:delText>
        </w:r>
      </w:del>
      <w:ins w:id="55" w:author="治輝 齋藤" w:date="2026-05-20T21:27:00Z" w16du:dateUtc="2026-05-20T12:27:00Z">
        <w:r w:rsidR="003D5198">
          <w:rPr>
            <w:rFonts w:hint="eastAsia"/>
            <w:lang w:eastAsia="ja-JP"/>
          </w:rPr>
          <w:t xml:space="preserve"> </w:t>
        </w:r>
      </w:ins>
      <w:ins w:id="56" w:author="治輝 齋藤" w:date="2026-05-19T21:16:00Z" w16du:dateUtc="2026-05-19T12:16:00Z">
        <w:r w:rsidR="0072467F">
          <w:rPr>
            <w:rFonts w:hint="eastAsia"/>
            <w:lang w:eastAsia="ja-JP"/>
          </w:rPr>
          <w:t>came</w:t>
        </w:r>
      </w:ins>
      <w:r w:rsidRPr="001C1A6A">
        <w:t xml:space="preserve"> from Reiwa 4 Specific Health Checkup tabulations (April 2022 through March 2023)</w:t>
      </w:r>
      <w:ins w:id="57" w:author="治輝 齋藤" w:date="2026-05-19T21:16:00Z" w16du:dateUtc="2026-05-19T12:16:00Z">
        <w:r w:rsidR="0072467F">
          <w:rPr>
            <w:rFonts w:hint="eastAsia"/>
            <w:lang w:eastAsia="ja-JP"/>
          </w:rPr>
          <w:t>.</w:t>
        </w:r>
      </w:ins>
      <w:del w:id="58" w:author="治輝 齋藤" w:date="2026-05-19T21:16:00Z" w16du:dateUtc="2026-05-19T12:16:00Z">
        <w:r w:rsidRPr="001C1A6A" w:rsidDel="0072467F">
          <w:delText>;</w:delText>
        </w:r>
      </w:del>
      <w:r w:rsidRPr="001C1A6A">
        <w:t xml:space="preserve"> </w:t>
      </w:r>
      <w:ins w:id="59" w:author="治輝 齋藤" w:date="2026-05-19T22:02:00Z" w16du:dateUtc="2026-05-19T13:02:00Z">
        <w:r w:rsidR="00BE3401" w:rsidRPr="00BE3401">
          <w:t xml:space="preserve">We calculated habitable-area-weighted mean terrain slope from national 10-m digital elevation models. </w:t>
        </w:r>
      </w:ins>
      <w:del w:id="60" w:author="治輝 齋藤" w:date="2026-05-19T21:17:00Z" w16du:dateUtc="2026-05-19T12:17:00Z">
        <w:r w:rsidRPr="001C1A6A" w:rsidDel="0072467F">
          <w:delText>habitable-area-weighted terrain slope from national 10-m digital elevation models; a</w:delText>
        </w:r>
      </w:del>
      <w:del w:id="61" w:author="治輝 齋藤" w:date="2026-05-19T23:20:00Z" w16du:dateUtc="2026-05-19T14:20:00Z">
        <w:r w:rsidRPr="001C1A6A" w:rsidDel="00DA5DB9">
          <w:delText>ging rate</w:delText>
        </w:r>
      </w:del>
      <w:ins w:id="62" w:author="治輝 齋藤" w:date="2026-05-19T23:20:00Z" w16du:dateUtc="2026-05-19T14:20:00Z">
        <w:r w:rsidR="00DA5DB9" w:rsidRPr="00DA5DB9">
          <w:t xml:space="preserve"> Proportion aged ≥65 years</w:t>
        </w:r>
      </w:ins>
      <w:r w:rsidRPr="001C1A6A">
        <w:t xml:space="preserve"> and population density from the 2020 census. </w:t>
      </w:r>
      <w:ins w:id="63" w:author="治輝 齋藤" w:date="2026-05-19T21:02:00Z" w16du:dateUtc="2026-05-19T12:02:00Z">
        <w:r w:rsidR="007A2815" w:rsidRPr="007A2815">
          <w:t xml:space="preserve">We used multivariable linear regression to test whether terrain slope was independently associated with hip fracture surgery rates after adjustment for </w:t>
        </w:r>
      </w:ins>
      <w:ins w:id="64" w:author="治輝 齋藤" w:date="2026-05-19T23:21:00Z" w16du:dateUtc="2026-05-19T14:21:00Z">
        <w:r w:rsidR="00DA5DB9" w:rsidRPr="00DA5DB9">
          <w:t>proportion aged ≥65 years</w:t>
        </w:r>
      </w:ins>
      <w:ins w:id="65" w:author="治輝 齋藤" w:date="2026-05-19T21:02:00Z" w16du:dateUtc="2026-05-19T12:02:00Z">
        <w:r w:rsidR="007A2815" w:rsidRPr="007A2815">
          <w:t xml:space="preserve">, fast walking </w:t>
        </w:r>
      </w:ins>
      <w:ins w:id="66" w:author="治輝 齋藤" w:date="2026-05-19T23:21:00Z" w16du:dateUtc="2026-05-19T14:21:00Z">
        <w:r w:rsidR="00DA5DB9" w:rsidRPr="00DA5DB9">
          <w:t>proportion</w:t>
        </w:r>
      </w:ins>
      <w:ins w:id="67" w:author="治輝 齋藤" w:date="2026-05-19T21:02:00Z" w16du:dateUtc="2026-05-19T12:02:00Z">
        <w:r w:rsidR="007A2815" w:rsidRPr="007A2815">
          <w:t xml:space="preserve">, and population density. </w:t>
        </w:r>
      </w:ins>
      <w:del w:id="68" w:author="治輝 齋藤" w:date="2026-05-19T21:25:00Z" w16du:dateUtc="2026-05-19T12:25:00Z">
        <w:r w:rsidRPr="001C1A6A" w:rsidDel="00071026">
          <w:delText>We fitted ordinary least squares (OLS) models with heteroskedasticity-robust (HC3) standard errors and nonparametric bootstrap resampling (</w:delText>
        </w:r>
        <w:r w:rsidRPr="007D54A5" w:rsidDel="00071026">
          <w:rPr>
            <w:i/>
            <w:iCs/>
          </w:rPr>
          <w:delText>B</w:delText>
        </w:r>
        <w:r w:rsidRPr="001C1A6A" w:rsidDel="00071026">
          <w:delText xml:space="preserve"> = 5000)</w:delText>
        </w:r>
      </w:del>
      <w:del w:id="69" w:author="治輝 齋藤" w:date="2026-05-19T21:04:00Z" w16du:dateUtc="2026-05-19T12:04:00Z">
        <w:r w:rsidRPr="001C1A6A" w:rsidDel="007A2815">
          <w:delText xml:space="preserve"> </w:delText>
        </w:r>
        <w:commentRangeStart w:id="70"/>
        <w:commentRangeStart w:id="71"/>
        <w:r w:rsidRPr="001C1A6A" w:rsidDel="007A2815">
          <w:delText>as sensitivity analyses</w:delText>
        </w:r>
      </w:del>
      <w:del w:id="72" w:author="治輝 齋藤" w:date="2026-05-19T21:25:00Z" w16du:dateUtc="2026-05-19T12:25:00Z">
        <w:r w:rsidRPr="001C1A6A" w:rsidDel="00071026">
          <w:delText>.</w:delText>
        </w:r>
      </w:del>
      <w:commentRangeEnd w:id="70"/>
      <w:r w:rsidR="00CB1C9B" w:rsidRPr="001C1A6A">
        <w:rPr>
          <w:rStyle w:val="af2"/>
          <w:sz w:val="24"/>
          <w:szCs w:val="24"/>
        </w:rPr>
        <w:commentReference w:id="70"/>
      </w:r>
      <w:commentRangeEnd w:id="71"/>
      <w:r w:rsidR="00071026">
        <w:rPr>
          <w:rStyle w:val="af2"/>
        </w:rPr>
        <w:commentReference w:id="71"/>
      </w:r>
      <w:r w:rsidRPr="001C1A6A">
        <w:t xml:space="preserve"> </w:t>
      </w:r>
      <w:ins w:id="73" w:author="治輝 齋藤" w:date="2026-05-19T21:17:00Z" w16du:dateUtc="2026-05-19T12:17:00Z">
        <w:r w:rsidR="0072467F" w:rsidRPr="0072467F">
          <w:t xml:space="preserve">Across prefectures, </w:t>
        </w:r>
      </w:ins>
      <w:ins w:id="74" w:author="治輝 齋藤" w:date="2026-05-19T22:05:00Z" w16du:dateUtc="2026-05-19T13:05:00Z">
        <w:r w:rsidR="00BE3401">
          <w:rPr>
            <w:rFonts w:hint="eastAsia"/>
            <w:lang w:eastAsia="ja-JP"/>
          </w:rPr>
          <w:t xml:space="preserve">the </w:t>
        </w:r>
      </w:ins>
      <w:commentRangeStart w:id="75"/>
      <w:commentRangeStart w:id="76"/>
      <w:del w:id="77" w:author="治輝 齋藤" w:date="2026-05-19T21:17:00Z" w16du:dateUtc="2026-05-19T12:17:00Z">
        <w:r w:rsidRPr="001C1A6A" w:rsidDel="0072467F">
          <w:delText>M</w:delText>
        </w:r>
      </w:del>
      <w:ins w:id="78" w:author="治輝 齋藤" w:date="2026-05-19T21:17:00Z" w16du:dateUtc="2026-05-19T12:17:00Z">
        <w:r w:rsidR="0072467F">
          <w:rPr>
            <w:rFonts w:hint="eastAsia"/>
            <w:lang w:eastAsia="ja-JP"/>
          </w:rPr>
          <w:t>m</w:t>
        </w:r>
      </w:ins>
      <w:r w:rsidRPr="001C1A6A">
        <w:t xml:space="preserve">ean </w:t>
      </w:r>
      <w:ins w:id="79" w:author="治輝 齋藤" w:date="2026-05-19T21:58:00Z" w16du:dateUtc="2026-05-19T12:58:00Z">
        <w:r w:rsidR="00BE3401" w:rsidRPr="00BE3401">
          <w:t>terrain</w:t>
        </w:r>
        <w:r w:rsidR="00BE3401">
          <w:rPr>
            <w:rFonts w:hint="eastAsia"/>
            <w:lang w:eastAsia="ja-JP"/>
          </w:rPr>
          <w:t xml:space="preserve"> </w:t>
        </w:r>
      </w:ins>
      <w:r w:rsidRPr="001C1A6A">
        <w:t>slope was 8.57 degrees (SD 3.16)</w:t>
      </w:r>
      <w:ins w:id="80" w:author="治輝 齋藤" w:date="2026-05-19T21:18:00Z" w16du:dateUtc="2026-05-19T12:18:00Z">
        <w:r w:rsidR="0072467F">
          <w:rPr>
            <w:rFonts w:hint="eastAsia"/>
            <w:lang w:eastAsia="ja-JP"/>
          </w:rPr>
          <w:t>.</w:t>
        </w:r>
      </w:ins>
      <w:ins w:id="81" w:author="治輝 齋藤" w:date="2026-05-19T22:05:00Z" w16du:dateUtc="2026-05-19T13:05:00Z">
        <w:r w:rsidR="00BE3401">
          <w:rPr>
            <w:rFonts w:hint="eastAsia"/>
            <w:lang w:eastAsia="ja-JP"/>
          </w:rPr>
          <w:t xml:space="preserve"> </w:t>
        </w:r>
        <w:r w:rsidR="00BE3401" w:rsidRPr="00BE3401">
          <w:rPr>
            <w:lang w:eastAsia="ja-JP"/>
          </w:rPr>
          <w:t xml:space="preserve">Slopes ranged from </w:t>
        </w:r>
        <w:commentRangeStart w:id="82"/>
        <w:r w:rsidR="00BE3401" w:rsidRPr="00BE3401">
          <w:rPr>
            <w:lang w:eastAsia="ja-JP"/>
          </w:rPr>
          <w:t>1.81</w:t>
        </w:r>
      </w:ins>
      <w:ins w:id="83" w:author="治輝 齋藤" w:date="2026-05-20T12:46:00Z" w16du:dateUtc="2026-05-20T03:46:00Z">
        <w:r w:rsidR="00EB4379" w:rsidRPr="00EB4379">
          <w:rPr>
            <w:lang w:eastAsia="ja-JP"/>
          </w:rPr>
          <w:t xml:space="preserve"> degrees in Ibaraki</w:t>
        </w:r>
      </w:ins>
      <w:ins w:id="84" w:author="治輝 齋藤" w:date="2026-05-19T22:05:00Z" w16du:dateUtc="2026-05-19T13:05:00Z">
        <w:r w:rsidR="00BE3401" w:rsidRPr="00BE3401">
          <w:rPr>
            <w:lang w:eastAsia="ja-JP"/>
          </w:rPr>
          <w:t xml:space="preserve"> to 15.43 </w:t>
        </w:r>
      </w:ins>
      <w:ins w:id="85" w:author="治輝 齋藤" w:date="2026-05-20T12:47:00Z" w16du:dateUtc="2026-05-20T03:47:00Z">
        <w:r w:rsidR="00EB4379" w:rsidRPr="00EB4379">
          <w:rPr>
            <w:lang w:eastAsia="ja-JP"/>
          </w:rPr>
          <w:t>degrees in Niigata</w:t>
        </w:r>
      </w:ins>
      <w:commentRangeEnd w:id="82"/>
      <w:ins w:id="86" w:author="治輝 齋藤" w:date="2026-05-20T12:50:00Z" w16du:dateUtc="2026-05-20T03:50:00Z">
        <w:r w:rsidR="00EB4379">
          <w:rPr>
            <w:rStyle w:val="af2"/>
          </w:rPr>
          <w:commentReference w:id="82"/>
        </w:r>
      </w:ins>
      <w:ins w:id="87" w:author="治輝 齋藤" w:date="2026-05-19T22:05:00Z" w16du:dateUtc="2026-05-19T13:05:00Z">
        <w:r w:rsidR="00BE3401" w:rsidRPr="00BE3401">
          <w:rPr>
            <w:lang w:eastAsia="ja-JP"/>
          </w:rPr>
          <w:t>, reflecting how steep residential land is in each prefecture.</w:t>
        </w:r>
      </w:ins>
      <w:del w:id="88" w:author="治輝 齋藤" w:date="2026-05-19T21:18:00Z" w16du:dateUtc="2026-05-19T12:18:00Z">
        <w:r w:rsidRPr="001C1A6A" w:rsidDel="0072467F">
          <w:delText xml:space="preserve"> and</w:delText>
        </w:r>
      </w:del>
      <w:commentRangeEnd w:id="75"/>
      <w:r w:rsidR="00407B16" w:rsidRPr="001C1A6A">
        <w:rPr>
          <w:rStyle w:val="af2"/>
          <w:sz w:val="24"/>
          <w:szCs w:val="24"/>
        </w:rPr>
        <w:commentReference w:id="75"/>
      </w:r>
      <w:commentRangeEnd w:id="76"/>
      <w:r w:rsidR="00BE3401">
        <w:rPr>
          <w:rStyle w:val="af2"/>
        </w:rPr>
        <w:commentReference w:id="76"/>
      </w:r>
      <w:r w:rsidRPr="001C1A6A">
        <w:t xml:space="preserve"> </w:t>
      </w:r>
      <w:del w:id="89" w:author="治輝 齋藤" w:date="2026-05-19T21:18:00Z" w16du:dateUtc="2026-05-19T12:18:00Z">
        <w:r w:rsidRPr="001C1A6A" w:rsidDel="0072467F">
          <w:delText>m</w:delText>
        </w:r>
      </w:del>
      <w:ins w:id="90" w:author="治輝 齋藤" w:date="2026-05-19T22:14:00Z" w16du:dateUtc="2026-05-19T13:14:00Z">
        <w:r w:rsidR="00F745C3">
          <w:rPr>
            <w:rFonts w:hint="eastAsia"/>
            <w:lang w:eastAsia="ja-JP"/>
          </w:rPr>
          <w:t>The m</w:t>
        </w:r>
      </w:ins>
      <w:r w:rsidRPr="001C1A6A">
        <w:t xml:space="preserve">ean </w:t>
      </w:r>
      <w:ins w:id="91" w:author="治輝 齋藤" w:date="2026-05-19T22:14:00Z" w16du:dateUtc="2026-05-19T13:14:00Z">
        <w:r w:rsidR="00F745C3">
          <w:rPr>
            <w:rFonts w:hint="eastAsia"/>
            <w:lang w:eastAsia="ja-JP"/>
          </w:rPr>
          <w:t xml:space="preserve">annual </w:t>
        </w:r>
      </w:ins>
      <w:r w:rsidRPr="001C1A6A">
        <w:t xml:space="preserve">hip fracture </w:t>
      </w:r>
      <w:r w:rsidRPr="001C1A6A">
        <w:lastRenderedPageBreak/>
        <w:t xml:space="preserve">surgery rate was 254.0 per </w:t>
      </w:r>
      <w:commentRangeStart w:id="92"/>
      <w:commentRangeStart w:id="93"/>
      <w:r w:rsidRPr="001C1A6A">
        <w:t>100,000</w:t>
      </w:r>
      <w:commentRangeEnd w:id="92"/>
      <w:r w:rsidR="00407B16" w:rsidRPr="001C1A6A">
        <w:rPr>
          <w:rStyle w:val="af2"/>
          <w:sz w:val="24"/>
          <w:szCs w:val="24"/>
        </w:rPr>
        <w:commentReference w:id="92"/>
      </w:r>
      <w:commentRangeEnd w:id="93"/>
      <w:r w:rsidR="00F745C3">
        <w:rPr>
          <w:rStyle w:val="af2"/>
        </w:rPr>
        <w:commentReference w:id="93"/>
      </w:r>
      <w:ins w:id="94" w:author="治輝 齋藤" w:date="2026-05-19T22:14:00Z" w16du:dateUtc="2026-05-19T13:14:00Z">
        <w:r w:rsidR="00F745C3" w:rsidRPr="00F745C3">
          <w:t xml:space="preserve"> population</w:t>
        </w:r>
      </w:ins>
      <w:r w:rsidRPr="001C1A6A">
        <w:t xml:space="preserve"> (SD 37.6). </w:t>
      </w:r>
      <w:ins w:id="95" w:author="治輝 齋藤" w:date="2026-05-19T22:50:00Z" w16du:dateUtc="2026-05-19T13:50:00Z">
        <w:r w:rsidR="0075459B" w:rsidRPr="0075459B">
          <w:t xml:space="preserve">Before adjustment for </w:t>
        </w:r>
      </w:ins>
      <w:ins w:id="96" w:author="治輝 齋藤" w:date="2026-05-19T23:22:00Z" w16du:dateUtc="2026-05-19T14:22:00Z">
        <w:r w:rsidR="00DA5DB9" w:rsidRPr="00DA5DB9">
          <w:t>proportion aged ≥65 years, fast-walking proportion</w:t>
        </w:r>
      </w:ins>
      <w:ins w:id="97" w:author="治輝 齋藤" w:date="2026-05-19T22:50:00Z" w16du:dateUtc="2026-05-19T13:50:00Z">
        <w:r w:rsidR="0075459B" w:rsidRPr="0075459B">
          <w:t>, and population density, each additional degree of slope corresponded to approximately 5.7 additional hip fracture surgeries per 100,000 population</w:t>
        </w:r>
      </w:ins>
      <w:del w:id="98" w:author="治輝 齋藤" w:date="2026-05-19T22:18:00Z" w16du:dateUtc="2026-05-19T13:18:00Z">
        <w:r w:rsidRPr="001C1A6A" w:rsidDel="005F4CD1">
          <w:delText>T</w:delText>
        </w:r>
      </w:del>
      <w:del w:id="99" w:author="治輝 齋藤" w:date="2026-05-19T22:50:00Z" w16du:dateUtc="2026-05-19T13:50:00Z">
        <w:r w:rsidRPr="001C1A6A" w:rsidDel="0075459B">
          <w:delText>errain</w:delText>
        </w:r>
      </w:del>
      <w:del w:id="100" w:author="治輝 齋藤" w:date="2026-05-19T22:18:00Z" w16du:dateUtc="2026-05-19T13:18:00Z">
        <w:r w:rsidRPr="001C1A6A" w:rsidDel="005F4CD1">
          <w:delText xml:space="preserve"> slope</w:delText>
        </w:r>
      </w:del>
      <w:del w:id="101" w:author="治輝 齋藤" w:date="2026-05-19T22:50:00Z" w16du:dateUtc="2026-05-19T13:50:00Z">
        <w:r w:rsidRPr="001C1A6A" w:rsidDel="0075459B">
          <w:delText xml:space="preserve"> was </w:delText>
        </w:r>
      </w:del>
      <w:del w:id="102" w:author="治輝 齋藤" w:date="2026-05-19T22:18:00Z" w16du:dateUtc="2026-05-19T13:18:00Z">
        <w:r w:rsidRPr="001C1A6A" w:rsidDel="005F4CD1">
          <w:delText xml:space="preserve">positively </w:delText>
        </w:r>
      </w:del>
      <w:del w:id="103" w:author="治輝 齋藤" w:date="2026-05-19T22:50:00Z" w16du:dateUtc="2026-05-19T13:50:00Z">
        <w:r w:rsidRPr="001C1A6A" w:rsidDel="0075459B">
          <w:delText xml:space="preserve">associated with </w:delText>
        </w:r>
        <w:commentRangeStart w:id="104"/>
        <w:r w:rsidRPr="001C1A6A" w:rsidDel="0075459B">
          <w:delText>hip fracture rates</w:delText>
        </w:r>
        <w:commentRangeEnd w:id="104"/>
        <w:r w:rsidR="001D54C3" w:rsidDel="0075459B">
          <w:rPr>
            <w:rStyle w:val="af2"/>
          </w:rPr>
          <w:commentReference w:id="104"/>
        </w:r>
        <w:r w:rsidRPr="001C1A6A" w:rsidDel="0075459B">
          <w:delText xml:space="preserve"> </w:delText>
        </w:r>
      </w:del>
      <w:del w:id="105" w:author="治輝 齋藤" w:date="2026-05-19T22:19:00Z" w16du:dateUtc="2026-05-19T13:19:00Z">
        <w:r w:rsidRPr="001C1A6A" w:rsidDel="005F4CD1">
          <w:delText>in unadjusted models</w:delText>
        </w:r>
      </w:del>
      <w:r w:rsidRPr="001C1A6A">
        <w:t xml:space="preserve"> (</w:t>
      </w:r>
      <w:commentRangeStart w:id="106"/>
      <w:commentRangeStart w:id="107"/>
      <w:del w:id="108" w:author="治輝 齋藤" w:date="2026-05-19T22:19:00Z" w16du:dateUtc="2026-05-19T13:19:00Z">
        <w:r w:rsidRPr="001C1A6A" w:rsidDel="005F4CD1">
          <w:delText>β = 5.65</w:delText>
        </w:r>
      </w:del>
      <w:commentRangeEnd w:id="106"/>
      <w:r w:rsidR="00407B16" w:rsidRPr="001C1A6A">
        <w:rPr>
          <w:rStyle w:val="af2"/>
          <w:sz w:val="24"/>
          <w:szCs w:val="24"/>
        </w:rPr>
        <w:commentReference w:id="106"/>
      </w:r>
      <w:commentRangeEnd w:id="107"/>
      <w:r w:rsidR="005F4CD1">
        <w:rPr>
          <w:rStyle w:val="af2"/>
        </w:rPr>
        <w:commentReference w:id="107"/>
      </w:r>
      <w:del w:id="109" w:author="治輝 齋藤" w:date="2026-05-19T22:50:00Z" w16du:dateUtc="2026-05-19T13:50:00Z">
        <w:r w:rsidRPr="001C1A6A" w:rsidDel="0075459B">
          <w:delText xml:space="preserve">; </w:delText>
        </w:r>
      </w:del>
      <w:r w:rsidRPr="001C1A6A">
        <w:t xml:space="preserve">95% CI, 2.50–8.79; </w:t>
      </w:r>
      <w:r w:rsidRPr="007D54A5">
        <w:rPr>
          <w:i/>
          <w:iCs/>
        </w:rPr>
        <w:t>p</w:t>
      </w:r>
      <w:r w:rsidRPr="001C1A6A">
        <w:t xml:space="preserve"> = 0.001)</w:t>
      </w:r>
      <w:ins w:id="110" w:author="治輝 齋藤" w:date="2026-05-19T21:18:00Z" w16du:dateUtc="2026-05-19T12:18:00Z">
        <w:r w:rsidR="0072467F">
          <w:rPr>
            <w:rFonts w:hint="eastAsia"/>
            <w:lang w:eastAsia="ja-JP"/>
          </w:rPr>
          <w:t>.</w:t>
        </w:r>
      </w:ins>
      <w:del w:id="111" w:author="治輝 齋藤" w:date="2026-05-19T21:18:00Z" w16du:dateUtc="2026-05-19T12:18:00Z">
        <w:r w:rsidRPr="001C1A6A" w:rsidDel="0072467F">
          <w:delText xml:space="preserve"> and</w:delText>
        </w:r>
      </w:del>
      <w:ins w:id="112" w:author="治輝 齋藤" w:date="2026-05-20T21:28:00Z" w16du:dateUtc="2026-05-20T12:28:00Z">
        <w:r w:rsidR="003D5198">
          <w:rPr>
            <w:rFonts w:hint="eastAsia"/>
            <w:lang w:eastAsia="ja-JP"/>
          </w:rPr>
          <w:t xml:space="preserve"> </w:t>
        </w:r>
      </w:ins>
      <w:ins w:id="113" w:author="治輝 齋藤" w:date="2026-05-19T21:18:00Z" w16du:dateUtc="2026-05-19T12:18:00Z">
        <w:r w:rsidR="0072467F" w:rsidRPr="0072467F">
          <w:t>After adjustment</w:t>
        </w:r>
      </w:ins>
      <w:del w:id="114" w:author="治輝 齋藤" w:date="2026-05-19T21:19:00Z" w16du:dateUtc="2026-05-19T12:19:00Z">
        <w:r w:rsidRPr="001C1A6A" w:rsidDel="0072467F">
          <w:delText xml:space="preserve"> </w:delText>
        </w:r>
        <w:commentRangeStart w:id="115"/>
        <w:commentRangeStart w:id="116"/>
        <w:r w:rsidRPr="001C1A6A" w:rsidDel="0072467F">
          <w:delText>in adjusted models</w:delText>
        </w:r>
      </w:del>
      <w:ins w:id="117" w:author="治輝 齋藤" w:date="2026-05-20T21:28:00Z" w16du:dateUtc="2026-05-20T12:28:00Z">
        <w:r w:rsidR="003D5198">
          <w:rPr>
            <w:rFonts w:hint="eastAsia"/>
            <w:lang w:eastAsia="ja-JP"/>
          </w:rPr>
          <w:t xml:space="preserve"> </w:t>
        </w:r>
      </w:ins>
      <w:ins w:id="118" w:author="治輝 齋藤" w:date="2026-05-19T22:30:00Z" w16du:dateUtc="2026-05-19T13:30:00Z">
        <w:r w:rsidR="00A27614" w:rsidRPr="00A27614">
          <w:t xml:space="preserve">for </w:t>
        </w:r>
      </w:ins>
      <w:ins w:id="119" w:author="治輝 齋藤" w:date="2026-05-19T22:50:00Z" w16du:dateUtc="2026-05-19T13:50:00Z">
        <w:r w:rsidR="0075459B" w:rsidRPr="0075459B">
          <w:t>those covariates</w:t>
        </w:r>
      </w:ins>
      <w:ins w:id="120" w:author="治輝 齋藤" w:date="2026-05-19T21:19:00Z" w16du:dateUtc="2026-05-19T12:19:00Z">
        <w:r w:rsidR="0072467F">
          <w:rPr>
            <w:rFonts w:hint="eastAsia"/>
            <w:lang w:eastAsia="ja-JP"/>
          </w:rPr>
          <w:t xml:space="preserve">, </w:t>
        </w:r>
      </w:ins>
      <w:ins w:id="121" w:author="治輝 齋藤" w:date="2026-05-19T22:51:00Z" w16du:dateUtc="2026-05-19T13:51:00Z">
        <w:r w:rsidR="0075459B" w:rsidRPr="0075459B">
          <w:rPr>
            <w:lang w:eastAsia="ja-JP"/>
          </w:rPr>
          <w:t>terrain slope was positively associated with annual hip fracture surgery rates. E</w:t>
        </w:r>
      </w:ins>
      <w:ins w:id="122" w:author="治輝 齋藤" w:date="2026-05-19T22:21:00Z" w16du:dateUtc="2026-05-19T13:21:00Z">
        <w:r w:rsidR="005F4CD1" w:rsidRPr="005F4CD1">
          <w:rPr>
            <w:lang w:eastAsia="ja-JP"/>
          </w:rPr>
          <w:t>ach additional degree of slope corresponded to approximately 3.5 additional hip fracture surgeries per 100,000 population</w:t>
        </w:r>
      </w:ins>
      <w:del w:id="123" w:author="治輝 齋藤" w:date="2026-05-19T22:21:00Z" w16du:dateUtc="2026-05-19T13:21:00Z">
        <w:r w:rsidRPr="001C1A6A" w:rsidDel="005F4CD1">
          <w:delText xml:space="preserve"> with conventional standard errors</w:delText>
        </w:r>
        <w:commentRangeEnd w:id="115"/>
        <w:r w:rsidR="00407B16" w:rsidRPr="001C1A6A" w:rsidDel="005F4CD1">
          <w:rPr>
            <w:rStyle w:val="af2"/>
            <w:sz w:val="24"/>
            <w:szCs w:val="24"/>
          </w:rPr>
          <w:commentReference w:id="115"/>
        </w:r>
      </w:del>
      <w:commentRangeEnd w:id="116"/>
      <w:r w:rsidR="00A27614">
        <w:rPr>
          <w:rStyle w:val="af2"/>
        </w:rPr>
        <w:commentReference w:id="116"/>
      </w:r>
      <w:r w:rsidRPr="001C1A6A">
        <w:t xml:space="preserve"> (</w:t>
      </w:r>
      <w:del w:id="124" w:author="治輝 齋藤" w:date="2026-05-19T22:21:00Z" w16du:dateUtc="2026-05-19T13:21:00Z">
        <w:r w:rsidRPr="001C1A6A" w:rsidDel="005F4CD1">
          <w:delText xml:space="preserve">β = 3.49; </w:delText>
        </w:r>
      </w:del>
      <w:r w:rsidRPr="001C1A6A">
        <w:t xml:space="preserve">95% CI, 0.11–6.86; </w:t>
      </w:r>
      <w:r w:rsidRPr="007D54A5">
        <w:rPr>
          <w:i/>
          <w:iCs/>
        </w:rPr>
        <w:t>p</w:t>
      </w:r>
      <w:r w:rsidRPr="001C1A6A">
        <w:t xml:space="preserve"> = 0.043)</w:t>
      </w:r>
      <w:ins w:id="125" w:author="治輝 齋藤" w:date="2026-05-19T21:19:00Z" w16du:dateUtc="2026-05-19T12:19:00Z">
        <w:r w:rsidR="0072467F">
          <w:rPr>
            <w:rFonts w:hint="eastAsia"/>
            <w:lang w:eastAsia="ja-JP"/>
          </w:rPr>
          <w:t>.</w:t>
        </w:r>
      </w:ins>
      <w:del w:id="126" w:author="治輝 齋藤" w:date="2026-05-19T21:19:00Z" w16du:dateUtc="2026-05-19T12:19:00Z">
        <w:r w:rsidRPr="001C1A6A" w:rsidDel="0072467F">
          <w:delText>;</w:delText>
        </w:r>
      </w:del>
      <w:del w:id="127" w:author="治輝 齋藤" w:date="2026-05-19T22:22:00Z" w16du:dateUtc="2026-05-19T13:22:00Z">
        <w:r w:rsidRPr="001C1A6A" w:rsidDel="005F4CD1">
          <w:delText xml:space="preserve"> HC3 and bootstrap intervals for the slope coefficient were borderline at N = 47.</w:delText>
        </w:r>
      </w:del>
      <w:r w:rsidRPr="001C1A6A">
        <w:t xml:space="preserve"> </w:t>
      </w:r>
      <w:del w:id="128" w:author="治輝 齋藤" w:date="2026-05-19T21:20:00Z" w16du:dateUtc="2026-05-19T12:20:00Z">
        <w:r w:rsidRPr="001C1A6A" w:rsidDel="0072467F">
          <w:delText>N</w:delText>
        </w:r>
      </w:del>
      <w:del w:id="129" w:author="治輝 齋藤" w:date="2026-05-19T22:43:00Z" w16du:dateUtc="2026-05-19T13:43:00Z">
        <w:r w:rsidRPr="001C1A6A" w:rsidDel="00ED46B8">
          <w:delText xml:space="preserve">o associations </w:delText>
        </w:r>
      </w:del>
      <w:del w:id="130" w:author="治輝 齋藤" w:date="2026-05-19T21:20:00Z" w16du:dateUtc="2026-05-19T12:20:00Z">
        <w:r w:rsidRPr="001C1A6A" w:rsidDel="0072467F">
          <w:delText xml:space="preserve">were observed </w:delText>
        </w:r>
      </w:del>
      <w:del w:id="131" w:author="治輝 齋藤" w:date="2026-05-19T22:43:00Z" w16du:dateUtc="2026-05-19T13:43:00Z">
        <w:r w:rsidRPr="001C1A6A" w:rsidDel="00ED46B8">
          <w:delText>for humerus or forearm</w:delText>
        </w:r>
      </w:del>
      <w:del w:id="132" w:author="治輝 齋藤" w:date="2026-05-19T20:39:00Z" w16du:dateUtc="2026-05-19T11:39:00Z">
        <w:r w:rsidRPr="001C1A6A" w:rsidDel="001D54C3">
          <w:delText xml:space="preserve"> fractures</w:delText>
        </w:r>
      </w:del>
      <w:del w:id="133" w:author="治輝 齋藤" w:date="2026-05-19T22:43:00Z" w16du:dateUtc="2026-05-19T13:43:00Z">
        <w:r w:rsidRPr="001C1A6A" w:rsidDel="00ED46B8">
          <w:delText xml:space="preserve">. </w:delText>
        </w:r>
      </w:del>
      <w:ins w:id="134" w:author="治輝 齋藤" w:date="2026-05-19T22:44:00Z" w16du:dateUtc="2026-05-19T13:44:00Z">
        <w:r w:rsidR="00ED46B8" w:rsidRPr="00ED46B8">
          <w:t xml:space="preserve">The </w:t>
        </w:r>
      </w:ins>
      <w:ins w:id="135" w:author="治輝 齋藤" w:date="2026-05-19T22:55:00Z" w16du:dateUtc="2026-05-19T13:55:00Z">
        <w:r w:rsidR="004E0F5B" w:rsidRPr="004E0F5B">
          <w:t>adjusted</w:t>
        </w:r>
        <w:r w:rsidR="004E0F5B">
          <w:rPr>
            <w:rFonts w:hint="eastAsia"/>
            <w:lang w:eastAsia="ja-JP"/>
          </w:rPr>
          <w:t xml:space="preserve"> </w:t>
        </w:r>
      </w:ins>
      <w:ins w:id="136" w:author="治輝 齋藤" w:date="2026-05-19T22:44:00Z" w16du:dateUtc="2026-05-19T13:44:00Z">
        <w:r w:rsidR="00ED46B8" w:rsidRPr="00ED46B8">
          <w:t>association was specific to hip fracture surgery rates and was not observed for humerus or forearm fracture surger</w:t>
        </w:r>
      </w:ins>
      <w:ins w:id="137" w:author="治輝 齋藤" w:date="2026-05-19T22:55:00Z" w16du:dateUtc="2026-05-19T13:55:00Z">
        <w:r w:rsidR="004E0F5B">
          <w:rPr>
            <w:rFonts w:hint="eastAsia"/>
            <w:lang w:eastAsia="ja-JP"/>
          </w:rPr>
          <w:t>y rat</w:t>
        </w:r>
      </w:ins>
      <w:ins w:id="138" w:author="治輝 齋藤" w:date="2026-05-19T22:44:00Z" w16du:dateUtc="2026-05-19T13:44:00Z">
        <w:r w:rsidR="00ED46B8" w:rsidRPr="00ED46B8">
          <w:t>es</w:t>
        </w:r>
      </w:ins>
      <w:del w:id="139" w:author="治輝 齋藤" w:date="2026-05-19T22:44:00Z" w16du:dateUtc="2026-05-19T13:44:00Z">
        <w:r w:rsidRPr="001C1A6A" w:rsidDel="00ED46B8">
          <w:delText>Prefecture-level terrain slope showed a hip-specific signal consistent with lateral-fall mechanisms</w:delText>
        </w:r>
        <w:commentRangeStart w:id="140"/>
        <w:commentRangeStart w:id="141"/>
        <w:r w:rsidRPr="001C1A6A" w:rsidDel="00ED46B8">
          <w:delText>, but inferential sensitivity at small ecological N warrants cautious interpretation</w:delText>
        </w:r>
        <w:commentRangeEnd w:id="140"/>
        <w:r w:rsidR="00CB1C9B" w:rsidRPr="001C1A6A" w:rsidDel="00ED46B8">
          <w:rPr>
            <w:rStyle w:val="af2"/>
            <w:sz w:val="24"/>
            <w:szCs w:val="24"/>
          </w:rPr>
          <w:commentReference w:id="140"/>
        </w:r>
      </w:del>
      <w:commentRangeEnd w:id="141"/>
      <w:r w:rsidR="00ED46B8">
        <w:rPr>
          <w:rStyle w:val="af2"/>
        </w:rPr>
        <w:commentReference w:id="141"/>
      </w:r>
      <w:r w:rsidRPr="001C1A6A">
        <w:t>.</w:t>
      </w:r>
      <w:bookmarkStart w:id="142"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143" w:name="introduction"/>
      <w:bookmarkEnd w:id="29"/>
      <w:bookmarkEnd w:id="142"/>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w:t>
      </w:r>
      <w:r>
        <w:lastRenderedPageBreak/>
        <w:t>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051E0AFC"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t>
      </w:r>
      <w:commentRangeStart w:id="144"/>
      <w:commentRangeStart w:id="145"/>
      <w:r>
        <w:t>which may lead to chronic deconditioning and increased frailty</w:t>
      </w:r>
      <w:commentRangeEnd w:id="144"/>
      <w:r w:rsidR="00A810BB">
        <w:rPr>
          <w:rStyle w:val="af2"/>
          <w:sz w:val="24"/>
          <w:szCs w:val="24"/>
        </w:rPr>
        <w:commentReference w:id="144"/>
      </w:r>
      <w:commentRangeEnd w:id="145"/>
      <w:r w:rsidR="007F0B51">
        <w:rPr>
          <w:rStyle w:val="af2"/>
        </w:rPr>
        <w:commentReference w:id="145"/>
      </w:r>
      <w:r>
        <w:t>.</w:t>
      </w:r>
      <w:r w:rsidR="00CA3F03" w:rsidRPr="00CA3F03">
        <w:t xml:space="preserve"> </w:t>
      </w:r>
      <w:r w:rsidR="00CA3F03" w:rsidRPr="00CA3F03">
        <w:rPr>
          <w:lang w:eastAsia="ja-JP"/>
        </w:rPr>
        <w:t>[18, 19]</w:t>
      </w:r>
      <w:r>
        <w:t xml:space="preserve"> </w:t>
      </w:r>
      <w:ins w:id="146" w:author="治輝 齋藤" w:date="2026-05-20T13:01:00Z" w16du:dateUtc="2026-05-20T04:01:00Z">
        <w:r w:rsidR="007F0B51" w:rsidRPr="007F0B51">
          <w:lastRenderedPageBreak/>
          <w:t xml:space="preserve">Competing mechanisms are also plausible. Daily walking on slopes may strengthen lower-limb function, but car-dependent travel may be more common in steep or rural prefectures and reduce slope-specific walking exposure. </w:t>
        </w:r>
      </w:ins>
      <w:commentRangeStart w:id="147"/>
      <w:r>
        <w:t xml:space="preserve">We therefore hypothesized that </w:t>
      </w:r>
      <w:ins w:id="148" w:author="治輝 齋藤" w:date="2026-05-19T20:40:00Z" w16du:dateUtc="2026-05-19T11:40:00Z">
        <w:r w:rsidR="001D54C3" w:rsidRPr="001D54C3">
          <w:t>steeper</w:t>
        </w:r>
        <w:r w:rsidR="001D54C3">
          <w:rPr>
            <w:rFonts w:hint="eastAsia"/>
            <w:lang w:eastAsia="ja-JP"/>
          </w:rPr>
          <w:t xml:space="preserve"> </w:t>
        </w:r>
      </w:ins>
      <w:r>
        <w:t xml:space="preserve">terrain slope may </w:t>
      </w:r>
      <w:del w:id="149" w:author="治輝 齋藤" w:date="2026-05-19T20:41:00Z" w16du:dateUtc="2026-05-19T11:41:00Z">
        <w:r w:rsidDel="001D54C3">
          <w:delText>influence</w:delText>
        </w:r>
      </w:del>
      <w:ins w:id="150" w:author="治輝 齋藤" w:date="2026-05-19T20:41:00Z" w16du:dateUtc="2026-05-19T11:41:00Z">
        <w:r w:rsidR="001D54C3" w:rsidRPr="001D54C3">
          <w:t>be associated with higher prefecture-level</w:t>
        </w:r>
      </w:ins>
      <w:r>
        <w:t xml:space="preserve"> hip fracture</w:t>
      </w:r>
      <w:ins w:id="151" w:author="治輝 齋藤" w:date="2026-05-19T20:41:00Z" w16du:dateUtc="2026-05-19T11:41:00Z">
        <w:r w:rsidR="001D54C3">
          <w:rPr>
            <w:rFonts w:hint="eastAsia"/>
            <w:lang w:eastAsia="ja-JP"/>
          </w:rPr>
          <w:t xml:space="preserve"> </w:t>
        </w:r>
        <w:r w:rsidR="001D54C3" w:rsidRPr="001D54C3">
          <w:t>surgery</w:t>
        </w:r>
      </w:ins>
      <w:r>
        <w:t xml:space="preserve"> rates</w:t>
      </w:r>
      <w:ins w:id="152" w:author="治輝 齋藤" w:date="2026-05-19T20:41:00Z" w16du:dateUtc="2026-05-19T11:41:00Z">
        <w:r w:rsidR="001D54C3" w:rsidRPr="001D54C3">
          <w:rPr>
            <w:lang w:eastAsia="ja-JP"/>
          </w:rPr>
          <w:t>. We treated these rates as administrative proxies for population-level surgical burden after hip and femoral fractures. The association may reflect</w:t>
        </w:r>
      </w:ins>
      <w:del w:id="153" w:author="治輝 齋藤" w:date="2026-05-19T20:42:00Z" w16du:dateUtc="2026-05-19T11:42:00Z">
        <w:r w:rsidDel="001D54C3">
          <w:delText xml:space="preserve"> through</w:delText>
        </w:r>
      </w:del>
      <w:r>
        <w:t xml:space="preserve"> direct mechanical effects of inclined walking (direct pathway)</w:t>
      </w:r>
      <w:ins w:id="154" w:author="治輝 齋藤" w:date="2026-05-19T20:42:00Z" w16du:dateUtc="2026-05-19T11:42:00Z">
        <w:r w:rsidR="001D54C3">
          <w:rPr>
            <w:rFonts w:hint="eastAsia"/>
            <w:lang w:eastAsia="ja-JP"/>
          </w:rPr>
          <w:t xml:space="preserve">. </w:t>
        </w:r>
      </w:ins>
      <w:del w:id="155" w:author="治輝 齋藤" w:date="2026-05-19T20:42:00Z" w16du:dateUtc="2026-05-19T11:42:00Z">
        <w:r w:rsidDel="001D54C3">
          <w:delText xml:space="preserve"> and through its effect on</w:delText>
        </w:r>
      </w:del>
      <w:ins w:id="156" w:author="治輝 齋藤" w:date="2026-05-19T20:42:00Z" w16du:dateUtc="2026-05-19T11:42:00Z">
        <w:r w:rsidR="001D54C3" w:rsidRPr="001D54C3">
          <w:t>It may also relate to</w:t>
        </w:r>
      </w:ins>
      <w:r>
        <w:t xml:space="preserve"> walking capacity (indirect pathway)</w:t>
      </w:r>
      <w:commentRangeEnd w:id="147"/>
      <w:r w:rsidR="001D54C3">
        <w:rPr>
          <w:rStyle w:val="af2"/>
        </w:rPr>
        <w:commentReference w:id="147"/>
      </w:r>
      <w:r>
        <w:t>.</w:t>
      </w:r>
    </w:p>
    <w:p w14:paraId="5AFB2A64" w14:textId="2EEF8166" w:rsidR="00073AD9" w:rsidRDefault="00000000" w:rsidP="00705772">
      <w:pPr>
        <w:pStyle w:val="a0"/>
        <w:spacing w:line="360" w:lineRule="auto"/>
      </w:pPr>
      <w:r>
        <w:t xml:space="preserve">Despite these theoretical considerations, no nationwide study has examined the association between </w:t>
      </w:r>
      <w:commentRangeStart w:id="157"/>
      <w:commentRangeStart w:id="158"/>
      <w:r>
        <w:t>prefectural-level</w:t>
      </w:r>
      <w:commentRangeEnd w:id="157"/>
      <w:r w:rsidR="00A810BB">
        <w:rPr>
          <w:rStyle w:val="af2"/>
          <w:sz w:val="24"/>
          <w:szCs w:val="24"/>
        </w:rPr>
        <w:commentReference w:id="157"/>
      </w:r>
      <w:commentRangeEnd w:id="158"/>
      <w:r w:rsidR="004552C2">
        <w:rPr>
          <w:rStyle w:val="af2"/>
        </w:rPr>
        <w:commentReference w:id="158"/>
      </w:r>
      <w:r>
        <w:t xml:space="preserve">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w:t>
      </w:r>
      <w:commentRangeStart w:id="159"/>
      <w:r>
        <w:t>terrain–fracture</w:t>
      </w:r>
      <w:ins w:id="160" w:author="治輝 齋藤" w:date="2026-05-19T20:43:00Z" w16du:dateUtc="2026-05-19T11:43:00Z">
        <w:r w:rsidR="001D54C3">
          <w:rPr>
            <w:rFonts w:hint="eastAsia"/>
            <w:lang w:eastAsia="ja-JP"/>
          </w:rPr>
          <w:t xml:space="preserve"> </w:t>
        </w:r>
        <w:r w:rsidR="001D54C3" w:rsidRPr="001D54C3">
          <w:rPr>
            <w:lang w:eastAsia="ja-JP"/>
          </w:rPr>
          <w:t>surgery</w:t>
        </w:r>
      </w:ins>
      <w:r>
        <w:t xml:space="preserve"> relationship</w:t>
      </w:r>
      <w:commentRangeEnd w:id="159"/>
      <w:r w:rsidR="001D54C3">
        <w:rPr>
          <w:rStyle w:val="af2"/>
        </w:rPr>
        <w:commentReference w:id="159"/>
      </w:r>
      <w:r>
        <w:t xml:space="preserve"> in Japan.</w:t>
      </w:r>
    </w:p>
    <w:p w14:paraId="709613BE" w14:textId="54A8ABDD" w:rsidR="00073AD9" w:rsidRDefault="00000000" w:rsidP="00705772">
      <w:pPr>
        <w:pStyle w:val="a0"/>
        <w:spacing w:line="360" w:lineRule="auto"/>
      </w:pPr>
      <w:commentRangeStart w:id="161"/>
      <w:r>
        <w:t xml:space="preserve">In this study, we examined whether terrain slope was associated with hip fracture surgery rates </w:t>
      </w:r>
      <w:del w:id="162" w:author="治輝 齋藤" w:date="2026-05-19T20:45:00Z" w16du:dateUtc="2026-05-19T11:45:00Z">
        <w:r w:rsidDel="001D54C3">
          <w:delText>at the prefectural level, independent of</w:delText>
        </w:r>
      </w:del>
      <w:ins w:id="163" w:author="治輝 齋藤" w:date="2026-05-19T20:45:00Z" w16du:dateUtc="2026-05-19T11:45:00Z">
        <w:r w:rsidR="001D54C3" w:rsidRPr="001D54C3">
          <w:t>across prefectures. We adjusted for</w:t>
        </w:r>
      </w:ins>
      <w:r>
        <w:t xml:space="preserve"> </w:t>
      </w:r>
      <w:del w:id="164" w:author="治輝 齋藤" w:date="2026-05-19T23:23:00Z" w16du:dateUtc="2026-05-19T14:23:00Z">
        <w:r w:rsidDel="00DA5DB9">
          <w:delText>aging rate</w:delText>
        </w:r>
      </w:del>
      <w:ins w:id="165" w:author="治輝 齋藤" w:date="2026-05-19T23:23:00Z" w16du:dateUtc="2026-05-19T14:23:00Z">
        <w:r w:rsidR="00DA5DB9" w:rsidRPr="00DA5DB9">
          <w:t>proportion aged ≥65 years</w:t>
        </w:r>
      </w:ins>
      <w:ins w:id="166" w:author="治輝 齋藤" w:date="2026-05-19T20:45:00Z" w16du:dateUtc="2026-05-19T11:45:00Z">
        <w:r w:rsidR="001D54C3">
          <w:rPr>
            <w:rFonts w:hint="eastAsia"/>
            <w:lang w:eastAsia="ja-JP"/>
          </w:rPr>
          <w:t>,</w:t>
        </w:r>
      </w:ins>
      <w:r>
        <w:t xml:space="preserve"> </w:t>
      </w:r>
      <w:del w:id="167" w:author="治輝 齋藤" w:date="2026-05-19T20:45:00Z" w16du:dateUtc="2026-05-19T11:45:00Z">
        <w:r w:rsidDel="001D54C3">
          <w:delText>and</w:delText>
        </w:r>
      </w:del>
      <w:ins w:id="168" w:author="治輝 齋藤" w:date="2026-05-19T20:45:00Z" w16du:dateUtc="2026-05-19T11:45:00Z">
        <w:r w:rsidR="001D54C3">
          <w:rPr>
            <w:rFonts w:hint="eastAsia"/>
            <w:lang w:eastAsia="ja-JP"/>
          </w:rPr>
          <w:t>fast</w:t>
        </w:r>
      </w:ins>
      <w:ins w:id="169" w:author="治輝 齋藤" w:date="2026-05-19T23:23:00Z" w16du:dateUtc="2026-05-19T14:23:00Z">
        <w:r w:rsidR="00DA5DB9">
          <w:rPr>
            <w:rFonts w:hint="eastAsia"/>
            <w:lang w:eastAsia="ja-JP"/>
          </w:rPr>
          <w:t>-</w:t>
        </w:r>
      </w:ins>
      <w:del w:id="170" w:author="治輝 齋藤" w:date="2026-05-19T23:23:00Z" w16du:dateUtc="2026-05-19T14:23:00Z">
        <w:r w:rsidDel="00DA5DB9">
          <w:delText xml:space="preserve"> </w:delText>
        </w:r>
      </w:del>
      <w:r>
        <w:t xml:space="preserve">walking </w:t>
      </w:r>
      <w:del w:id="171" w:author="治輝 齋藤" w:date="2026-05-19T20:45:00Z" w16du:dateUtc="2026-05-19T11:45:00Z">
        <w:r w:rsidDel="001D54C3">
          <w:delText>speed</w:delText>
        </w:r>
      </w:del>
      <w:ins w:id="172" w:author="治輝 齋藤" w:date="2026-05-19T23:24:00Z" w16du:dateUtc="2026-05-19T14:24:00Z">
        <w:r w:rsidR="00DA5DB9" w:rsidRPr="00DA5DB9">
          <w:t xml:space="preserve"> </w:t>
        </w:r>
        <w:r w:rsidR="00DA5DB9" w:rsidRPr="00DA5DB9">
          <w:rPr>
            <w:lang w:eastAsia="ja-JP"/>
          </w:rPr>
          <w:t>proportion</w:t>
        </w:r>
      </w:ins>
      <w:r>
        <w:t xml:space="preserve">, </w:t>
      </w:r>
      <w:ins w:id="173" w:author="治輝 齋藤" w:date="2026-05-19T20:46:00Z" w16du:dateUtc="2026-05-19T11:46:00Z">
        <w:r w:rsidR="001D54C3" w:rsidRPr="001D54C3">
          <w:t>and population density</w:t>
        </w:r>
        <w:r w:rsidR="001D54C3">
          <w:rPr>
            <w:rFonts w:hint="eastAsia"/>
            <w:lang w:eastAsia="ja-JP"/>
          </w:rPr>
          <w:t xml:space="preserve"> </w:t>
        </w:r>
      </w:ins>
      <w:r>
        <w:t>using nationwide administrative and geospatial data.</w:t>
      </w:r>
      <w:ins w:id="174" w:author="治輝 齋藤" w:date="2026-05-19T20:46:00Z" w16du:dateUtc="2026-05-19T11:46:00Z">
        <w:r w:rsidR="001D54C3" w:rsidRPr="001D54C3">
          <w:t xml:space="preserve"> NDB Open Data provide procedure counts, not fracture incidence. We therefore interpreted prefecture-level surgery rates as administrative proxies for fracture-related surgical </w:t>
        </w:r>
        <w:r w:rsidR="001D54C3" w:rsidRPr="001D54C3">
          <w:lastRenderedPageBreak/>
          <w:t>burden. Not all fractures receive surgery, and operative thresholds may vary across regions.</w:t>
        </w:r>
      </w:ins>
      <w:commentRangeEnd w:id="161"/>
      <w:ins w:id="175" w:author="治輝 齋藤" w:date="2026-05-19T20:47:00Z" w16du:dateUtc="2026-05-19T11:47:00Z">
        <w:r w:rsidR="00DA1990">
          <w:rPr>
            <w:rStyle w:val="af2"/>
          </w:rPr>
          <w:commentReference w:id="161"/>
        </w:r>
      </w:ins>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176" w:name="methods-1"/>
      <w:bookmarkEnd w:id="143"/>
      <w:r>
        <w:t>Methods</w:t>
      </w:r>
    </w:p>
    <w:p w14:paraId="78DAB058" w14:textId="77777777" w:rsidR="00073AD9" w:rsidRDefault="00000000" w:rsidP="00705772">
      <w:pPr>
        <w:pStyle w:val="2"/>
        <w:spacing w:line="360" w:lineRule="auto"/>
      </w:pPr>
      <w:bookmarkStart w:id="177"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178" w:name="outcome-fracture-surgery-rates"/>
      <w:bookmarkEnd w:id="177"/>
      <w:r>
        <w:t>2. Outcome: Fracture Surgery Rates</w:t>
      </w:r>
    </w:p>
    <w:p w14:paraId="1B78A9D2" w14:textId="406541B3" w:rsidR="00073AD9" w:rsidRDefault="00000000" w:rsidP="00705772">
      <w:pPr>
        <w:pStyle w:val="FirstParagraph"/>
        <w:spacing w:line="360" w:lineRule="auto"/>
      </w:pPr>
      <w:commentRangeStart w:id="179"/>
      <w:del w:id="180" w:author="治輝 齋藤" w:date="2026-05-19T20:48:00Z" w16du:dateUtc="2026-05-19T11:48:00Z">
        <w:r w:rsidDel="00DA1990">
          <w:delText>Fracture</w:delText>
        </w:r>
      </w:del>
      <w:ins w:id="181" w:author="治輝 齋藤" w:date="2026-05-19T20:48:00Z" w16du:dateUtc="2026-05-19T11:48:00Z">
        <w:r w:rsidR="00DA1990" w:rsidRPr="00DA1990">
          <w:t>We obtained fracture</w:t>
        </w:r>
      </w:ins>
      <w:r>
        <w:t xml:space="preserve"> surgery rates</w:t>
      </w:r>
      <w:del w:id="182" w:author="治輝 齋藤" w:date="2026-05-19T20:49:00Z" w16du:dateUtc="2026-05-19T11:49:00Z">
        <w:r w:rsidDel="00DA1990">
          <w:delText xml:space="preserve"> were derived</w:delText>
        </w:r>
      </w:del>
      <w:r>
        <w:t xml:space="preserve"> from the 10th NDB Open Data (released </w:t>
      </w:r>
      <w:ins w:id="183" w:author="治輝 齋藤" w:date="2026-05-19T20:49:00Z" w16du:dateUtc="2026-05-19T11:49:00Z">
        <w:r w:rsidR="00DA1990">
          <w:rPr>
            <w:rFonts w:hint="eastAsia"/>
            <w:lang w:eastAsia="ja-JP"/>
          </w:rPr>
          <w:t>30 May 2025</w:t>
        </w:r>
      </w:ins>
      <w:del w:id="184" w:author="治輝 齋藤" w:date="2026-05-19T20:49:00Z" w16du:dateUtc="2026-05-19T11:49:00Z">
        <w:r w:rsidDel="00DA1990">
          <w:delText>2023</w:delText>
        </w:r>
      </w:del>
      <w:r>
        <w:t>)</w:t>
      </w:r>
      <w:ins w:id="185" w:author="治輝 齋藤" w:date="2026-05-19T20:49:00Z" w16du:dateUtc="2026-05-19T11:49:00Z">
        <w:r w:rsidR="00DA1990">
          <w:rPr>
            <w:rFonts w:hint="eastAsia"/>
            <w:lang w:eastAsia="ja-JP"/>
          </w:rPr>
          <w:t>.</w:t>
        </w:r>
      </w:ins>
      <w:del w:id="186" w:author="治輝 齋藤" w:date="2026-05-19T20:49:00Z" w16du:dateUtc="2026-05-19T11:49:00Z">
        <w:r w:rsidDel="00DA1990">
          <w:delText>,</w:delText>
        </w:r>
      </w:del>
      <w:del w:id="187" w:author="治輝 齋藤" w:date="2026-05-19T20:50:00Z" w16du:dateUtc="2026-05-19T11:50:00Z">
        <w:r w:rsidDel="00DA1990">
          <w:delText xml:space="preserve"> which contains</w:delText>
        </w:r>
      </w:del>
      <w:ins w:id="188" w:author="治輝 齋藤" w:date="2026-05-19T20:50:00Z" w16du:dateUtc="2026-05-19T11:50:00Z">
        <w:r w:rsidR="00DA1990" w:rsidRPr="00DA1990">
          <w:t xml:space="preserve"> This release reports</w:t>
        </w:r>
      </w:ins>
      <w:r>
        <w:t xml:space="preserve"> prefecture-level </w:t>
      </w:r>
      <w:del w:id="189" w:author="治輝 齋藤" w:date="2026-05-19T20:50:00Z" w16du:dateUtc="2026-05-19T11:50:00Z">
        <w:r w:rsidDel="00DA1990">
          <w:delText>counts of medical procedures</w:delText>
        </w:r>
      </w:del>
      <w:ins w:id="190" w:author="治輝 齋藤" w:date="2026-05-19T20:50:00Z" w16du:dateUtc="2026-05-19T11:50:00Z">
        <w:r w:rsidR="00DA1990" w:rsidRPr="00DA1990">
          <w:t>procedure counts</w:t>
        </w:r>
      </w:ins>
      <w:del w:id="191" w:author="治輝 齋藤" w:date="2026-05-19T20:52:00Z" w16du:dateUtc="2026-05-19T11:52:00Z">
        <w:r w:rsidDel="00DA1990">
          <w:delText xml:space="preserve"> claimed</w:delText>
        </w:r>
      </w:del>
      <w:ins w:id="192" w:author="治輝 齋藤" w:date="2026-05-19T20:52:00Z" w16du:dateUtc="2026-05-19T11:52:00Z">
        <w:r w:rsidR="00DA1990" w:rsidRPr="00DA1990">
          <w:t xml:space="preserve"> from Reiwa 5 fiscal year claims (April 2023 through March 2024)</w:t>
        </w:r>
      </w:ins>
      <w:r>
        <w:t xml:space="preserve"> under the national health insurance system. We extracted </w:t>
      </w:r>
      <w:del w:id="193" w:author="治輝 齋藤" w:date="2026-05-19T20:52:00Z" w16du:dateUtc="2026-05-19T11:52:00Z">
        <w:r w:rsidDel="00DA1990">
          <w:delText xml:space="preserve">claims for </w:delText>
        </w:r>
      </w:del>
      <w:r>
        <w:t xml:space="preserve">three </w:t>
      </w:r>
      <w:ins w:id="194" w:author="治輝 齋藤" w:date="2026-05-19T20:52:00Z" w16du:dateUtc="2026-05-19T11:52:00Z">
        <w:r w:rsidR="00DA1990" w:rsidRPr="00DA1990">
          <w:t>site-specific</w:t>
        </w:r>
      </w:ins>
      <w:del w:id="195" w:author="治輝 齋藤" w:date="2026-05-19T20:52:00Z" w16du:dateUtc="2026-05-19T11:52:00Z">
        <w:r w:rsidDel="00DA1990">
          <w:delText>fracture surgery</w:delText>
        </w:r>
      </w:del>
      <w:r>
        <w:t xml:space="preserve"> categories: (1) hip (femur) fracture surgery, (2) humerus fracture surgery, and (3) forearm fracture surgery. </w:t>
      </w:r>
      <w:commentRangeStart w:id="196"/>
      <w:ins w:id="197" w:author="治輝 齋藤" w:date="2026-05-19T20:53:00Z" w16du:dateUtc="2026-05-19T11:53:00Z">
        <w:r w:rsidR="00DA1990" w:rsidRPr="00DA1990">
          <w:t xml:space="preserve">We defined total fracture surgery rate as the sum of </w:t>
        </w:r>
      </w:ins>
      <w:ins w:id="198" w:author="治輝 齋藤" w:date="2026-05-20T14:26:00Z" w16du:dateUtc="2026-05-20T05:26:00Z">
        <w:r w:rsidR="00D21B59" w:rsidRPr="00D21B59">
          <w:t>hip, humerus, and forearm fracture surgery</w:t>
        </w:r>
      </w:ins>
      <w:ins w:id="199" w:author="治輝 齋藤" w:date="2026-05-20T14:24:00Z" w16du:dateUtc="2026-05-20T05:24:00Z">
        <w:r w:rsidR="00D21B59">
          <w:rPr>
            <w:rFonts w:hint="eastAsia"/>
            <w:lang w:eastAsia="ja-JP"/>
          </w:rPr>
          <w:t xml:space="preserve"> </w:t>
        </w:r>
      </w:ins>
      <w:ins w:id="200" w:author="治輝 齋藤" w:date="2026-05-19T20:53:00Z" w16du:dateUtc="2026-05-19T11:53:00Z">
        <w:r w:rsidR="00DA1990" w:rsidRPr="00DA1990">
          <w:t>counts</w:t>
        </w:r>
      </w:ins>
      <w:del w:id="201" w:author="治輝 齋藤" w:date="2026-05-19T20:53:00Z" w16du:dateUtc="2026-05-19T11:53:00Z">
        <w:r w:rsidDel="00DA1990">
          <w:delText>Rates were calculated</w:delText>
        </w:r>
      </w:del>
      <w:r>
        <w:t xml:space="preserve"> per 100,000 population</w:t>
      </w:r>
      <w:ins w:id="202" w:author="治輝 齋藤" w:date="2026-05-19T20:53:00Z" w16du:dateUtc="2026-05-19T11:53:00Z">
        <w:r w:rsidR="00DA1990">
          <w:rPr>
            <w:rFonts w:hint="eastAsia"/>
            <w:lang w:eastAsia="ja-JP"/>
          </w:rPr>
          <w:t>.</w:t>
        </w:r>
      </w:ins>
      <w:r>
        <w:t xml:space="preserve"> </w:t>
      </w:r>
      <w:ins w:id="203" w:author="治輝 齋藤" w:date="2026-05-20T14:23:00Z" w16du:dateUtc="2026-05-20T05:23:00Z">
        <w:r w:rsidR="00D21B59" w:rsidRPr="00D21B59">
          <w:t>This aggregate includes only hip, humerus, and forearm surgery; it is not a count of all fracture-related procedures in claims data.</w:t>
        </w:r>
      </w:ins>
      <w:commentRangeEnd w:id="196"/>
      <w:ins w:id="204" w:author="治輝 齋藤" w:date="2026-05-20T14:26:00Z" w16du:dateUtc="2026-05-20T05:26:00Z">
        <w:r w:rsidR="00D21B59">
          <w:rPr>
            <w:rStyle w:val="af2"/>
          </w:rPr>
          <w:commentReference w:id="196"/>
        </w:r>
      </w:ins>
      <w:ins w:id="205" w:author="治輝 齋藤" w:date="2026-05-20T14:23:00Z" w16du:dateUtc="2026-05-20T05:23:00Z">
        <w:r w:rsidR="00D21B59">
          <w:rPr>
            <w:rFonts w:hint="eastAsia"/>
            <w:lang w:eastAsia="ja-JP"/>
          </w:rPr>
          <w:t xml:space="preserve"> </w:t>
        </w:r>
      </w:ins>
      <w:ins w:id="206" w:author="治輝 齋藤" w:date="2026-05-19T20:53:00Z" w16du:dateUtc="2026-05-19T11:53:00Z">
        <w:r w:rsidR="00DA1990" w:rsidRPr="00DA1990">
          <w:t>We divided counts by</w:t>
        </w:r>
      </w:ins>
      <w:del w:id="207" w:author="治輝 齋藤" w:date="2026-05-19T20:53:00Z" w16du:dateUtc="2026-05-19T11:53:00Z">
        <w:r w:rsidDel="00DA1990">
          <w:delText>using population estimates from the</w:delText>
        </w:r>
      </w:del>
      <w:r>
        <w:t xml:space="preserve"> 2020 National Census</w:t>
      </w:r>
      <w:ins w:id="208" w:author="治輝 齋藤" w:date="2026-05-19T20:54:00Z" w16du:dateUtc="2026-05-19T11:54:00Z">
        <w:r w:rsidR="00DA1990" w:rsidRPr="00DA1990">
          <w:t xml:space="preserve"> population to obtain annual rates per 100,000. We interpreted these rates as administrative proxies for surgical burden rather than as unbiased measures of fracture incidence</w:t>
        </w:r>
        <w:commentRangeEnd w:id="179"/>
        <w:r w:rsidR="00DA1990">
          <w:rPr>
            <w:rStyle w:val="af2"/>
          </w:rPr>
          <w:commentReference w:id="179"/>
        </w:r>
      </w:ins>
      <w:r>
        <w:t>.</w:t>
      </w:r>
    </w:p>
    <w:p w14:paraId="7F178B37" w14:textId="77777777" w:rsidR="00073AD9" w:rsidRDefault="00000000" w:rsidP="00705772">
      <w:pPr>
        <w:pStyle w:val="2"/>
        <w:spacing w:line="360" w:lineRule="auto"/>
      </w:pPr>
      <w:bookmarkStart w:id="209" w:name="exposure-terrain-slope"/>
      <w:bookmarkEnd w:id="178"/>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210" w:name="covariate-walking-speed"/>
      <w:bookmarkEnd w:id="209"/>
      <w:r>
        <w:t>4. Covariate: Walking Speed</w:t>
      </w:r>
    </w:p>
    <w:p w14:paraId="4839006C" w14:textId="7075A9CE" w:rsidR="00073AD9" w:rsidRDefault="00000000" w:rsidP="00705772">
      <w:pPr>
        <w:pStyle w:val="FirstParagraph"/>
        <w:spacing w:line="360" w:lineRule="auto"/>
      </w:pPr>
      <w:r>
        <w:t>The proportion of individuals who reported walking fast (</w:t>
      </w:r>
      <w:ins w:id="211" w:author="治輝 齋藤" w:date="2026-05-19T23:24:00Z" w16du:dateUtc="2026-05-19T14:24:00Z">
        <w:r w:rsidR="00DA5DB9" w:rsidRPr="00DA5DB9">
          <w:t>proportion with</w:t>
        </w:r>
        <w:r w:rsidR="00DA5DB9">
          <w:rPr>
            <w:rFonts w:hint="eastAsia"/>
            <w:lang w:eastAsia="ja-JP"/>
          </w:rPr>
          <w:t xml:space="preserve"> </w:t>
        </w:r>
      </w:ins>
      <w:r>
        <w:t xml:space="preserve">fast </w:t>
      </w:r>
      <w:ins w:id="212" w:author="治輝 齋藤" w:date="2026-05-19T23:25:00Z" w16du:dateUtc="2026-05-19T14:25:00Z">
        <w:r w:rsidR="00DA5DB9" w:rsidRPr="00DA5DB9">
          <w:t>habitual</w:t>
        </w:r>
        <w:r w:rsidR="00DA5DB9">
          <w:rPr>
            <w:rFonts w:hint="eastAsia"/>
            <w:lang w:eastAsia="ja-JP"/>
          </w:rPr>
          <w:t xml:space="preserve"> </w:t>
        </w:r>
      </w:ins>
      <w:r>
        <w:t>walking</w:t>
      </w:r>
      <w:del w:id="213" w:author="治輝 齋藤" w:date="2026-05-19T23:25:00Z" w16du:dateUtc="2026-05-19T14:25:00Z">
        <w:r w:rsidDel="00DA5DB9">
          <w:delText xml:space="preserve"> rate</w:delText>
        </w:r>
      </w:del>
      <w:r>
        <w:t>,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214" w:name="additional-covariates"/>
      <w:bookmarkEnd w:id="210"/>
      <w:r>
        <w:t>5. Additional Covariates</w:t>
      </w:r>
    </w:p>
    <w:p w14:paraId="102B5320" w14:textId="6DDD8B1C" w:rsidR="00073AD9" w:rsidRDefault="00000000" w:rsidP="00705772">
      <w:pPr>
        <w:pStyle w:val="FirstParagraph"/>
        <w:spacing w:line="360" w:lineRule="auto"/>
      </w:pPr>
      <w:commentRangeStart w:id="215"/>
      <w:commentRangeStart w:id="216"/>
      <w:del w:id="217" w:author="治輝 齋藤" w:date="2026-05-19T23:03:00Z" w16du:dateUtc="2026-05-19T14:03:00Z">
        <w:r w:rsidDel="00DF1C6E">
          <w:delText>Aging rate</w:delText>
        </w:r>
        <w:commentRangeEnd w:id="215"/>
        <w:r w:rsidR="008A413E" w:rsidDel="00DF1C6E">
          <w:rPr>
            <w:rStyle w:val="af2"/>
            <w:sz w:val="24"/>
            <w:szCs w:val="24"/>
          </w:rPr>
          <w:commentReference w:id="215"/>
        </w:r>
      </w:del>
      <w:commentRangeEnd w:id="216"/>
      <w:r w:rsidR="00DF1C6E">
        <w:rPr>
          <w:rStyle w:val="af2"/>
        </w:rPr>
        <w:commentReference w:id="216"/>
      </w:r>
      <w:del w:id="218" w:author="治輝 齋藤" w:date="2026-05-19T23:03:00Z" w16du:dateUtc="2026-05-19T14:03:00Z">
        <w:r w:rsidDel="00DF1C6E">
          <w:delText xml:space="preserve"> (p</w:delText>
        </w:r>
      </w:del>
      <w:ins w:id="219" w:author="治輝 齋藤" w:date="2026-05-19T23:04:00Z" w16du:dateUtc="2026-05-19T14:04:00Z">
        <w:r w:rsidR="00DF1C6E">
          <w:rPr>
            <w:rFonts w:hint="eastAsia"/>
            <w:lang w:eastAsia="ja-JP"/>
          </w:rPr>
          <w:t>P</w:t>
        </w:r>
      </w:ins>
      <w:r>
        <w:t>roportion of individuals aged ≥65 years</w:t>
      </w:r>
      <w:del w:id="220" w:author="治輝 齋藤" w:date="2026-05-19T23:04:00Z" w16du:dateUtc="2026-05-19T14:04:00Z">
        <w:r w:rsidDel="00DF1C6E">
          <w:delText>, %)</w:delText>
        </w:r>
      </w:del>
      <w:r>
        <w:t xml:space="preserve">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221" w:name="statistical-analysis"/>
      <w:bookmarkEnd w:id="214"/>
      <w:r>
        <w:t>6. Statistical Analysis</w:t>
      </w:r>
    </w:p>
    <w:p w14:paraId="06378BEB" w14:textId="147D9EEE" w:rsidR="00CF7A56" w:rsidRDefault="00CF7A56" w:rsidP="00705772">
      <w:pPr>
        <w:pStyle w:val="FirstParagraph"/>
        <w:spacing w:line="360" w:lineRule="auto"/>
        <w:rPr>
          <w:ins w:id="222" w:author="治輝 齋藤" w:date="2026-05-20T14:18:00Z" w16du:dateUtc="2026-05-20T05:18:00Z"/>
          <w:lang w:eastAsia="ja-JP"/>
        </w:rPr>
      </w:pPr>
      <w:commentRangeStart w:id="223"/>
      <w:ins w:id="224" w:author="治輝 齋藤" w:date="2026-05-20T14:18:00Z" w16du:dateUtc="2026-05-20T05:18:00Z">
        <w:r w:rsidRPr="00CF7A56">
          <w:t xml:space="preserve">The primary analysis tested whether habitable-area-weighted terrain slope predicted hip fracture surgery rate. We used Model 1 (unadjusted) and Model 2 (multivariable), </w:t>
        </w:r>
        <w:r w:rsidRPr="00CF7A56">
          <w:lastRenderedPageBreak/>
          <w:t xml:space="preserve">adjusting for proportion aged ≥65 years, fast-walking proportion, and population density. </w:t>
        </w:r>
        <w:commentRangeStart w:id="225"/>
        <w:r w:rsidRPr="00CF7A56">
          <w:t>Secondary analyses applied the same regression framework to total</w:t>
        </w:r>
      </w:ins>
      <w:ins w:id="226" w:author="治輝 齋藤" w:date="2026-05-20T14:28:00Z" w16du:dateUtc="2026-05-20T05:28:00Z">
        <w:r w:rsidR="00D21B59" w:rsidRPr="00D21B59">
          <w:t xml:space="preserve"> fracture surgery rate (</w:t>
        </w:r>
      </w:ins>
      <w:ins w:id="227" w:author="治輝 齋藤" w:date="2026-05-20T14:31:00Z" w16du:dateUtc="2026-05-20T05:31:00Z">
        <w:r w:rsidR="00D21B59" w:rsidRPr="00D21B59">
          <w:t>sum of hip, humerus, and forearm fracture surgery counts</w:t>
        </w:r>
      </w:ins>
      <w:ins w:id="228" w:author="治輝 齋藤" w:date="2026-05-20T14:28:00Z" w16du:dateUtc="2026-05-20T05:28:00Z">
        <w:r w:rsidR="00D21B59" w:rsidRPr="00D21B59">
          <w:t>)</w:t>
        </w:r>
      </w:ins>
      <w:ins w:id="229" w:author="治輝 齋藤" w:date="2026-05-20T14:18:00Z" w16du:dateUtc="2026-05-20T05:18:00Z">
        <w:r w:rsidRPr="00CF7A56">
          <w:t xml:space="preserve">, </w:t>
        </w:r>
      </w:ins>
      <w:ins w:id="230" w:author="治輝 齋藤" w:date="2026-05-20T14:28:00Z" w16du:dateUtc="2026-05-20T05:28:00Z">
        <w:r w:rsidR="00D21B59" w:rsidRPr="00D21B59">
          <w:t>humerus fracture surgery rate, and forearm fracture surgery rate</w:t>
        </w:r>
      </w:ins>
      <w:ins w:id="231" w:author="治輝 齋藤" w:date="2026-05-20T14:18:00Z" w16du:dateUtc="2026-05-20T05:18:00Z">
        <w:r>
          <w:rPr>
            <w:rFonts w:hint="eastAsia"/>
            <w:lang w:eastAsia="ja-JP"/>
          </w:rPr>
          <w:t>.</w:t>
        </w:r>
      </w:ins>
      <w:commentRangeEnd w:id="225"/>
      <w:ins w:id="232" w:author="治輝 齋藤" w:date="2026-05-20T14:32:00Z" w16du:dateUtc="2026-05-20T05:32:00Z">
        <w:r w:rsidR="00041009">
          <w:rPr>
            <w:rStyle w:val="af2"/>
          </w:rPr>
          <w:commentReference w:id="225"/>
        </w:r>
      </w:ins>
    </w:p>
    <w:p w14:paraId="269C2D95" w14:textId="0B0D408D"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w:t>
      </w:r>
      <w:ins w:id="233" w:author="治輝 齋藤" w:date="2026-05-20T14:19:00Z" w16du:dateUtc="2026-05-20T05:19:00Z">
        <w:r w:rsidR="00CF7A56" w:rsidRPr="00CF7A56">
          <w:t xml:space="preserve"> (Table 2)</w:t>
        </w:r>
      </w:ins>
      <w:r>
        <w:t xml:space="preserve">. </w:t>
      </w:r>
      <w:ins w:id="234" w:author="治輝 齋藤" w:date="2026-05-20T14:19:00Z" w16du:dateUtc="2026-05-20T05:19:00Z">
        <w:r w:rsidR="00CF7A56" w:rsidRPr="00CF7A56">
          <w:t>We report these correlations for descriptive context only and did not treat them as formal mediation tests.</w:t>
        </w:r>
        <w:r w:rsidR="00CF7A56">
          <w:rPr>
            <w:rFonts w:hint="eastAsia"/>
            <w:lang w:eastAsia="ja-JP"/>
          </w:rPr>
          <w:t xml:space="preserve"> </w:t>
        </w:r>
      </w:ins>
      <w:r>
        <w:t>We fit two regression models for each fracture outcome:</w:t>
      </w:r>
      <w:commentRangeEnd w:id="223"/>
      <w:r w:rsidR="00CF7A56">
        <w:rPr>
          <w:rStyle w:val="af2"/>
        </w:rPr>
        <w:commentReference w:id="223"/>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19361FCF"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ins w:id="235" w:author="治輝 齋藤" w:date="2026-05-19T23:25:00Z" w16du:dateUtc="2026-05-19T14:25:00Z">
        <w:r w:rsidR="00DA5DB9" w:rsidRPr="00DA5DB9">
          <w:t>proportion aged ≥65 years</w:t>
        </w:r>
      </w:ins>
      <w:del w:id="236" w:author="治輝 齋藤" w:date="2026-05-19T23:25:00Z" w16du:dateUtc="2026-05-19T14:25:00Z">
        <w:r w:rsidDel="00DA5DB9">
          <w:delText>aging rate</w:delText>
        </w:r>
      </w:del>
      <w:r>
        <w:t>, fast</w:t>
      </w:r>
      <w:ins w:id="237" w:author="治輝 齋藤" w:date="2026-05-19T23:25:00Z" w16du:dateUtc="2026-05-19T14:25:00Z">
        <w:r w:rsidR="00DA5DB9">
          <w:rPr>
            <w:rFonts w:hint="eastAsia"/>
            <w:lang w:eastAsia="ja-JP"/>
          </w:rPr>
          <w:t>-</w:t>
        </w:r>
      </w:ins>
      <w:del w:id="238" w:author="治輝 齋藤" w:date="2026-05-19T23:25:00Z" w16du:dateUtc="2026-05-19T14:25:00Z">
        <w:r w:rsidDel="00DA5DB9">
          <w:delText xml:space="preserve"> </w:delText>
        </w:r>
      </w:del>
      <w:r>
        <w:t xml:space="preserve">walking </w:t>
      </w:r>
      <w:ins w:id="239" w:author="治輝 齋藤" w:date="2026-05-19T23:25:00Z" w16du:dateUtc="2026-05-19T14:25:00Z">
        <w:r w:rsidR="00DA5DB9" w:rsidRPr="00DA5DB9">
          <w:t>proportion</w:t>
        </w:r>
      </w:ins>
      <w:del w:id="240" w:author="治輝 齋藤" w:date="2026-05-19T23:25:00Z" w16du:dateUtc="2026-05-19T14:25:00Z">
        <w:r w:rsidDel="00DA5DB9">
          <w:delText>rate</w:delText>
        </w:r>
      </w:del>
      <w:r>
        <w:t>, and population density.</w:t>
      </w:r>
      <w:ins w:id="241" w:author="治輝 齋藤" w:date="2026-04-30T18:01:00Z" w16du:dateUtc="2026-04-30T09:01:00Z">
        <w:r w:rsidR="005B47C8">
          <w:rPr>
            <w:lang w:eastAsia="ja-JP"/>
          </w:rPr>
          <w:br/>
        </w:r>
        <w:commentRangeStart w:id="242"/>
        <w:r w:rsidR="005B47C8">
          <w:t xml:space="preserve">In the primary causal interpretation, </w:t>
        </w:r>
      </w:ins>
      <w:ins w:id="243" w:author="治輝 齋藤" w:date="2026-05-19T23:26:00Z" w16du:dateUtc="2026-05-19T14:26:00Z">
        <w:r w:rsidR="00DA5DB9" w:rsidRPr="00DA5DB9">
          <w:t>proportion aged ≥65 years</w:t>
        </w:r>
      </w:ins>
      <w:ins w:id="244" w:author="治輝 齋藤" w:date="2026-04-30T18:01:00Z" w16du:dateUtc="2026-04-30T09:01:00Z">
        <w:r w:rsidR="005B47C8">
          <w:t xml:space="preserve"> and </w:t>
        </w:r>
      </w:ins>
      <w:ins w:id="245" w:author="治輝 齋藤" w:date="2026-05-19T23:26:00Z" w16du:dateUtc="2026-05-19T14:26:00Z">
        <w:r w:rsidR="00DA5DB9" w:rsidRPr="00DA5DB9">
          <w:t>fast-walking proportion</w:t>
        </w:r>
      </w:ins>
      <w:ins w:id="246" w:author="治輝 齋藤" w:date="2026-04-30T18:01:00Z" w16du:dateUtc="2026-04-30T09:01:00Z">
        <w:r w:rsidR="005B47C8">
          <w:t xml:space="preserve"> were treated as confounder-adjustment variables rather than formal mediators.</w:t>
        </w:r>
        <w:commentRangeEnd w:id="242"/>
        <w:r w:rsidR="005B47C8">
          <w:rPr>
            <w:rStyle w:val="af2"/>
            <w:sz w:val="24"/>
            <w:szCs w:val="24"/>
          </w:rPr>
          <w:commentReference w:id="242"/>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rPr>
          <w:ins w:id="247" w:author="治輝 齋藤" w:date="2026-04-30T19:43:00Z" w16du:dateUtc="2026-04-30T10:43:00Z"/>
        </w:rPr>
      </w:pPr>
      <w:r w:rsidRPr="00A5744A">
        <w:rPr>
          <w:lang w:eastAsia="ja-JP"/>
        </w:rPr>
        <w:t>For the primary hip-fracture outcome (Model 2), we assessed linear model assumptions graphically using residuals-versus-fitted and normal quantile–quantile (Q–Q) plots of OLS residuals, and we report</w:t>
      </w:r>
      <w:ins w:id="248" w:author="山岸良匡" w:date="2026-05-18T19:21:00Z" w16du:dateUtc="2026-05-18T10:21:00Z">
        <w:r w:rsidR="008A413E">
          <w:rPr>
            <w:rFonts w:hint="eastAsia"/>
            <w:lang w:eastAsia="ja-JP"/>
          </w:rPr>
          <w:t>ed</w:t>
        </w:r>
      </w:ins>
      <w:r w:rsidRPr="00A5744A">
        <w:rPr>
          <w:lang w:eastAsia="ja-JP"/>
        </w:rPr>
        <w:t xml:space="preserve"> the Shapiro–Wilk test on residuals for </w:t>
      </w:r>
      <w:r w:rsidRPr="00A5744A">
        <w:rPr>
          <w:lang w:eastAsia="ja-JP"/>
        </w:rPr>
        <w:lastRenderedPageBreak/>
        <w:t xml:space="preserve">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249"/>
      <w:ins w:id="250"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249"/>
        <w:r w:rsidR="005B47C8">
          <w:rPr>
            <w:rStyle w:val="af2"/>
            <w:sz w:val="24"/>
            <w:szCs w:val="24"/>
          </w:rPr>
          <w:commentReference w:id="249"/>
        </w:r>
      </w:ins>
    </w:p>
    <w:p w14:paraId="6214F16B" w14:textId="3C11EF54" w:rsidR="00A5744A" w:rsidRDefault="00061A98" w:rsidP="00705772">
      <w:pPr>
        <w:pStyle w:val="a0"/>
        <w:spacing w:line="360" w:lineRule="auto"/>
        <w:rPr>
          <w:lang w:eastAsia="ja-JP"/>
        </w:rPr>
      </w:pPr>
      <w:commentRangeStart w:id="251"/>
      <w:ins w:id="252" w:author="治輝 齋藤" w:date="2026-04-30T19:43:00Z" w16du:dateUtc="2026-04-30T10:43:00Z">
        <w:r w:rsidRPr="00061A98">
          <w:rPr>
            <w:lang w:eastAsia="ja-JP"/>
          </w:rPr>
          <w:t xml:space="preserve">As an additional sensitivity analysis for age-structure confounding, we </w:t>
        </w:r>
      </w:ins>
      <w:ins w:id="253" w:author="治輝 齋藤" w:date="2026-04-30T20:48:00Z" w16du:dateUtc="2026-04-30T11:48:00Z">
        <w:r w:rsidR="005A5D79" w:rsidRPr="005A5D79">
          <w:rPr>
            <w:lang w:eastAsia="ja-JP"/>
          </w:rPr>
          <w:t>performed</w:t>
        </w:r>
      </w:ins>
      <w:ins w:id="254" w:author="治輝 齋藤" w:date="2026-04-30T19:43:00Z" w16du:dateUtc="2026-04-30T10:43:00Z">
        <w:r w:rsidRPr="00061A98">
          <w:rPr>
            <w:lang w:eastAsia="ja-JP"/>
          </w:rPr>
          <w:t xml:space="preserve"> indirect</w:t>
        </w:r>
      </w:ins>
      <w:ins w:id="255" w:author="治輝 齋藤" w:date="2026-04-30T20:49:00Z" w16du:dateUtc="2026-04-30T11:49:00Z">
        <w:r w:rsidR="005A5D79">
          <w:rPr>
            <w:rFonts w:hint="eastAsia"/>
            <w:lang w:eastAsia="ja-JP"/>
          </w:rPr>
          <w:t xml:space="preserve"> </w:t>
        </w:r>
      </w:ins>
      <w:ins w:id="256" w:author="治輝 齋藤" w:date="2026-04-30T19:43:00Z" w16du:dateUtc="2026-04-30T10:43:00Z">
        <w:r w:rsidRPr="00061A98">
          <w:rPr>
            <w:lang w:eastAsia="ja-JP"/>
          </w:rPr>
          <w:t>standardization for the femur-surgery outcome</w:t>
        </w:r>
      </w:ins>
      <w:ins w:id="257" w:author="治輝 齋藤" w:date="2026-04-30T20:49:00Z" w16du:dateUtc="2026-04-30T11:49:00Z">
        <w:r w:rsidR="005A5D79" w:rsidRPr="005A5D79">
          <w:rPr>
            <w:lang w:eastAsia="ja-JP"/>
          </w:rPr>
          <w:t>. We combined</w:t>
        </w:r>
      </w:ins>
      <w:ins w:id="258" w:author="治輝 齋藤" w:date="2026-04-30T19:43:00Z" w16du:dateUtc="2026-04-30T10:43:00Z">
        <w:r w:rsidRPr="00061A98">
          <w:rPr>
            <w:lang w:eastAsia="ja-JP"/>
          </w:rPr>
          <w:t xml:space="preserve"> NDB age-stratified surgery tables </w:t>
        </w:r>
      </w:ins>
      <w:ins w:id="259" w:author="治輝 齋藤" w:date="2026-04-30T20:49:00Z" w16du:dateUtc="2026-04-30T11:49:00Z">
        <w:r w:rsidR="005A5D79" w:rsidRPr="005A5D79">
          <w:rPr>
            <w:lang w:eastAsia="ja-JP"/>
          </w:rPr>
          <w:t>with</w:t>
        </w:r>
      </w:ins>
      <w:ins w:id="260" w:author="治輝 齋藤" w:date="2026-04-30T19:43:00Z" w16du:dateUtc="2026-04-30T10:43:00Z">
        <w:r w:rsidRPr="00061A98">
          <w:rPr>
            <w:lang w:eastAsia="ja-JP"/>
          </w:rPr>
          <w:t xml:space="preserve"> 2020 census 5-year age-group population counts from e-Stat. </w:t>
        </w:r>
      </w:ins>
      <w:ins w:id="261" w:author="治輝 齋藤" w:date="2026-05-20T12:37:00Z" w16du:dateUtc="2026-05-20T03:37:00Z">
        <w:r w:rsidR="006D25B6" w:rsidRPr="006D25B6">
          <w:rPr>
            <w:lang w:eastAsia="ja-JP"/>
          </w:rPr>
          <w:t>Some age-stratified surgery counts in public NDB Open Data are withheld for disclosure control. These counts appear as a hyphen ("-") in the tables.</w:t>
        </w:r>
      </w:ins>
      <w:ins w:id="262" w:author="治輝 齋藤" w:date="2026-04-30T19:43:00Z" w16du:dateUtc="2026-04-30T10:43:00Z">
        <w:r w:rsidRPr="00061A98">
          <w:rPr>
            <w:lang w:eastAsia="ja-JP"/>
          </w:rPr>
          <w:t xml:space="preserve"> </w:t>
        </w:r>
      </w:ins>
      <w:ins w:id="263" w:author="治輝 齋藤" w:date="2026-05-20T12:37:00Z" w16du:dateUtc="2026-05-20T03:37:00Z">
        <w:r w:rsidR="006D25B6" w:rsidRPr="006D25B6">
          <w:rPr>
            <w:lang w:eastAsia="ja-JP"/>
          </w:rPr>
          <w:t>We prespecified three replacement scenarios: 0, 5, or 9 surgeries per withheld cell. We repeated indirect standardization under each scenario</w:t>
        </w:r>
      </w:ins>
      <w:ins w:id="264" w:author="治輝 齋藤" w:date="2026-05-20T12:22:00Z" w16du:dateUtc="2026-05-20T03:22:00Z">
        <w:r w:rsidR="00544AE5" w:rsidRPr="00544AE5">
          <w:rPr>
            <w:lang w:eastAsia="ja-JP"/>
          </w:rPr>
          <w:t xml:space="preserve">. </w:t>
        </w:r>
      </w:ins>
      <w:ins w:id="265" w:author="治輝 齋藤" w:date="2026-04-30T19:43:00Z" w16du:dateUtc="2026-04-30T10:43:00Z">
        <w:r w:rsidRPr="00061A98">
          <w:rPr>
            <w:lang w:eastAsia="ja-JP"/>
          </w:rPr>
          <w:t>For each scenario, we calculated national age-specific surgery rates, expected prefectural counts, SIR, and ISR (SIR × national crude rate)</w:t>
        </w:r>
      </w:ins>
      <w:ins w:id="266" w:author="治輝 齋藤" w:date="2026-04-30T20:50:00Z" w16du:dateUtc="2026-04-30T11:50:00Z">
        <w:r w:rsidR="005A5D79" w:rsidRPr="005A5D79">
          <w:rPr>
            <w:lang w:eastAsia="ja-JP"/>
          </w:rPr>
          <w:t>. We</w:t>
        </w:r>
      </w:ins>
      <w:ins w:id="267" w:author="治輝 齋藤" w:date="2026-04-30T19:43:00Z" w16du:dateUtc="2026-04-30T10:43:00Z">
        <w:r w:rsidRPr="00061A98">
          <w:rPr>
            <w:lang w:eastAsia="ja-JP"/>
          </w:rPr>
          <w:t xml:space="preserve"> then regressed ISR on terrain slope with and without covariate adjustment. </w:t>
        </w:r>
      </w:ins>
      <w:ins w:id="268" w:author="治輝 齋藤" w:date="2026-04-30T20:50:00Z" w16du:dateUtc="2026-04-30T11:50:00Z">
        <w:r w:rsidR="005A5D79" w:rsidRPr="005A5D79">
          <w:rPr>
            <w:lang w:eastAsia="ja-JP"/>
          </w:rPr>
          <w:t>These analyses were treated</w:t>
        </w:r>
      </w:ins>
      <w:ins w:id="269" w:author="治輝 齋藤" w:date="2026-04-30T19:43:00Z" w16du:dateUtc="2026-04-30T10:43:00Z">
        <w:r w:rsidRPr="00061A98">
          <w:rPr>
            <w:lang w:eastAsia="ja-JP"/>
          </w:rPr>
          <w:t xml:space="preserve"> as sensitivity analyses only (not primary inference), given potential secondary masking.</w:t>
        </w:r>
      </w:ins>
      <w:commentRangeEnd w:id="251"/>
      <w:ins w:id="270" w:author="治輝 齋藤" w:date="2026-04-30T20:24:00Z" w16du:dateUtc="2026-04-30T11:24:00Z">
        <w:r w:rsidR="00B4073B">
          <w:rPr>
            <w:rStyle w:val="af2"/>
            <w:sz w:val="24"/>
            <w:szCs w:val="24"/>
            <w:lang w:eastAsia="ja-JP"/>
          </w:rPr>
          <w:commentReference w:id="251"/>
        </w:r>
      </w:ins>
    </w:p>
    <w:p w14:paraId="557CFC09" w14:textId="7DA16CB6" w:rsidR="00E911FF" w:rsidRPr="00A5744A" w:rsidRDefault="00E911FF" w:rsidP="00705772">
      <w:pPr>
        <w:pStyle w:val="a0"/>
        <w:spacing w:line="360" w:lineRule="auto"/>
        <w:rPr>
          <w:lang w:eastAsia="ja-JP"/>
        </w:rPr>
      </w:pPr>
      <w:r w:rsidRPr="00E911FF">
        <w:rPr>
          <w:lang w:eastAsia="ja-JP"/>
        </w:rPr>
        <w:t>All manuscript figures were generated programmatically from study data</w:t>
      </w:r>
      <w:commentRangeStart w:id="271"/>
      <w:commentRangeStart w:id="272"/>
      <w:r w:rsidRPr="00E911FF">
        <w:rPr>
          <w:lang w:eastAsia="ja-JP"/>
        </w:rPr>
        <w:t xml:space="preserve"> </w:t>
      </w:r>
      <w:del w:id="273" w:author="治輝 齋藤" w:date="2026-05-19T23:49:00Z" w16du:dateUtc="2026-05-19T14:49:00Z">
        <w:r w:rsidRPr="00E911FF" w:rsidDel="00380229">
          <w:rPr>
            <w:lang w:eastAsia="ja-JP"/>
          </w:rPr>
          <w:delText>(not by image-generative AI tools)</w:delText>
        </w:r>
      </w:del>
      <w:r w:rsidRPr="00E911FF">
        <w:rPr>
          <w:lang w:eastAsia="ja-JP"/>
        </w:rPr>
        <w:t xml:space="preserve"> </w:t>
      </w:r>
      <w:commentRangeEnd w:id="271"/>
      <w:r w:rsidR="008A413E" w:rsidRPr="00E911FF">
        <w:rPr>
          <w:rStyle w:val="af2"/>
          <w:sz w:val="24"/>
          <w:szCs w:val="24"/>
          <w:lang w:eastAsia="ja-JP"/>
        </w:rPr>
        <w:commentReference w:id="271"/>
      </w:r>
      <w:commentRangeEnd w:id="272"/>
      <w:r w:rsidR="00380229">
        <w:rPr>
          <w:rStyle w:val="af2"/>
        </w:rPr>
        <w:commentReference w:id="272"/>
      </w:r>
      <w:r w:rsidRPr="00E911FF">
        <w:rPr>
          <w:lang w:eastAsia="ja-JP"/>
        </w:rPr>
        <w:t xml:space="preserve">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w:t>
      </w:r>
      <w:del w:id="274" w:author="治輝 齋藤" w:date="2026-05-20T08:32:00Z" w16du:dateUtc="2026-05-19T23:32:00Z">
        <w:r w:rsidRPr="00E911FF" w:rsidDel="0078098C">
          <w:rPr>
            <w:lang w:eastAsia="ja-JP"/>
          </w:rPr>
          <w:delText xml:space="preserve">Figure 2 from the corresponding correlation matrix, </w:delText>
        </w:r>
      </w:del>
      <w:r w:rsidRPr="00E911FF">
        <w:rPr>
          <w:lang w:eastAsia="ja-JP"/>
        </w:rPr>
        <w:t xml:space="preserve">and </w:t>
      </w:r>
      <w:ins w:id="275" w:author="治輝 齋藤" w:date="2026-05-20T17:48:00Z" w16du:dateUtc="2026-05-20T08:48:00Z">
        <w:r w:rsidR="00C1197A" w:rsidRPr="00C1197A">
          <w:rPr>
            <w:lang w:eastAsia="ja-JP"/>
          </w:rPr>
          <w:t>Figure 2</w:t>
        </w:r>
      </w:ins>
      <w:del w:id="276" w:author="治輝 齋藤" w:date="2026-05-20T17:48:00Z" w16du:dateUtc="2026-05-20T08:48:00Z">
        <w:r w:rsidRPr="00E911FF" w:rsidDel="00C1197A">
          <w:rPr>
            <w:lang w:eastAsia="ja-JP"/>
          </w:rPr>
          <w:delText xml:space="preserve">Figures </w:delText>
        </w:r>
      </w:del>
      <w:del w:id="277" w:author="治輝 齋藤" w:date="2026-05-20T08:32:00Z" w16du:dateUtc="2026-05-19T23:32:00Z">
        <w:r w:rsidRPr="00E911FF" w:rsidDel="0078098C">
          <w:rPr>
            <w:lang w:eastAsia="ja-JP"/>
          </w:rPr>
          <w:delText>3-5</w:delText>
        </w:r>
      </w:del>
      <w:r w:rsidRPr="00E911FF">
        <w:rPr>
          <w:lang w:eastAsia="ja-JP"/>
        </w:rPr>
        <w:t xml:space="preserve"> by joining prefecture-level indicators to national prefectural boundary geodata and rendering </w:t>
      </w:r>
      <w:ins w:id="278" w:author="治輝 齋藤" w:date="2026-05-20T17:48:00Z" w16du:dateUtc="2026-05-20T08:48:00Z">
        <w:r w:rsidR="00C1197A" w:rsidRPr="00C1197A">
          <w:rPr>
            <w:lang w:eastAsia="ja-JP"/>
          </w:rPr>
          <w:t>a three-panel</w:t>
        </w:r>
      </w:ins>
      <w:ins w:id="279" w:author="治輝 齋藤" w:date="2026-05-20T17:49:00Z" w16du:dateUtc="2026-05-20T08:49:00Z">
        <w:r w:rsidR="00C1197A">
          <w:rPr>
            <w:rFonts w:hint="eastAsia"/>
            <w:lang w:eastAsia="ja-JP"/>
          </w:rPr>
          <w:t xml:space="preserve"> </w:t>
        </w:r>
      </w:ins>
      <w:r w:rsidRPr="00E911FF">
        <w:rPr>
          <w:lang w:eastAsia="ja-JP"/>
        </w:rPr>
        <w:lastRenderedPageBreak/>
        <w:t xml:space="preserve">choropleth </w:t>
      </w:r>
      <w:ins w:id="280" w:author="治輝 齋藤" w:date="2026-05-20T17:49:00Z" w16du:dateUtc="2026-05-20T08:49:00Z">
        <w:r w:rsidR="00C1197A" w:rsidRPr="00C1197A">
          <w:rPr>
            <w:lang w:eastAsia="ja-JP"/>
          </w:rPr>
          <w:t>composite (panels A–C) at 300 dpi</w:t>
        </w:r>
      </w:ins>
      <w:del w:id="281" w:author="治輝 齋藤" w:date="2026-05-20T17:49:00Z" w16du:dateUtc="2026-05-20T08:49:00Z">
        <w:r w:rsidRPr="00E911FF" w:rsidDel="00C1197A">
          <w:rPr>
            <w:lang w:eastAsia="ja-JP"/>
          </w:rPr>
          <w:delText>maps</w:delText>
        </w:r>
      </w:del>
      <w:r w:rsidRPr="00E911FF">
        <w:rPr>
          <w:lang w:eastAsia="ja-JP"/>
        </w:rPr>
        <w:t>.</w:t>
      </w:r>
      <w:ins w:id="282" w:author="治輝 齋藤" w:date="2026-05-20T20:10:00Z" w16du:dateUtc="2026-05-20T11:10:00Z">
        <w:r w:rsidR="00EF6117" w:rsidRPr="00EF6117">
          <w:t xml:space="preserve"> </w:t>
        </w:r>
        <w:commentRangeStart w:id="283"/>
        <w:r w:rsidR="00EF6117" w:rsidRPr="00EF6117">
          <w:rPr>
            <w:lang w:eastAsia="ja-JP"/>
          </w:rPr>
          <w:t>For map display only, distant small islets were omitted from mainland panel geometries to improve legibility; Okinawa Prefecture was shown in a separate inset (main island only, independent scale). Prefecture-level values used for choropleth shading were unchanged.</w:t>
        </w:r>
        <w:commentRangeEnd w:id="283"/>
        <w:r w:rsidR="00EF6117">
          <w:rPr>
            <w:rStyle w:val="af2"/>
          </w:rPr>
          <w:commentReference w:id="283"/>
        </w:r>
      </w:ins>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284" w:name="results-1"/>
      <w:bookmarkEnd w:id="176"/>
      <w:bookmarkEnd w:id="221"/>
      <w:r>
        <w:t>Results</w:t>
      </w:r>
    </w:p>
    <w:p w14:paraId="4ECE8A21" w14:textId="77777777" w:rsidR="00073AD9" w:rsidRDefault="00000000" w:rsidP="00705772">
      <w:pPr>
        <w:pStyle w:val="2"/>
        <w:spacing w:line="360" w:lineRule="auto"/>
      </w:pPr>
      <w:bookmarkStart w:id="285" w:name="descriptive-statistics"/>
      <w:r>
        <w:t>1. Descriptive Statistics</w:t>
      </w:r>
    </w:p>
    <w:p w14:paraId="6495FDA3" w14:textId="4E767204"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 xml:space="preserve">range </w:t>
      </w:r>
      <w:commentRangeStart w:id="286"/>
      <w:r>
        <w:t>1.81</w:t>
      </w:r>
      <w:ins w:id="287" w:author="治輝 齋藤" w:date="2026-05-20T12:48:00Z" w16du:dateUtc="2026-05-20T03:48:00Z">
        <w:r w:rsidR="00EB4379" w:rsidRPr="00EB4379">
          <w:t xml:space="preserve"> degrees in Ibaraki</w:t>
        </w:r>
      </w:ins>
      <w:r>
        <w:t>–15.43 degrees</w:t>
      </w:r>
      <w:ins w:id="288" w:author="治輝 齋藤" w:date="2026-05-20T12:48:00Z" w16du:dateUtc="2026-05-20T03:48:00Z">
        <w:r w:rsidR="00EB4379">
          <w:rPr>
            <w:rFonts w:hint="eastAsia"/>
            <w:lang w:eastAsia="ja-JP"/>
          </w:rPr>
          <w:t xml:space="preserve"> </w:t>
        </w:r>
        <w:r w:rsidR="00EB4379" w:rsidRPr="00EB4379">
          <w:t>in Niigata</w:t>
        </w:r>
        <w:commentRangeEnd w:id="286"/>
        <w:r w:rsidR="00EB4379">
          <w:rPr>
            <w:rStyle w:val="af2"/>
          </w:rPr>
          <w:commentReference w:id="286"/>
        </w:r>
      </w:ins>
      <w:r>
        <w:t>)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ins w:id="289" w:author="治輝 齋藤" w:date="2026-05-19T23:26:00Z" w16du:dateUtc="2026-05-19T14:26:00Z">
        <w:r w:rsidR="00DA5DB9" w:rsidRPr="00DA5DB9">
          <w:t>proportion aged ≥65 years</w:t>
        </w:r>
      </w:ins>
      <w:del w:id="290" w:author="治輝 齋藤" w:date="2026-05-19T23:26:00Z" w16du:dateUtc="2026-05-19T14:26:00Z">
        <w:r w:rsidDel="00DA5DB9">
          <w:delText>aging rate</w:delText>
        </w:r>
      </w:del>
      <w:r>
        <w:t xml:space="preserve"> was 30.7 ± 3.1%</w:t>
      </w:r>
      <w:r w:rsidR="00E11A9A" w:rsidRPr="00E11A9A">
        <w:t xml:space="preserve"> (median 31.3%; IQR 29.3–32.9%)</w:t>
      </w:r>
      <w:r>
        <w:t>, and the mean proportion with fast</w:t>
      </w:r>
      <w:ins w:id="291" w:author="治輝 齋藤" w:date="2026-05-19T23:26:00Z" w16du:dateUtc="2026-05-19T14:26:00Z">
        <w:r w:rsidR="00DA5DB9">
          <w:rPr>
            <w:rFonts w:hint="eastAsia"/>
            <w:lang w:eastAsia="ja-JP"/>
          </w:rPr>
          <w:t>-</w:t>
        </w:r>
      </w:ins>
      <w:del w:id="292" w:author="治輝 齋藤" w:date="2026-05-19T23:26:00Z" w16du:dateUtc="2026-05-19T14:26:00Z">
        <w:r w:rsidDel="00DA5DB9">
          <w:delText xml:space="preserve"> </w:delText>
        </w:r>
      </w:del>
      <w:r>
        <w:t xml:space="preserve">walking </w:t>
      </w:r>
      <w:ins w:id="293" w:author="治輝 齋藤" w:date="2026-05-19T23:26:00Z" w16du:dateUtc="2026-05-19T14:26:00Z">
        <w:r w:rsidR="00DA5DB9" w:rsidRPr="00DA5DB9">
          <w:t>proportion</w:t>
        </w:r>
      </w:ins>
      <w:del w:id="294" w:author="治輝 齋藤" w:date="2026-05-19T23:26:00Z" w16du:dateUtc="2026-05-19T14:26:00Z">
        <w:r w:rsidDel="00DA5DB9">
          <w:delText>speed</w:delText>
        </w:r>
      </w:del>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295" w:name="correlation-analysis"/>
      <w:bookmarkEnd w:id="285"/>
      <w:r>
        <w:t>2. Correlation Analysis</w:t>
      </w:r>
    </w:p>
    <w:p w14:paraId="79571341" w14:textId="03D87CFD" w:rsidR="00073AD9" w:rsidRDefault="0078098C" w:rsidP="00705772">
      <w:pPr>
        <w:pStyle w:val="FirstParagraph"/>
        <w:spacing w:line="360" w:lineRule="auto"/>
      </w:pPr>
      <w:ins w:id="296" w:author="治輝 齋藤" w:date="2026-05-20T08:32:00Z" w16du:dateUtc="2026-05-19T23:32:00Z">
        <w:r w:rsidRPr="0078098C">
          <w:t>Bivariate correlations are summarized in Table 2 and illustrated for the primary exposure–outcome pair in Figure 1.</w:t>
        </w:r>
        <w:r>
          <w:rPr>
            <w:rFonts w:hint="eastAsia"/>
            <w:lang w:eastAsia="ja-JP"/>
          </w:rPr>
          <w:t xml:space="preserve"> </w:t>
        </w:r>
      </w:ins>
      <w:ins w:id="297" w:author="治輝 齋藤" w:date="2026-05-20T20:11:00Z" w16du:dateUtc="2026-05-20T11:11:00Z">
        <w:r w:rsidR="00EF6117" w:rsidRPr="00EF6117">
          <w:rPr>
            <w:lang w:eastAsia="ja-JP"/>
          </w:rPr>
          <w:t xml:space="preserve">Prefectural geographic distributions of terrain </w:t>
        </w:r>
        <w:r w:rsidR="00EF6117" w:rsidRPr="00EF6117">
          <w:rPr>
            <w:lang w:eastAsia="ja-JP"/>
          </w:rPr>
          <w:lastRenderedPageBreak/>
          <w:t>slope, hip fracture surgery rate, and their joint classification are shown in Figure 2.</w:t>
        </w:r>
        <w:r w:rsidR="00EF6117">
          <w:rPr>
            <w:rFonts w:hint="eastAsia"/>
            <w:lang w:eastAsia="ja-JP"/>
          </w:rPr>
          <w:t xml:space="preserve"> </w:t>
        </w:r>
      </w:ins>
      <w:r>
        <w:t xml:space="preserve">Terrain slope </w:t>
      </w:r>
      <w:ins w:id="298" w:author="治輝 齋藤" w:date="2026-05-20T08:33:00Z" w16du:dateUtc="2026-05-19T23:33:00Z">
        <w:r w:rsidRPr="0078098C">
          <w:t>correlated positively</w:t>
        </w:r>
      </w:ins>
      <w:del w:id="299" w:author="治輝 齋藤" w:date="2026-05-20T08:33:00Z" w16du:dateUtc="2026-05-19T23:33:00Z">
        <w:r w:rsidDel="0078098C">
          <w:delText>showed a moderate positive correlation</w:delText>
        </w:r>
      </w:del>
      <w:r>
        <w:t xml:space="preserve"> with hip fracture surgery </w:t>
      </w:r>
      <w:ins w:id="300" w:author="治輝 齋藤" w:date="2026-05-19T23:27:00Z" w16du:dateUtc="2026-05-19T14:27:00Z">
        <w:r w:rsidR="00DA5DB9" w:rsidRPr="00DA5DB9">
          <w:t>proportion</w:t>
        </w:r>
      </w:ins>
      <w:commentRangeStart w:id="301"/>
      <w:commentRangeStart w:id="302"/>
      <w:del w:id="303" w:author="治輝 齋藤" w:date="2026-05-19T23:27:00Z" w16du:dateUtc="2026-05-19T14:27:00Z">
        <w:r w:rsidDel="00DA5DB9">
          <w:delText>rate</w:delText>
        </w:r>
        <w:commentRangeEnd w:id="301"/>
        <w:r w:rsidR="008A413E" w:rsidDel="00DA5DB9">
          <w:rPr>
            <w:rStyle w:val="af2"/>
            <w:sz w:val="24"/>
            <w:szCs w:val="24"/>
          </w:rPr>
          <w:commentReference w:id="301"/>
        </w:r>
      </w:del>
      <w:commentRangeEnd w:id="302"/>
      <w:r w:rsidR="00DA5DB9">
        <w:rPr>
          <w:rStyle w:val="af2"/>
        </w:rPr>
        <w:commentReference w:id="302"/>
      </w:r>
      <w:r>
        <w:t xml:space="preserve"> (r = 0.475, </w:t>
      </w:r>
      <w:r>
        <w:rPr>
          <w:i/>
          <w:iCs/>
        </w:rPr>
        <w:t>p</w:t>
      </w:r>
      <w:r>
        <w:t xml:space="preserve"> &lt; 0.01) and with total fracture surgery rate (r = 0.394, </w:t>
      </w:r>
      <w:r>
        <w:rPr>
          <w:i/>
          <w:iCs/>
        </w:rPr>
        <w:t>p</w:t>
      </w:r>
      <w:r>
        <w:t xml:space="preserve"> &lt; 0.01)</w:t>
      </w:r>
      <w:del w:id="304" w:author="治輝 齋藤" w:date="2026-05-20T08:33:00Z" w16du:dateUtc="2026-05-19T23:33:00Z">
        <w:r w:rsidDel="0078098C">
          <w:delText xml:space="preserve"> (Table 2)</w:delText>
        </w:r>
      </w:del>
      <w:r>
        <w:t xml:space="preserve">. </w:t>
      </w:r>
      <w:del w:id="305" w:author="治輝 齋藤" w:date="2026-05-20T08:34:00Z" w16du:dateUtc="2026-05-19T23:34:00Z">
        <w:r w:rsidR="00CA3F03" w:rsidRPr="00CA3F03" w:rsidDel="0078098C">
          <w:delText xml:space="preserve">Figure 1 illustrates the bivariate association between terrain slope and hip fracture surgery rate; </w:delText>
        </w:r>
        <w:commentRangeStart w:id="306"/>
        <w:commentRangeStart w:id="307"/>
        <w:r w:rsidR="00CA3F03" w:rsidRPr="00CA3F03" w:rsidDel="0078098C">
          <w:delText>Figure 2</w:delText>
        </w:r>
        <w:commentRangeEnd w:id="306"/>
        <w:r w:rsidR="00A6730B" w:rsidRPr="00CA3F03" w:rsidDel="0078098C">
          <w:rPr>
            <w:rStyle w:val="af2"/>
            <w:sz w:val="24"/>
            <w:szCs w:val="24"/>
          </w:rPr>
          <w:commentReference w:id="306"/>
        </w:r>
      </w:del>
      <w:commentRangeEnd w:id="307"/>
      <w:r w:rsidR="008D2029">
        <w:rPr>
          <w:rStyle w:val="af2"/>
        </w:rPr>
        <w:commentReference w:id="307"/>
      </w:r>
      <w:del w:id="308" w:author="治輝 齋藤" w:date="2026-05-20T08:34:00Z" w16du:dateUtc="2026-05-19T23:34:00Z">
        <w:r w:rsidR="00CA3F03" w:rsidRPr="00CA3F03" w:rsidDel="0078098C">
          <w:delText xml:space="preserve"> displays the correlation matrix.</w:delText>
        </w:r>
        <w:r w:rsidR="00CA3F03" w:rsidDel="0078098C">
          <w:rPr>
            <w:rFonts w:hint="eastAsia"/>
            <w:lang w:eastAsia="ja-JP"/>
          </w:rPr>
          <w:delText xml:space="preserve"> </w:delText>
        </w:r>
      </w:del>
      <w:r>
        <w:t xml:space="preserve">Slope </w:t>
      </w:r>
      <w:ins w:id="309" w:author="治輝 齋藤" w:date="2026-05-20T08:34:00Z" w16du:dateUtc="2026-05-19T23:34:00Z">
        <w:r w:rsidRPr="0078098C">
          <w:t>correlated</w:t>
        </w:r>
      </w:ins>
      <w:del w:id="310" w:author="治輝 齋藤" w:date="2026-05-20T08:34:00Z" w16du:dateUtc="2026-05-19T23:34:00Z">
        <w:r w:rsidDel="0078098C">
          <w:delText>was also</w:delText>
        </w:r>
      </w:del>
      <w:r>
        <w:t xml:space="preserve"> positively </w:t>
      </w:r>
      <w:del w:id="311" w:author="治輝 齋藤" w:date="2026-05-20T08:34:00Z" w16du:dateUtc="2026-05-19T23:34:00Z">
        <w:r w:rsidDel="0078098C">
          <w:delText xml:space="preserve">correlated </w:delText>
        </w:r>
      </w:del>
      <w:r>
        <w:t xml:space="preserve">with </w:t>
      </w:r>
      <w:ins w:id="312" w:author="治輝 齋藤" w:date="2026-05-19T23:27:00Z" w16du:dateUtc="2026-05-19T14:27:00Z">
        <w:r w:rsidR="00DA5DB9" w:rsidRPr="00DA5DB9">
          <w:t>proportion aged ≥65 years</w:t>
        </w:r>
      </w:ins>
      <w:del w:id="313" w:author="治輝 齋藤" w:date="2026-05-19T23:27:00Z" w16du:dateUtc="2026-05-19T14:27:00Z">
        <w:r w:rsidDel="00DA5DB9">
          <w:delText>aging rate</w:delText>
        </w:r>
      </w:del>
      <w:r>
        <w:t xml:space="preserve"> (r = 0.505, </w:t>
      </w:r>
      <w:r>
        <w:rPr>
          <w:i/>
          <w:iCs/>
        </w:rPr>
        <w:t>p</w:t>
      </w:r>
      <w:r>
        <w:t xml:space="preserve"> &lt; 0.01)</w:t>
      </w:r>
      <w:del w:id="314" w:author="治輝 齋藤" w:date="2026-05-20T08:35:00Z" w16du:dateUtc="2026-05-19T23:35:00Z">
        <w:r w:rsidDel="0078098C">
          <w:delText>. In contrast, slope</w:delText>
        </w:r>
      </w:del>
      <w:ins w:id="315" w:author="治輝 齋藤" w:date="2026-05-20T08:35:00Z" w16du:dateUtc="2026-05-19T23:35:00Z">
        <w:r>
          <w:rPr>
            <w:rFonts w:hint="eastAsia"/>
            <w:lang w:eastAsia="ja-JP"/>
          </w:rPr>
          <w:t xml:space="preserve"> and</w:t>
        </w:r>
      </w:ins>
      <w:r>
        <w:t xml:space="preserve"> showed a weak negative correlation with fast</w:t>
      </w:r>
      <w:ins w:id="316" w:author="治輝 齋藤" w:date="2026-05-19T23:28:00Z" w16du:dateUtc="2026-05-19T14:28:00Z">
        <w:r w:rsidR="00DA5DB9">
          <w:rPr>
            <w:rFonts w:hint="eastAsia"/>
            <w:lang w:eastAsia="ja-JP"/>
          </w:rPr>
          <w:t>-</w:t>
        </w:r>
      </w:ins>
      <w:del w:id="317" w:author="治輝 齋藤" w:date="2026-05-19T23:28:00Z" w16du:dateUtc="2026-05-19T14:28:00Z">
        <w:r w:rsidDel="00DA5DB9">
          <w:delText xml:space="preserve"> </w:delText>
        </w:r>
      </w:del>
      <w:r>
        <w:t xml:space="preserve">walking </w:t>
      </w:r>
      <w:ins w:id="318" w:author="治輝 齋藤" w:date="2026-05-19T23:28:00Z" w16du:dateUtc="2026-05-19T14:28:00Z">
        <w:r w:rsidR="00DA5DB9" w:rsidRPr="00DA5DB9">
          <w:t>proportion</w:t>
        </w:r>
      </w:ins>
      <w:del w:id="319" w:author="治輝 齋藤" w:date="2026-05-19T23:28:00Z" w16du:dateUtc="2026-05-19T14:28:00Z">
        <w:r w:rsidDel="00DA5DB9">
          <w:delText>rate</w:delText>
        </w:r>
      </w:del>
      <w:r>
        <w:t xml:space="preserve"> (r = −0.264</w:t>
      </w:r>
      <w:commentRangeStart w:id="320"/>
      <w:ins w:id="321" w:author="治輝 齋藤" w:date="2026-05-20T08:36:00Z" w16du:dateUtc="2026-05-19T23:36:00Z">
        <w:r w:rsidRPr="0078098C">
          <w:t xml:space="preserve">, </w:t>
        </w:r>
        <w:r w:rsidRPr="0078098C">
          <w:rPr>
            <w:i/>
            <w:iCs/>
          </w:rPr>
          <w:t>p</w:t>
        </w:r>
        <w:r w:rsidRPr="0078098C">
          <w:t xml:space="preserve"> = 0.073</w:t>
        </w:r>
      </w:ins>
      <w:commentRangeEnd w:id="320"/>
      <w:ins w:id="322" w:author="治輝 齋藤" w:date="2026-05-20T08:53:00Z" w16du:dateUtc="2026-05-19T23:53:00Z">
        <w:r w:rsidR="0074508A">
          <w:rPr>
            <w:rStyle w:val="af2"/>
          </w:rPr>
          <w:commentReference w:id="320"/>
        </w:r>
      </w:ins>
      <w:r>
        <w:t xml:space="preserve">). </w:t>
      </w:r>
      <w:ins w:id="323" w:author="治輝 齋藤" w:date="2026-05-20T08:37:00Z" w16du:dateUtc="2026-05-19T23:37:00Z">
        <w:r w:rsidRPr="0078098C">
          <w:t>Correlations with humerus and forearm surgery rates were</w:t>
        </w:r>
      </w:ins>
      <w:del w:id="324" w:author="治輝 齋藤" w:date="2026-05-20T08:37:00Z" w16du:dateUtc="2026-05-19T23:37:00Z">
        <w:r w:rsidDel="0078098C">
          <w:delText>Slope showed</w:delText>
        </w:r>
      </w:del>
      <w:r>
        <w:t xml:space="preserve"> weak and non-significant</w:t>
      </w:r>
      <w:del w:id="325" w:author="治輝 齋藤" w:date="2026-05-20T08:37:00Z" w16du:dateUtc="2026-05-19T23:37:00Z">
        <w:r w:rsidDel="0078098C">
          <w:delText xml:space="preserve"> correlations with humerus fracture rate</w:delText>
        </w:r>
      </w:del>
      <w:r>
        <w:t xml:space="preserve"> (r = 0.138</w:t>
      </w:r>
      <w:del w:id="326" w:author="治輝 齋藤" w:date="2026-05-20T08:37:00Z" w16du:dateUtc="2026-05-19T23:37:00Z">
        <w:r w:rsidDel="0078098C">
          <w:delText>)</w:delText>
        </w:r>
      </w:del>
      <w:r>
        <w:t xml:space="preserve"> and </w:t>
      </w:r>
      <w:del w:id="327" w:author="治輝 齋藤" w:date="2026-05-20T08:37:00Z" w16du:dateUtc="2026-05-19T23:37:00Z">
        <w:r w:rsidDel="0078098C">
          <w:delText xml:space="preserve">forearm fracture rate (r = </w:delText>
        </w:r>
      </w:del>
      <w:r>
        <w:t>0.177</w:t>
      </w:r>
      <w:ins w:id="328" w:author="治輝 齋藤" w:date="2026-05-20T08:37:00Z" w16du:dateUtc="2026-05-19T23:37:00Z">
        <w:r w:rsidRPr="0078098C">
          <w:t>, respectively</w:t>
        </w:r>
      </w:ins>
      <w:r>
        <w:t>).</w:t>
      </w:r>
    </w:p>
    <w:p w14:paraId="1C8A9B87" w14:textId="448C722C" w:rsidR="00073AD9" w:rsidRDefault="00000000" w:rsidP="00705772">
      <w:pPr>
        <w:pStyle w:val="2"/>
        <w:spacing w:line="360" w:lineRule="auto"/>
        <w:rPr>
          <w:lang w:eastAsia="ja-JP"/>
        </w:rPr>
      </w:pPr>
      <w:bookmarkStart w:id="329" w:name="regression-analysis-hip-fracture"/>
      <w:bookmarkEnd w:id="295"/>
      <w:commentRangeStart w:id="330"/>
      <w:r>
        <w:t xml:space="preserve">3. </w:t>
      </w:r>
      <w:ins w:id="331" w:author="治輝 齋藤" w:date="2026-05-20T14:36:00Z" w16du:dateUtc="2026-05-20T05:36:00Z">
        <w:r w:rsidR="00CD1EF6" w:rsidRPr="00CD1EF6">
          <w:t>Primary</w:t>
        </w:r>
        <w:r w:rsidR="00CD1EF6">
          <w:rPr>
            <w:rFonts w:hint="eastAsia"/>
            <w:lang w:eastAsia="ja-JP"/>
          </w:rPr>
          <w:t xml:space="preserve"> </w:t>
        </w:r>
      </w:ins>
      <w:r>
        <w:t>Regression Analysis: Hip Fracture</w:t>
      </w:r>
      <w:ins w:id="332" w:author="治輝 齋藤" w:date="2026-05-20T14:36:00Z" w16du:dateUtc="2026-05-20T05:36:00Z">
        <w:r w:rsidR="00CD1EF6">
          <w:rPr>
            <w:rFonts w:hint="eastAsia"/>
            <w:lang w:eastAsia="ja-JP"/>
          </w:rPr>
          <w:t xml:space="preserve"> </w:t>
        </w:r>
        <w:r w:rsidR="00CD1EF6" w:rsidRPr="00CD1EF6">
          <w:rPr>
            <w:lang w:eastAsia="ja-JP"/>
          </w:rPr>
          <w:t>Surgery Rate</w:t>
        </w:r>
      </w:ins>
      <w:commentRangeEnd w:id="330"/>
      <w:ins w:id="333" w:author="治輝 齋藤" w:date="2026-05-20T14:40:00Z" w16du:dateUtc="2026-05-20T05:40:00Z">
        <w:r w:rsidR="00CD1EF6">
          <w:rPr>
            <w:rStyle w:val="af2"/>
            <w:rFonts w:asciiTheme="minorHAnsi" w:eastAsiaTheme="minorEastAsia" w:hAnsiTheme="minorHAnsi" w:cstheme="minorBidi"/>
            <w:color w:val="auto"/>
          </w:rPr>
          <w:commentReference w:id="330"/>
        </w:r>
      </w:ins>
    </w:p>
    <w:p w14:paraId="0C7D47B6" w14:textId="63AFD947"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ins w:id="334" w:author="治輝 齋藤" w:date="2026-05-19T23:29:00Z" w16du:dateUtc="2026-05-19T14:29:00Z">
        <w:r w:rsidR="00DA5DB9" w:rsidRPr="00DA5DB9">
          <w:t>proportion aged ≥65 years</w:t>
        </w:r>
      </w:ins>
      <w:del w:id="335" w:author="治輝 齋藤" w:date="2026-05-19T23:29:00Z" w16du:dateUtc="2026-05-19T14:29:00Z">
        <w:r w:rsidDel="00DA5DB9">
          <w:delText>aging rate</w:delText>
        </w:r>
      </w:del>
      <w:r>
        <w:t>, fast</w:t>
      </w:r>
      <w:ins w:id="336" w:author="治輝 齋藤" w:date="2026-05-19T23:29:00Z" w16du:dateUtc="2026-05-19T14:29:00Z">
        <w:r w:rsidR="00DA5DB9">
          <w:rPr>
            <w:rFonts w:hint="eastAsia"/>
            <w:lang w:eastAsia="ja-JP"/>
          </w:rPr>
          <w:t>-</w:t>
        </w:r>
      </w:ins>
      <w:del w:id="337" w:author="治輝 齋藤" w:date="2026-05-19T23:29:00Z" w16du:dateUtc="2026-05-19T14:29:00Z">
        <w:r w:rsidDel="00DA5DB9">
          <w:delText xml:space="preserve"> </w:delText>
        </w:r>
      </w:del>
      <w:r>
        <w:t xml:space="preserve">walking </w:t>
      </w:r>
      <w:ins w:id="338" w:author="治輝 齋藤" w:date="2026-05-19T23:29:00Z" w16du:dateUtc="2026-05-19T14:29:00Z">
        <w:r w:rsidR="00DA5DB9" w:rsidRPr="00DA5DB9">
          <w:t>proportion</w:t>
        </w:r>
      </w:ins>
      <w:del w:id="339" w:author="治輝 齋藤" w:date="2026-05-19T23:29:00Z" w16du:dateUtc="2026-05-19T14:29:00Z">
        <w:r w:rsidDel="00DA5DB9">
          <w:delText>rate</w:delText>
        </w:r>
      </w:del>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ins w:id="340" w:author="治輝 齋藤" w:date="2026-05-19T23:29:00Z" w16du:dateUtc="2026-05-19T14:29:00Z">
        <w:r w:rsidR="00DA5DB9" w:rsidRPr="00DA5DB9">
          <w:t>Proportion aged ≥65 years</w:t>
        </w:r>
      </w:ins>
      <w:del w:id="341" w:author="治輝 齋藤" w:date="2026-05-19T23:29:00Z" w16du:dateUtc="2026-05-19T14:29:00Z">
        <w:r w:rsidDel="00DA5DB9">
          <w:delText>Aging rate</w:delText>
        </w:r>
      </w:del>
      <w:r>
        <w:t xml:space="preserve"> was also associated with hip fracture rate (β = 5.53; 95% CI, 1.32–9.74; </w:t>
      </w:r>
      <w:r>
        <w:rPr>
          <w:i/>
          <w:iCs/>
        </w:rPr>
        <w:t>p</w:t>
      </w:r>
      <w:r>
        <w:t xml:space="preserve"> = 0.011). Fast</w:t>
      </w:r>
      <w:ins w:id="342" w:author="治輝 齋藤" w:date="2026-05-19T23:29:00Z" w16du:dateUtc="2026-05-19T14:29:00Z">
        <w:r w:rsidR="00DA5DB9">
          <w:rPr>
            <w:rFonts w:hint="eastAsia"/>
            <w:lang w:eastAsia="ja-JP"/>
          </w:rPr>
          <w:t>-</w:t>
        </w:r>
      </w:ins>
      <w:del w:id="343" w:author="治輝 齋藤" w:date="2026-05-19T23:29:00Z" w16du:dateUtc="2026-05-19T14:29:00Z">
        <w:r w:rsidDel="00DA5DB9">
          <w:delText xml:space="preserve"> </w:delText>
        </w:r>
      </w:del>
      <w:r>
        <w:t xml:space="preserve">walking </w:t>
      </w:r>
      <w:ins w:id="344" w:author="治輝 齋藤" w:date="2026-05-19T23:29:00Z" w16du:dateUtc="2026-05-19T14:29:00Z">
        <w:r w:rsidR="00DA5DB9" w:rsidRPr="00DA5DB9">
          <w:t>proportion</w:t>
        </w:r>
      </w:ins>
      <w:del w:id="345" w:author="治輝 齋藤" w:date="2026-05-19T23:29:00Z" w16du:dateUtc="2026-05-19T14:29:00Z">
        <w:r w:rsidDel="00DA5DB9">
          <w:delText>rate</w:delText>
        </w:r>
      </w:del>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506524BC" w14:textId="5DF7EDD9" w:rsidR="00CD1EF6" w:rsidRDefault="00CD1EF6" w:rsidP="00CD1EF6">
      <w:pPr>
        <w:pStyle w:val="2"/>
        <w:spacing w:line="360" w:lineRule="auto"/>
        <w:rPr>
          <w:ins w:id="346" w:author="治輝 齋藤" w:date="2026-05-20T14:37:00Z" w16du:dateUtc="2026-05-20T05:37:00Z"/>
        </w:rPr>
      </w:pPr>
      <w:commentRangeStart w:id="347"/>
      <w:ins w:id="348" w:author="治輝 齋藤" w:date="2026-05-20T14:37:00Z" w16du:dateUtc="2026-05-20T05:37:00Z">
        <w:r>
          <w:lastRenderedPageBreak/>
          <w:t xml:space="preserve">4. </w:t>
        </w:r>
      </w:ins>
      <w:ins w:id="349" w:author="治輝 齋藤" w:date="2026-05-20T14:38:00Z" w16du:dateUtc="2026-05-20T05:38:00Z">
        <w:r w:rsidRPr="00CD1EF6">
          <w:t>Sensitivity Analyses</w:t>
        </w:r>
      </w:ins>
      <w:commentRangeEnd w:id="347"/>
      <w:ins w:id="350" w:author="治輝 齋藤" w:date="2026-05-20T14:40:00Z" w16du:dateUtc="2026-05-20T05:40:00Z">
        <w:r>
          <w:rPr>
            <w:rStyle w:val="af2"/>
            <w:rFonts w:asciiTheme="minorHAnsi" w:eastAsiaTheme="minorEastAsia" w:hAnsiTheme="minorHAnsi" w:cstheme="minorBidi"/>
            <w:color w:val="auto"/>
          </w:rPr>
          <w:commentReference w:id="347"/>
        </w:r>
      </w:ins>
    </w:p>
    <w:p w14:paraId="39F72240" w14:textId="6D73A382" w:rsidR="00B4073B" w:rsidRDefault="00622A77" w:rsidP="00705772">
      <w:pPr>
        <w:pStyle w:val="a0"/>
        <w:spacing w:line="360" w:lineRule="auto"/>
        <w:rPr>
          <w:ins w:id="351"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commentRangeStart w:id="352"/>
      <w:commentRangeStart w:id="353"/>
      <w:del w:id="354" w:author="治輝 齋藤" w:date="2026-05-20T09:01:00Z" w16du:dateUtc="2026-05-20T00:01:00Z">
        <w:r w:rsidRPr="00622A77" w:rsidDel="00BF5468">
          <w:rPr>
            <w:lang w:eastAsia="ja-JP"/>
          </w:rPr>
          <w:delText xml:space="preserve"> (both intervals include null)</w:delText>
        </w:r>
        <w:commentRangeEnd w:id="352"/>
        <w:r w:rsidR="00A6730B" w:rsidRPr="00622A77" w:rsidDel="00BF5468">
          <w:rPr>
            <w:rStyle w:val="af2"/>
            <w:sz w:val="24"/>
            <w:szCs w:val="24"/>
            <w:lang w:eastAsia="ja-JP"/>
          </w:rPr>
          <w:commentReference w:id="352"/>
        </w:r>
      </w:del>
      <w:commentRangeEnd w:id="353"/>
      <w:r w:rsidR="00BF5468">
        <w:rPr>
          <w:rStyle w:val="af2"/>
        </w:rPr>
        <w:commentReference w:id="353"/>
      </w:r>
      <w:r w:rsidRPr="00622A77">
        <w:rPr>
          <w:lang w:eastAsia="ja-JP"/>
        </w:rPr>
        <w:t>.</w:t>
      </w:r>
    </w:p>
    <w:p w14:paraId="2B43F58A" w14:textId="78F122E8" w:rsidR="00622A77" w:rsidRPr="00622A77" w:rsidRDefault="00B4073B" w:rsidP="00705772">
      <w:pPr>
        <w:pStyle w:val="a0"/>
        <w:spacing w:line="360" w:lineRule="auto"/>
        <w:rPr>
          <w:lang w:eastAsia="ja-JP"/>
        </w:rPr>
      </w:pPr>
      <w:commentRangeStart w:id="355"/>
      <w:commentRangeStart w:id="356"/>
      <w:commentRangeStart w:id="357"/>
      <w:ins w:id="358" w:author="治輝 齋藤" w:date="2026-04-30T20:30:00Z" w16du:dateUtc="2026-04-30T11:30:00Z">
        <w:r w:rsidRPr="00B4073B">
          <w:rPr>
            <w:lang w:eastAsia="ja-JP"/>
          </w:rPr>
          <w:t>In</w:t>
        </w:r>
      </w:ins>
      <w:ins w:id="359" w:author="治輝 齋藤" w:date="2026-05-20T12:24:00Z" w16du:dateUtc="2026-05-20T03:24:00Z">
        <w:r w:rsidR="00544AE5" w:rsidRPr="00544AE5">
          <w:rPr>
            <w:lang w:eastAsia="ja-JP"/>
          </w:rPr>
          <w:t>direct</w:t>
        </w:r>
        <w:r w:rsidR="00544AE5">
          <w:rPr>
            <w:rFonts w:hint="eastAsia"/>
            <w:lang w:eastAsia="ja-JP"/>
          </w:rPr>
          <w:t xml:space="preserve"> </w:t>
        </w:r>
      </w:ins>
      <w:ins w:id="360" w:author="治輝 齋藤" w:date="2026-04-30T20:30:00Z" w16du:dateUtc="2026-04-30T11:30:00Z">
        <w:r w:rsidRPr="00B4073B">
          <w:rPr>
            <w:lang w:eastAsia="ja-JP"/>
          </w:rPr>
          <w:t>standardization sensitivity analyses</w:t>
        </w:r>
      </w:ins>
      <w:ins w:id="361" w:author="治輝 齋藤" w:date="2026-05-20T12:25:00Z" w16du:dateUtc="2026-05-20T03:25:00Z">
        <w:r w:rsidR="00544AE5" w:rsidRPr="00544AE5">
          <w:rPr>
            <w:lang w:eastAsia="ja-JP"/>
          </w:rPr>
          <w:t xml:space="preserve"> addressed age-structure confounding (Methods). In public NDB tables, some age-by-prefecture surgery counts are withheld for disclosure control and appear as a hyphen ("-"). We replaced each withheld cell with 0, 5, or 9 surgeries in prespecified scenarios and regressed the indirectly standardized hip (femur) surgery rate on terrain</w:t>
        </w:r>
      </w:ins>
      <w:ins w:id="362" w:author="治輝 齋藤" w:date="2026-04-30T20:30:00Z" w16du:dateUtc="2026-04-30T11:30:00Z">
        <w:r w:rsidRPr="00B4073B">
          <w:rPr>
            <w:lang w:eastAsia="ja-JP"/>
          </w:rPr>
          <w:t xml:space="preserve"> slope</w:t>
        </w:r>
      </w:ins>
      <w:ins w:id="363" w:author="治輝 齋藤" w:date="2026-05-20T12:26:00Z" w16du:dateUtc="2026-05-20T03:26:00Z">
        <w:r w:rsidR="00544AE5" w:rsidRPr="00544AE5">
          <w:rPr>
            <w:lang w:eastAsia="ja-JP"/>
          </w:rPr>
          <w:t>, adjusting for</w:t>
        </w:r>
      </w:ins>
      <w:ins w:id="364" w:author="治輝 齋藤" w:date="2026-04-30T20:30:00Z" w16du:dateUtc="2026-04-30T11:30:00Z">
        <w:r w:rsidRPr="00B4073B">
          <w:rPr>
            <w:lang w:eastAsia="ja-JP"/>
          </w:rPr>
          <w:t xml:space="preserve"> </w:t>
        </w:r>
      </w:ins>
      <w:ins w:id="365" w:author="治輝 齋藤" w:date="2026-05-19T23:31:00Z" w16du:dateUtc="2026-05-19T14:31:00Z">
        <w:r w:rsidR="00EA5B09" w:rsidRPr="00EA5B09">
          <w:rPr>
            <w:lang w:eastAsia="ja-JP"/>
          </w:rPr>
          <w:t>proportion aged ≥65 years</w:t>
        </w:r>
      </w:ins>
      <w:ins w:id="366" w:author="治輝 齋藤" w:date="2026-05-20T12:26:00Z" w16du:dateUtc="2026-05-20T03:26:00Z">
        <w:r w:rsidR="00544AE5">
          <w:rPr>
            <w:rFonts w:hint="eastAsia"/>
            <w:lang w:eastAsia="ja-JP"/>
          </w:rPr>
          <w:t>,</w:t>
        </w:r>
      </w:ins>
      <w:ins w:id="367" w:author="治輝 齋藤" w:date="2026-04-30T20:30:00Z" w16du:dateUtc="2026-04-30T11:30:00Z">
        <w:r w:rsidRPr="00B4073B">
          <w:rPr>
            <w:lang w:eastAsia="ja-JP"/>
          </w:rPr>
          <w:t xml:space="preserve"> fast</w:t>
        </w:r>
      </w:ins>
      <w:ins w:id="368" w:author="治輝 齋藤" w:date="2026-05-19T23:31:00Z" w16du:dateUtc="2026-05-19T14:31:00Z">
        <w:r w:rsidR="00EA5B09">
          <w:rPr>
            <w:rFonts w:hint="eastAsia"/>
            <w:lang w:eastAsia="ja-JP"/>
          </w:rPr>
          <w:t>-</w:t>
        </w:r>
      </w:ins>
      <w:ins w:id="369" w:author="治輝 齋藤" w:date="2026-04-30T20:30:00Z" w16du:dateUtc="2026-04-30T11:30:00Z">
        <w:r w:rsidRPr="00B4073B">
          <w:rPr>
            <w:lang w:eastAsia="ja-JP"/>
          </w:rPr>
          <w:t xml:space="preserve">walking </w:t>
        </w:r>
      </w:ins>
      <w:ins w:id="370" w:author="治輝 齋藤" w:date="2026-05-19T23:31:00Z" w16du:dateUtc="2026-05-19T14:31:00Z">
        <w:r w:rsidR="00EA5B09" w:rsidRPr="00EA5B09">
          <w:rPr>
            <w:lang w:eastAsia="ja-JP"/>
          </w:rPr>
          <w:t>proportion</w:t>
        </w:r>
      </w:ins>
      <w:ins w:id="371" w:author="治輝 齋藤" w:date="2026-05-20T12:26:00Z" w16du:dateUtc="2026-05-20T03:26:00Z">
        <w:r w:rsidR="00544AE5">
          <w:rPr>
            <w:rFonts w:hint="eastAsia"/>
            <w:lang w:eastAsia="ja-JP"/>
          </w:rPr>
          <w:t>,</w:t>
        </w:r>
      </w:ins>
      <w:ins w:id="372" w:author="治輝 齋藤" w:date="2026-04-30T20:30:00Z" w16du:dateUtc="2026-04-30T11:30:00Z">
        <w:r w:rsidRPr="00B4073B">
          <w:rPr>
            <w:lang w:eastAsia="ja-JP"/>
          </w:rPr>
          <w:t xml:space="preserve"> </w:t>
        </w:r>
      </w:ins>
      <w:ins w:id="373" w:author="治輝 齋藤" w:date="2026-05-20T12:26:00Z" w16du:dateUtc="2026-05-20T03:26:00Z">
        <w:r w:rsidR="00544AE5">
          <w:rPr>
            <w:rFonts w:hint="eastAsia"/>
            <w:lang w:eastAsia="ja-JP"/>
          </w:rPr>
          <w:t xml:space="preserve">and </w:t>
        </w:r>
      </w:ins>
      <w:ins w:id="374" w:author="治輝 齋藤" w:date="2026-04-30T20:30:00Z" w16du:dateUtc="2026-04-30T11:30:00Z">
        <w:r w:rsidRPr="00B4073B">
          <w:rPr>
            <w:lang w:eastAsia="ja-JP"/>
          </w:rPr>
          <w:t>population density</w:t>
        </w:r>
      </w:ins>
      <w:ins w:id="375" w:author="治輝 齋藤" w:date="2026-05-20T12:26:00Z" w16du:dateUtc="2026-05-20T03:26:00Z">
        <w:r w:rsidR="00544AE5">
          <w:rPr>
            <w:rFonts w:hint="eastAsia"/>
            <w:lang w:eastAsia="ja-JP"/>
          </w:rPr>
          <w:t>.</w:t>
        </w:r>
      </w:ins>
      <w:ins w:id="376" w:author="治輝 齋藤" w:date="2026-04-30T20:30:00Z" w16du:dateUtc="2026-04-30T11:30:00Z">
        <w:r w:rsidRPr="00B4073B">
          <w:rPr>
            <w:lang w:eastAsia="ja-JP"/>
          </w:rPr>
          <w:t xml:space="preserve"> </w:t>
        </w:r>
      </w:ins>
      <w:ins w:id="377" w:author="治輝 齋藤" w:date="2026-05-20T12:26:00Z" w16du:dateUtc="2026-05-20T03:26:00Z">
        <w:r w:rsidR="00544AE5" w:rsidRPr="00544AE5">
          <w:rPr>
            <w:lang w:eastAsia="ja-JP"/>
          </w:rPr>
          <w:t>When withheld counts were replaced by 0 surgeries, the slope coefficient</w:t>
        </w:r>
      </w:ins>
      <w:ins w:id="378" w:author="治輝 齋藤" w:date="2026-04-30T20:30:00Z" w16du:dateUtc="2026-04-30T11:30:00Z">
        <w:r w:rsidRPr="00B4073B">
          <w:rPr>
            <w:lang w:eastAsia="ja-JP"/>
          </w:rPr>
          <w:t xml:space="preserve"> was 5.71 (95% CI, 0.54–10.88; </w:t>
        </w:r>
        <w:r w:rsidRPr="00B4073B">
          <w:rPr>
            <w:i/>
            <w:iCs/>
            <w:lang w:eastAsia="ja-JP"/>
          </w:rPr>
          <w:t>p</w:t>
        </w:r>
        <w:r w:rsidRPr="00B4073B">
          <w:rPr>
            <w:lang w:eastAsia="ja-JP"/>
          </w:rPr>
          <w:t xml:space="preserve"> = 0.031)</w:t>
        </w:r>
      </w:ins>
      <w:ins w:id="379" w:author="治輝 齋藤" w:date="2026-05-20T12:27:00Z" w16du:dateUtc="2026-05-20T03:27:00Z">
        <w:r w:rsidR="00544AE5" w:rsidRPr="00544AE5">
          <w:rPr>
            <w:lang w:eastAsia="ja-JP"/>
          </w:rPr>
          <w:t>. When each withheld cell was replaced by 5 or 9 surgeries, β was</w:t>
        </w:r>
        <w:r w:rsidR="00544AE5">
          <w:rPr>
            <w:rFonts w:hint="eastAsia"/>
            <w:lang w:eastAsia="ja-JP"/>
          </w:rPr>
          <w:t xml:space="preserve"> </w:t>
        </w:r>
      </w:ins>
      <w:ins w:id="380" w:author="治輝 齋藤" w:date="2026-04-30T20:30:00Z" w16du:dateUtc="2026-04-30T11:30:00Z">
        <w:r w:rsidRPr="00B4073B">
          <w:rPr>
            <w:lang w:eastAsia="ja-JP"/>
          </w:rPr>
          <w:t xml:space="preserve">3.61 (95% CI, 0.30–6.92; </w:t>
        </w:r>
        <w:r w:rsidRPr="00B4073B">
          <w:rPr>
            <w:i/>
            <w:iCs/>
            <w:lang w:eastAsia="ja-JP"/>
          </w:rPr>
          <w:t>p</w:t>
        </w:r>
        <w:r w:rsidRPr="00B4073B">
          <w:rPr>
            <w:lang w:eastAsia="ja-JP"/>
          </w:rPr>
          <w:t xml:space="preserve"> = 0.033) and 3.64 (95% CI, 0.28–7.00; </w:t>
        </w:r>
        <w:r w:rsidRPr="00B4073B">
          <w:rPr>
            <w:i/>
            <w:iCs/>
            <w:lang w:eastAsia="ja-JP"/>
          </w:rPr>
          <w:t>p</w:t>
        </w:r>
        <w:r w:rsidRPr="00B4073B">
          <w:rPr>
            <w:lang w:eastAsia="ja-JP"/>
          </w:rPr>
          <w:t xml:space="preserve"> = 0.035)</w:t>
        </w:r>
      </w:ins>
      <w:ins w:id="381" w:author="治輝 齋藤" w:date="2026-05-20T12:28:00Z" w16du:dateUtc="2026-05-20T03:28:00Z">
        <w:r w:rsidR="00544AE5" w:rsidRPr="00544AE5">
          <w:rPr>
            <w:lang w:eastAsia="ja-JP"/>
          </w:rPr>
          <w:t>, respectively (Table 5)</w:t>
        </w:r>
        <w:r w:rsidR="00544AE5">
          <w:rPr>
            <w:rFonts w:hint="eastAsia"/>
            <w:lang w:eastAsia="ja-JP"/>
          </w:rPr>
          <w:t>.</w:t>
        </w:r>
      </w:ins>
      <w:ins w:id="382" w:author="治輝 齋藤" w:date="2026-04-30T20:30:00Z" w16du:dateUtc="2026-04-30T11:30:00Z">
        <w:r w:rsidRPr="00B4073B">
          <w:rPr>
            <w:lang w:eastAsia="ja-JP"/>
          </w:rPr>
          <w:t xml:space="preserve"> </w:t>
        </w:r>
      </w:ins>
      <w:ins w:id="383" w:author="治輝 齋藤" w:date="2026-05-20T12:28:00Z" w16du:dateUtc="2026-05-20T03:28:00Z">
        <w:r w:rsidR="00544AE5" w:rsidRPr="00544AE5">
          <w:rPr>
            <w:lang w:eastAsia="ja-JP"/>
          </w:rPr>
          <w:t>The association</w:t>
        </w:r>
      </w:ins>
      <w:ins w:id="384" w:author="治輝 齋藤" w:date="2026-04-30T20:30:00Z" w16du:dateUtc="2026-04-30T11:30:00Z">
        <w:r w:rsidRPr="00B4073B">
          <w:rPr>
            <w:lang w:eastAsia="ja-JP"/>
          </w:rPr>
          <w:t xml:space="preserve"> direction was stable</w:t>
        </w:r>
      </w:ins>
      <w:ins w:id="385" w:author="治輝 齋藤" w:date="2026-05-20T12:29:00Z" w16du:dateUtc="2026-05-20T03:29:00Z">
        <w:r w:rsidR="00544AE5" w:rsidRPr="00544AE5">
          <w:t xml:space="preserve"> </w:t>
        </w:r>
        <w:r w:rsidR="00544AE5" w:rsidRPr="00544AE5">
          <w:rPr>
            <w:lang w:eastAsia="ja-JP"/>
          </w:rPr>
          <w:t>across scenarios, but</w:t>
        </w:r>
      </w:ins>
      <w:ins w:id="386" w:author="治輝 齋藤" w:date="2026-04-30T20:30:00Z" w16du:dateUtc="2026-04-30T11:30:00Z">
        <w:r w:rsidRPr="00B4073B">
          <w:rPr>
            <w:lang w:eastAsia="ja-JP"/>
          </w:rPr>
          <w:t xml:space="preserve"> the effect size </w:t>
        </w:r>
      </w:ins>
      <w:ins w:id="387" w:author="治輝 齋藤" w:date="2026-05-20T12:29:00Z" w16du:dateUtc="2026-05-20T03:29:00Z">
        <w:r w:rsidR="00544AE5" w:rsidRPr="00544AE5">
          <w:rPr>
            <w:lang w:eastAsia="ja-JP"/>
          </w:rPr>
          <w:t>depended on the replacement assumption</w:t>
        </w:r>
      </w:ins>
      <w:r w:rsidR="00622A77" w:rsidRPr="00622A77">
        <w:rPr>
          <w:lang w:eastAsia="ja-JP"/>
        </w:rPr>
        <w:t>.</w:t>
      </w:r>
      <w:commentRangeEnd w:id="355"/>
      <w:r w:rsidRPr="00622A77">
        <w:rPr>
          <w:rStyle w:val="af2"/>
          <w:sz w:val="24"/>
          <w:szCs w:val="24"/>
          <w:lang w:eastAsia="ja-JP"/>
        </w:rPr>
        <w:commentReference w:id="355"/>
      </w:r>
      <w:commentRangeEnd w:id="356"/>
      <w:r w:rsidR="00A6730B" w:rsidRPr="00622A77">
        <w:rPr>
          <w:rStyle w:val="af2"/>
          <w:sz w:val="24"/>
          <w:szCs w:val="24"/>
          <w:lang w:eastAsia="ja-JP"/>
        </w:rPr>
        <w:commentReference w:id="356"/>
      </w:r>
      <w:commentRangeEnd w:id="357"/>
      <w:r w:rsidR="006D25B6">
        <w:rPr>
          <w:rStyle w:val="af2"/>
        </w:rPr>
        <w:commentReference w:id="357"/>
      </w:r>
    </w:p>
    <w:p w14:paraId="3D34D767" w14:textId="6D7EDD17" w:rsidR="00073AD9" w:rsidRDefault="00CD1EF6" w:rsidP="00705772">
      <w:pPr>
        <w:pStyle w:val="2"/>
        <w:spacing w:line="360" w:lineRule="auto"/>
      </w:pPr>
      <w:bookmarkStart w:id="389" w:name="X19b7a829deade195ab8e30bfbfddb97c9ee92ae"/>
      <w:bookmarkEnd w:id="329"/>
      <w:commentRangeStart w:id="390"/>
      <w:ins w:id="391" w:author="治輝 齋藤" w:date="2026-05-20T14:38:00Z" w16du:dateUtc="2026-05-20T05:38:00Z">
        <w:r>
          <w:rPr>
            <w:rFonts w:hint="eastAsia"/>
            <w:lang w:eastAsia="ja-JP"/>
          </w:rPr>
          <w:t>5</w:t>
        </w:r>
      </w:ins>
      <w:del w:id="392" w:author="治輝 齋藤" w:date="2026-05-20T14:38:00Z" w16du:dateUtc="2026-05-20T05:38:00Z">
        <w:r w:rsidDel="00CD1EF6">
          <w:delText>4</w:delText>
        </w:r>
      </w:del>
      <w:r>
        <w:t xml:space="preserve">. </w:t>
      </w:r>
      <w:ins w:id="393" w:author="治輝 齋藤" w:date="2026-05-20T14:38:00Z" w16du:dateUtc="2026-05-20T05:38:00Z">
        <w:r w:rsidRPr="00CD1EF6">
          <w:t>Secondary</w:t>
        </w:r>
        <w:r>
          <w:rPr>
            <w:rFonts w:hint="eastAsia"/>
            <w:lang w:eastAsia="ja-JP"/>
          </w:rPr>
          <w:t xml:space="preserve"> </w:t>
        </w:r>
      </w:ins>
      <w:r>
        <w:t xml:space="preserve">Regression Analysis: Total, Humerus, and Forearm </w:t>
      </w:r>
      <w:del w:id="394" w:author="治輝 齋藤" w:date="2026-05-20T14:38:00Z" w16du:dateUtc="2026-05-20T05:38:00Z">
        <w:r w:rsidDel="00CD1EF6">
          <w:delText>Fractures</w:delText>
        </w:r>
      </w:del>
      <w:ins w:id="395" w:author="治輝 齋藤" w:date="2026-05-20T14:38:00Z" w16du:dateUtc="2026-05-20T05:38:00Z">
        <w:r w:rsidRPr="00CD1EF6">
          <w:t>Fracture Surgery Rates</w:t>
        </w:r>
        <w:commentRangeEnd w:id="390"/>
        <w:r>
          <w:rPr>
            <w:rStyle w:val="af2"/>
            <w:rFonts w:asciiTheme="minorHAnsi" w:eastAsiaTheme="minorEastAsia" w:hAnsiTheme="minorHAnsi" w:cstheme="minorBidi"/>
            <w:color w:val="auto"/>
          </w:rPr>
          <w:commentReference w:id="390"/>
        </w:r>
      </w:ins>
    </w:p>
    <w:p w14:paraId="2F384C6E" w14:textId="6383F606"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ins w:id="396" w:author="治輝 齋藤" w:date="2026-05-19T23:32:00Z" w16du:dateUtc="2026-05-19T14:32:00Z">
        <w:r w:rsidR="00EA5B09" w:rsidRPr="00EA5B09">
          <w:t>proportion aged ≥65 years</w:t>
        </w:r>
      </w:ins>
      <w:del w:id="397" w:author="治輝 齋藤" w:date="2026-05-19T23:32:00Z" w16du:dateUtc="2026-05-19T14:32:00Z">
        <w:r w:rsidDel="00EA5B09">
          <w:delText>aging rate</w:delText>
        </w:r>
      </w:del>
      <w:r>
        <w:t xml:space="preserve"> remained a significant predictor (β = 7.19; </w:t>
      </w:r>
      <w:r>
        <w:rPr>
          <w:i/>
          <w:iCs/>
        </w:rPr>
        <w:t>p</w:t>
      </w:r>
      <w:r>
        <w:t xml:space="preserve"> = 0.035; R² = 0.276). Neither humerus fracture rate (Model 1: </w:t>
      </w:r>
      <w:r>
        <w:rPr>
          <w:i/>
          <w:iCs/>
        </w:rPr>
        <w:t>p</w:t>
      </w:r>
      <w:r>
        <w:t xml:space="preserve"> = </w:t>
      </w:r>
      <w:r>
        <w:lastRenderedPageBreak/>
        <w:t xml:space="preserve">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398" w:name="discussion"/>
      <w:bookmarkEnd w:id="284"/>
      <w:bookmarkEnd w:id="389"/>
      <w:r>
        <w:t>Discussion</w:t>
      </w:r>
    </w:p>
    <w:p w14:paraId="72352068" w14:textId="77777777" w:rsidR="00073AD9" w:rsidRDefault="00000000" w:rsidP="00705772">
      <w:pPr>
        <w:pStyle w:val="2"/>
        <w:spacing w:line="360" w:lineRule="auto"/>
      </w:pPr>
      <w:bookmarkStart w:id="399" w:name="main-findings"/>
      <w:r>
        <w:t>1. Main Findings</w:t>
      </w:r>
    </w:p>
    <w:p w14:paraId="7B292F3D" w14:textId="4F6A1234" w:rsidR="00073AD9" w:rsidRDefault="00000000" w:rsidP="00705772">
      <w:pPr>
        <w:pStyle w:val="FirstParagraph"/>
        <w:spacing w:line="360" w:lineRule="auto"/>
      </w:pPr>
      <w:r>
        <w:t xml:space="preserve">This ecological study </w:t>
      </w:r>
      <w:commentRangeStart w:id="400"/>
      <w:ins w:id="401" w:author="治輝 齋藤" w:date="2026-04-30T19:12:00Z" w16du:dateUtc="2026-04-30T10:12:00Z">
        <w:r w:rsidR="00F964C5" w:rsidRPr="00F964C5">
          <w:t>showed</w:t>
        </w:r>
      </w:ins>
      <w:del w:id="402" w:author="治輝 齋藤" w:date="2026-04-30T19:12:00Z" w16du:dateUtc="2026-04-30T10:12:00Z">
        <w:r w:rsidDel="00F964C5">
          <w:delText>demonstrated</w:delText>
        </w:r>
      </w:del>
      <w:commentRangeEnd w:id="400"/>
      <w:r w:rsidR="00F964C5">
        <w:rPr>
          <w:rStyle w:val="af2"/>
          <w:sz w:val="24"/>
          <w:szCs w:val="24"/>
        </w:rPr>
        <w:commentReference w:id="400"/>
      </w:r>
      <w:r>
        <w:t xml:space="preserve"> </w:t>
      </w:r>
      <w:r w:rsidR="00622A77" w:rsidRPr="00622A77">
        <w:t>a positive association between prefectural-level terrain slope and</w:t>
      </w:r>
      <w:r>
        <w:t xml:space="preserve"> hip fracture surgery rates after adjustment for </w:t>
      </w:r>
      <w:ins w:id="403" w:author="治輝 齋藤" w:date="2026-05-19T23:32:00Z" w16du:dateUtc="2026-05-19T14:32:00Z">
        <w:r w:rsidR="00EA5B09" w:rsidRPr="00EA5B09">
          <w:t>proportion aged ≥65 years</w:t>
        </w:r>
      </w:ins>
      <w:del w:id="404" w:author="治輝 齋藤" w:date="2026-05-19T23:32:00Z" w16du:dateUtc="2026-05-19T14:32:00Z">
        <w:r w:rsidDel="00EA5B09">
          <w:delText>aging rate</w:delText>
        </w:r>
      </w:del>
      <w:r>
        <w:t xml:space="preserve">, </w:t>
      </w:r>
      <w:ins w:id="405" w:author="治輝 齋藤" w:date="2026-05-20T15:17:00Z" w16du:dateUtc="2026-05-20T06:17:00Z">
        <w:r w:rsidR="0065278A" w:rsidRPr="0065278A">
          <w:t>fast-walking proportion</w:t>
        </w:r>
      </w:ins>
      <w:del w:id="406" w:author="治輝 齋藤" w:date="2026-05-20T15:17:00Z" w16du:dateUtc="2026-05-20T06:17:00Z">
        <w:r w:rsidDel="0065278A">
          <w:delText>walking speed</w:delText>
        </w:r>
      </w:del>
      <w:r>
        <w:t>,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commentRangeStart w:id="407"/>
      <w:ins w:id="408" w:author="治輝 齋藤" w:date="2026-05-20T15:17:00Z" w16du:dateUtc="2026-05-20T06:17:00Z">
        <w:r w:rsidR="0065278A" w:rsidRPr="0065278A">
          <w:t>After the same adjustment</w:t>
        </w:r>
      </w:ins>
      <w:commentRangeEnd w:id="407"/>
      <w:ins w:id="409" w:author="治輝 齋藤" w:date="2026-05-20T15:19:00Z" w16du:dateUtc="2026-05-20T06:19:00Z">
        <w:r w:rsidR="0065278A">
          <w:rPr>
            <w:rStyle w:val="af2"/>
          </w:rPr>
          <w:commentReference w:id="407"/>
        </w:r>
      </w:ins>
      <w:ins w:id="410" w:author="治輝 齋藤" w:date="2026-05-20T15:17:00Z" w16du:dateUtc="2026-05-20T06:17:00Z">
        <w:r w:rsidR="0065278A" w:rsidRPr="0065278A">
          <w:t xml:space="preserve">, </w:t>
        </w:r>
      </w:ins>
      <w:commentRangeStart w:id="411"/>
      <w:commentRangeStart w:id="412"/>
      <w:del w:id="413" w:author="治輝 齋藤" w:date="2026-05-20T15:17:00Z" w16du:dateUtc="2026-05-20T06:17:00Z">
        <w:r w:rsidDel="0065278A">
          <w:delText>E</w:delText>
        </w:r>
      </w:del>
      <w:ins w:id="414" w:author="治輝 齋藤" w:date="2026-05-20T15:18:00Z" w16du:dateUtc="2026-05-20T06:18:00Z">
        <w:r w:rsidR="0065278A">
          <w:rPr>
            <w:rFonts w:hint="eastAsia"/>
            <w:lang w:eastAsia="ja-JP"/>
          </w:rPr>
          <w:t>e</w:t>
        </w:r>
      </w:ins>
      <w:r>
        <w:t xml:space="preserv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w:t>
      </w:r>
      <w:commentRangeEnd w:id="411"/>
      <w:r w:rsidR="001E418E">
        <w:rPr>
          <w:rStyle w:val="af2"/>
          <w:sz w:val="24"/>
          <w:szCs w:val="24"/>
        </w:rPr>
        <w:commentReference w:id="411"/>
      </w:r>
      <w:commentRangeEnd w:id="412"/>
      <w:r w:rsidR="0075459B">
        <w:rPr>
          <w:rStyle w:val="af2"/>
        </w:rPr>
        <w:commentReference w:id="412"/>
      </w:r>
      <w:r>
        <w:t xml:space="preserve"> </w:t>
      </w:r>
      <w:commentRangeStart w:id="415"/>
      <w:commentRangeStart w:id="416"/>
      <w:r w:rsidR="00556984" w:rsidRPr="00556984">
        <w:t>The adjusted</w:t>
      </w:r>
      <w:r>
        <w:t xml:space="preserve"> association was specific to hip fractures and was not observed for humerus or forearm fractures.</w:t>
      </w:r>
      <w:commentRangeEnd w:id="415"/>
      <w:r w:rsidR="001E418E" w:rsidRPr="006558D1">
        <w:rPr>
          <w:rStyle w:val="af2"/>
          <w:sz w:val="24"/>
          <w:szCs w:val="24"/>
        </w:rPr>
        <w:commentReference w:id="415"/>
      </w:r>
      <w:commentRangeEnd w:id="416"/>
      <w:r w:rsidR="004E0F5B">
        <w:rPr>
          <w:rStyle w:val="af2"/>
        </w:rPr>
        <w:commentReference w:id="416"/>
      </w:r>
      <w:r w:rsidR="006558D1" w:rsidRPr="006558D1">
        <w:t xml:space="preserve"> </w:t>
      </w:r>
      <w:del w:id="417" w:author="治輝 齋藤" w:date="2026-05-20T14:07:00Z" w16du:dateUtc="2026-05-20T05:07:00Z">
        <w:r w:rsidR="000B6CF6" w:rsidDel="00221C80">
          <w:rPr>
            <w:rFonts w:hint="eastAsia"/>
            <w:lang w:eastAsia="ja-JP"/>
          </w:rPr>
          <w:delText>T</w:delText>
        </w:r>
        <w:r w:rsidR="00556984" w:rsidRPr="00556984" w:rsidDel="00221C80">
          <w:delText xml:space="preserve">hese findings suggest that, at the </w:delText>
        </w:r>
      </w:del>
      <w:del w:id="418" w:author="治輝 齋藤" w:date="2026-05-20T08:47:00Z" w16du:dateUtc="2026-05-19T23:47:00Z">
        <w:r w:rsidR="00556984" w:rsidRPr="00556984" w:rsidDel="0093056E">
          <w:delText>population</w:delText>
        </w:r>
      </w:del>
      <w:del w:id="419" w:author="治輝 齋藤" w:date="2026-05-20T14:07:00Z" w16du:dateUtc="2026-05-20T05:07:00Z">
        <w:r w:rsidR="00556984" w:rsidRPr="00556984" w:rsidDel="00221C80">
          <w:delText xml:space="preserve"> level, </w:delText>
        </w:r>
      </w:del>
      <w:commentRangeStart w:id="420"/>
      <w:ins w:id="421" w:author="治輝 齋藤" w:date="2026-05-20T20:14:00Z" w16du:dateUtc="2026-05-20T11:14:00Z">
        <w:r w:rsidR="00EF6117" w:rsidRPr="00EF6117">
          <w:t xml:space="preserve">Figure 2 maps prefectural distributions of terrain slope, hip fracture surgery rates, and their joint classification. </w:t>
        </w:r>
        <w:commentRangeEnd w:id="420"/>
        <w:r w:rsidR="00EF6117">
          <w:rPr>
            <w:rStyle w:val="af2"/>
          </w:rPr>
          <w:commentReference w:id="420"/>
        </w:r>
      </w:ins>
      <w:ins w:id="422" w:author="治輝 齋藤" w:date="2026-05-20T14:07:00Z" w16du:dateUtc="2026-05-20T05:07:00Z">
        <w:r w:rsidR="00221C80" w:rsidRPr="00221C80">
          <w:t>Residence</w:t>
        </w:r>
      </w:ins>
      <w:ins w:id="423" w:author="治輝 齋藤" w:date="2026-05-20T08:47:00Z" w16du:dateUtc="2026-05-19T23:47:00Z">
        <w:r w:rsidR="0093056E" w:rsidRPr="0093056E">
          <w:t xml:space="preserve"> in prefectures with</w:t>
        </w:r>
        <w:r w:rsidR="0093056E">
          <w:rPr>
            <w:rFonts w:hint="eastAsia"/>
            <w:lang w:eastAsia="ja-JP"/>
          </w:rPr>
          <w:t xml:space="preserve"> </w:t>
        </w:r>
      </w:ins>
      <w:commentRangeStart w:id="424"/>
      <w:commentRangeStart w:id="425"/>
      <w:r w:rsidR="00556984" w:rsidRPr="00556984">
        <w:t>steeper habitable terrain</w:t>
      </w:r>
      <w:commentRangeEnd w:id="424"/>
      <w:r w:rsidR="001E418E" w:rsidRPr="00556984">
        <w:rPr>
          <w:rStyle w:val="af2"/>
          <w:sz w:val="24"/>
          <w:szCs w:val="24"/>
        </w:rPr>
        <w:commentReference w:id="424"/>
      </w:r>
      <w:commentRangeEnd w:id="425"/>
      <w:r w:rsidR="0093056E">
        <w:rPr>
          <w:rStyle w:val="af2"/>
        </w:rPr>
        <w:commentReference w:id="425"/>
      </w:r>
      <w:r w:rsidR="00556984" w:rsidRPr="00556984">
        <w:t xml:space="preserve"> may </w:t>
      </w:r>
      <w:ins w:id="426" w:author="治輝 齋藤" w:date="2026-05-20T08:47:00Z" w16du:dateUtc="2026-05-19T23:47:00Z">
        <w:r w:rsidR="0093056E" w:rsidRPr="0093056E">
          <w:t>be associated with greater</w:t>
        </w:r>
      </w:ins>
      <w:del w:id="427" w:author="治輝 齋藤" w:date="2026-05-20T08:47:00Z" w16du:dateUtc="2026-05-19T23:47:00Z">
        <w:r w:rsidR="00556984" w:rsidRPr="00556984" w:rsidDel="0093056E">
          <w:delText>track</w:delText>
        </w:r>
      </w:del>
      <w:r w:rsidR="00556984" w:rsidRPr="00556984">
        <w:t xml:space="preserve"> hip-specific surgical burden</w:t>
      </w:r>
      <w:ins w:id="428" w:author="治輝 齋藤" w:date="2026-05-20T14:07:00Z" w16du:dateUtc="2026-05-20T05:07:00Z">
        <w:r w:rsidR="00221C80" w:rsidRPr="00221C80">
          <w:t>. This ecological association persisted</w:t>
        </w:r>
      </w:ins>
      <w:r w:rsidR="00556984" w:rsidRPr="00556984">
        <w:t xml:space="preserve"> beyond compositional aging and self-reported walking pace</w:t>
      </w:r>
      <w:ins w:id="429" w:author="治輝 齋藤" w:date="2026-05-20T14:07:00Z" w16du:dateUtc="2026-05-20T05:07:00Z">
        <w:r w:rsidR="00221C80" w:rsidRPr="00221C80">
          <w:t>, although individual-level fracture incidence cannot be inferred</w:t>
        </w:r>
      </w:ins>
      <w:r w:rsidR="006558D1" w:rsidRPr="006558D1">
        <w:t>.</w:t>
      </w:r>
    </w:p>
    <w:p w14:paraId="760621EE" w14:textId="77777777" w:rsidR="00073AD9" w:rsidRDefault="00000000" w:rsidP="00705772">
      <w:pPr>
        <w:pStyle w:val="2"/>
        <w:spacing w:line="360" w:lineRule="auto"/>
      </w:pPr>
      <w:bookmarkStart w:id="430" w:name="biological-plausibility"/>
      <w:bookmarkEnd w:id="399"/>
      <w:r>
        <w:lastRenderedPageBreak/>
        <w:t>2. Biological Plausibility</w:t>
      </w:r>
    </w:p>
    <w:p w14:paraId="6450A184" w14:textId="30934AE0" w:rsidR="00073AD9" w:rsidRDefault="00000000" w:rsidP="00705772">
      <w:pPr>
        <w:pStyle w:val="FirstParagraph"/>
        <w:spacing w:line="360" w:lineRule="auto"/>
      </w:pPr>
      <w:commentRangeStart w:id="431"/>
      <w:r>
        <w:t xml:space="preserve">The </w:t>
      </w:r>
      <w:del w:id="432" w:author="治輝 齋藤" w:date="2026-04-30T19:27:00Z" w16du:dateUtc="2026-04-30T10:27:00Z">
        <w:r w:rsidDel="00896745">
          <w:delText xml:space="preserve">specificity of the </w:delText>
        </w:r>
      </w:del>
      <w:r>
        <w:t xml:space="preserve">slope–fracture association </w:t>
      </w:r>
      <w:ins w:id="433" w:author="治輝 齋藤" w:date="2026-04-30T19:27:00Z" w16du:dateUtc="2026-04-30T10:27:00Z">
        <w:r w:rsidR="00896745" w:rsidRPr="00896745">
          <w:t>observed for</w:t>
        </w:r>
      </w:ins>
      <w:del w:id="434" w:author="治輝 齋藤" w:date="2026-04-30T19:27:00Z" w16du:dateUtc="2026-04-30T10:27:00Z">
        <w:r w:rsidDel="00896745">
          <w:delText>to</w:delText>
        </w:r>
      </w:del>
      <w:r>
        <w:t xml:space="preserve"> the hip </w:t>
      </w:r>
      <w:ins w:id="435" w:author="治輝 齋藤" w:date="2026-04-30T19:27:00Z" w16du:dateUtc="2026-04-30T10:27:00Z">
        <w:r w:rsidR="00896745">
          <w:rPr>
            <w:rFonts w:hint="eastAsia"/>
            <w:lang w:eastAsia="ja-JP"/>
          </w:rPr>
          <w:t>may be</w:t>
        </w:r>
      </w:ins>
      <w:del w:id="436" w:author="治輝 齋藤" w:date="2026-04-30T19:27:00Z" w16du:dateUtc="2026-04-30T10:27:00Z">
        <w:r w:rsidDel="00896745">
          <w:delText>is</w:delText>
        </w:r>
      </w:del>
      <w:r>
        <w:t xml:space="preserve"> biologically plausible and </w:t>
      </w:r>
      <w:ins w:id="437" w:author="治輝 齋藤" w:date="2026-04-30T19:28:00Z" w16du:dateUtc="2026-04-30T10:28:00Z">
        <w:r w:rsidR="00896745" w:rsidRPr="00896745">
          <w:t>may be partly</w:t>
        </w:r>
        <w:r w:rsidR="00896745">
          <w:rPr>
            <w:rFonts w:hint="eastAsia"/>
            <w:lang w:eastAsia="ja-JP"/>
          </w:rPr>
          <w:t xml:space="preserve"> </w:t>
        </w:r>
      </w:ins>
      <w:r>
        <w:t xml:space="preserve">supported by </w:t>
      </w:r>
      <w:del w:id="438"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439" w:author="治輝 齋藤" w:date="2026-04-30T19:28:00Z" w16du:dateUtc="2026-04-30T10:28:00Z">
        <w:r w:rsidR="00896745" w:rsidRPr="00896745">
          <w:t>common</w:t>
        </w:r>
      </w:ins>
      <w:del w:id="440" w:author="治輝 齋藤" w:date="2026-04-30T19:28:00Z" w16du:dateUtc="2026-04-30T10:28:00Z">
        <w:r w:rsidDel="00896745">
          <w:delText>the predominant</w:delText>
        </w:r>
      </w:del>
      <w:r>
        <w:t xml:space="preserve"> fall mechanism</w:t>
      </w:r>
      <w:ins w:id="441"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442" w:author="治輝 齋藤" w:date="2026-04-30T19:28:00Z" w16du:dateUtc="2026-04-30T10:28:00Z">
        <w:r w:rsidR="00896745" w:rsidRPr="00896745">
          <w:t>suggested</w:t>
        </w:r>
      </w:ins>
      <w:del w:id="443"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444" w:author="治輝 齋藤" w:date="2026-04-30T19:29:00Z" w16du:dateUtc="2026-04-30T10:29:00Z">
        <w:r w:rsidR="00896745" w:rsidRPr="00896745">
          <w:t>potentially increasing</w:t>
        </w:r>
      </w:ins>
      <w:del w:id="445"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431"/>
      <w:r w:rsidR="00896745">
        <w:rPr>
          <w:rStyle w:val="af2"/>
          <w:sz w:val="24"/>
          <w:szCs w:val="24"/>
        </w:rPr>
        <w:commentReference w:id="431"/>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lastRenderedPageBreak/>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446"/>
      <w:del w:id="447" w:author="治輝 齋藤" w:date="2026-04-30T20:51:00Z" w16du:dateUtc="2026-04-30T11:51:00Z">
        <w:r w:rsidDel="005A5D79">
          <w:delText xml:space="preserve">thus </w:delText>
        </w:r>
      </w:del>
      <w:r>
        <w:t xml:space="preserve">provides internal evidence </w:t>
      </w:r>
      <w:ins w:id="448" w:author="治輝 齋藤" w:date="2026-04-30T20:52:00Z" w16du:dateUtc="2026-04-30T11:52:00Z">
        <w:r w:rsidR="005A5D79" w:rsidRPr="005A5D79">
          <w:t>that is</w:t>
        </w:r>
        <w:r w:rsidR="005A5D79">
          <w:rPr>
            <w:rFonts w:hint="eastAsia"/>
            <w:lang w:eastAsia="ja-JP"/>
          </w:rPr>
          <w:t xml:space="preserve"> </w:t>
        </w:r>
      </w:ins>
      <w:r>
        <w:t xml:space="preserve">consistent with </w:t>
      </w:r>
      <w:del w:id="449" w:author="治輝 齋藤" w:date="2026-04-30T20:52:00Z" w16du:dateUtc="2026-04-30T11:52:00Z">
        <w:r w:rsidDel="005A5D79">
          <w:delText xml:space="preserve">the </w:delText>
        </w:r>
      </w:del>
      <w:ins w:id="450" w:author="治輝 齋藤" w:date="2026-04-30T20:52:00Z" w16du:dateUtc="2026-04-30T11:52:00Z">
        <w:r w:rsidR="005A5D79">
          <w:rPr>
            <w:rFonts w:hint="eastAsia"/>
            <w:lang w:eastAsia="ja-JP"/>
          </w:rPr>
          <w:t>a</w:t>
        </w:r>
        <w:r w:rsidR="005A5D79">
          <w:t xml:space="preserve"> </w:t>
        </w:r>
      </w:ins>
      <w:r>
        <w:t xml:space="preserve">biomechanical paradigm </w:t>
      </w:r>
      <w:ins w:id="451" w:author="治輝 齋藤" w:date="2026-04-30T20:52:00Z" w16du:dateUtc="2026-04-30T11:52:00Z">
        <w:r w:rsidR="005A5D79" w:rsidRPr="005A5D79">
          <w:t>in which</w:t>
        </w:r>
      </w:ins>
      <w:del w:id="452" w:author="治輝 齋藤" w:date="2026-04-30T20:52:00Z" w16du:dateUtc="2026-04-30T11:52:00Z">
        <w:r w:rsidDel="005A5D79">
          <w:delText>that</w:delText>
        </w:r>
      </w:del>
      <w:r>
        <w:t xml:space="preserve"> terrain slope </w:t>
      </w:r>
      <w:ins w:id="453" w:author="治輝 齋藤" w:date="2026-04-30T20:52:00Z" w16du:dateUtc="2026-04-30T11:52:00Z">
        <w:r w:rsidR="005A5D79">
          <w:rPr>
            <w:rFonts w:hint="eastAsia"/>
            <w:lang w:eastAsia="ja-JP"/>
          </w:rPr>
          <w:t xml:space="preserve">may </w:t>
        </w:r>
      </w:ins>
      <w:r>
        <w:t>specifically amplif</w:t>
      </w:r>
      <w:ins w:id="454" w:author="治輝 齋藤" w:date="2026-04-30T20:52:00Z" w16du:dateUtc="2026-04-30T11:52:00Z">
        <w:r w:rsidR="005A5D79">
          <w:rPr>
            <w:rFonts w:hint="eastAsia"/>
            <w:lang w:eastAsia="ja-JP"/>
          </w:rPr>
          <w:t>y</w:t>
        </w:r>
      </w:ins>
      <w:del w:id="455" w:author="治輝 齋藤" w:date="2026-04-30T20:52:00Z" w16du:dateUtc="2026-04-30T11:52:00Z">
        <w:r w:rsidDel="005A5D79">
          <w:delText>ies</w:delText>
        </w:r>
      </w:del>
      <w:r>
        <w:t xml:space="preserve"> lateral fall risk.</w:t>
      </w:r>
      <w:commentRangeEnd w:id="446"/>
      <w:r w:rsidR="005A5D79">
        <w:rPr>
          <w:rStyle w:val="af2"/>
          <w:sz w:val="24"/>
          <w:szCs w:val="24"/>
        </w:rPr>
        <w:commentReference w:id="446"/>
      </w:r>
    </w:p>
    <w:p w14:paraId="57B00B2F" w14:textId="77777777" w:rsidR="00073AD9" w:rsidRDefault="00000000" w:rsidP="00705772">
      <w:pPr>
        <w:pStyle w:val="2"/>
        <w:spacing w:line="360" w:lineRule="auto"/>
      </w:pPr>
      <w:bookmarkStart w:id="456" w:name="comparison-with-previous-studies"/>
      <w:bookmarkEnd w:id="430"/>
      <w:r>
        <w:t>3. Comparison with Previous Studies</w:t>
      </w:r>
    </w:p>
    <w:p w14:paraId="17A9EA6F" w14:textId="7D52758B"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w:t>
      </w:r>
      <w:commentRangeStart w:id="457"/>
      <w:ins w:id="458" w:author="治輝 齋藤" w:date="2026-05-20T13:07:00Z" w16du:dateUtc="2026-05-20T04:07:00Z">
        <w:r w:rsidR="007F54EE" w:rsidRPr="007F54EE">
          <w:t>and steep</w:t>
        </w:r>
      </w:ins>
      <w:del w:id="459" w:author="治輝 齋藤" w:date="2026-05-20T13:07:00Z" w16du:dateUtc="2026-05-20T04:07:00Z">
        <w:r w:rsidDel="007F54EE">
          <w:delText>mountainous</w:delText>
        </w:r>
      </w:del>
      <w:r>
        <w:t xml:space="preserve"> prefectures (e.g., Niigata, </w:t>
      </w:r>
      <w:ins w:id="460" w:author="治輝 齋藤" w:date="2026-05-20T13:07:00Z" w16du:dateUtc="2026-05-20T04:07:00Z">
        <w:r w:rsidR="007F54EE" w:rsidRPr="007F54EE">
          <w:t>which had the steepest habitable-area-weighted slope nationally, and inland prefectures such as</w:t>
        </w:r>
        <w:r w:rsidR="007F54EE">
          <w:rPr>
            <w:rFonts w:hint="eastAsia"/>
            <w:lang w:eastAsia="ja-JP"/>
          </w:rPr>
          <w:t xml:space="preserve"> </w:t>
        </w:r>
      </w:ins>
      <w:r>
        <w:t xml:space="preserve">Nagano, </w:t>
      </w:r>
      <w:ins w:id="461" w:author="治輝 齋藤" w:date="2026-05-20T13:07:00Z" w16du:dateUtc="2026-05-20T04:07:00Z">
        <w:r w:rsidR="007F54EE" w:rsidRPr="007F54EE">
          <w:t>which also ranked among the steepest</w:t>
        </w:r>
      </w:ins>
      <w:del w:id="462" w:author="治輝 齋藤" w:date="2026-05-20T13:07:00Z" w16du:dateUtc="2026-05-20T04:07:00Z">
        <w:r w:rsidDel="007F54EE">
          <w:delText>Yamagata</w:delText>
        </w:r>
      </w:del>
      <w:r>
        <w:t>).</w:t>
      </w:r>
      <w:commentRangeEnd w:id="457"/>
      <w:r w:rsidR="007F54EE">
        <w:rPr>
          <w:rStyle w:val="af2"/>
        </w:rPr>
        <w:commentReference w:id="457"/>
      </w:r>
    </w:p>
    <w:p w14:paraId="6C936E6D" w14:textId="3730A197" w:rsidR="00073AD9" w:rsidRDefault="00000000" w:rsidP="00705772">
      <w:pPr>
        <w:pStyle w:val="a0"/>
        <w:spacing w:line="360" w:lineRule="auto"/>
      </w:pPr>
      <w:r>
        <w:lastRenderedPageBreak/>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4DD20AF4"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463"/>
      <w:r>
        <w:t xml:space="preserve">Our </w:t>
      </w:r>
      <w:ins w:id="464" w:author="治輝 齋藤" w:date="2026-04-30T20:55:00Z" w16du:dateUtc="2026-04-30T11:55:00Z">
        <w:r w:rsidR="00F7283B" w:rsidRPr="00F7283B">
          <w:t>findings add</w:t>
        </w:r>
      </w:ins>
      <w:del w:id="465"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w:t>
      </w:r>
      <w:ins w:id="466" w:author="治輝 齋藤" w:date="2026-05-19T23:34:00Z" w16du:dateUtc="2026-05-19T14:34:00Z">
        <w:r w:rsidR="00EA5B09" w:rsidRPr="00EA5B09">
          <w:t>proportion aged ≥65 years</w:t>
        </w:r>
      </w:ins>
      <w:del w:id="467" w:author="治輝 齋藤" w:date="2026-05-19T23:34:00Z" w16du:dateUtc="2026-05-19T14:34:00Z">
        <w:r w:rsidDel="00EA5B09">
          <w:delText>aging rate</w:delText>
        </w:r>
      </w:del>
      <w:ins w:id="468" w:author="治輝 齋藤" w:date="2026-04-30T20:55:00Z" w16du:dateUtc="2026-04-30T11:55:00Z">
        <w:r w:rsidR="00F7283B" w:rsidRPr="00F7283B">
          <w:t xml:space="preserve"> in the primary model</w:t>
        </w:r>
      </w:ins>
      <w:r>
        <w:t xml:space="preserve">. This quantitative estimate </w:t>
      </w:r>
      <w:del w:id="469"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470" w:author="治輝 齋藤" w:date="2026-04-30T20:56:00Z" w16du:dateUtc="2026-04-30T11:56:00Z">
        <w:r w:rsidR="00F7283B" w:rsidRPr="00F7283B">
          <w:t xml:space="preserve">correlate of </w:t>
        </w:r>
      </w:ins>
      <w:commentRangeStart w:id="471"/>
      <w:ins w:id="472" w:author="治輝 齋藤" w:date="2026-05-20T15:27:00Z" w16du:dateUtc="2026-05-20T06:27:00Z">
        <w:r w:rsidR="00334A0C" w:rsidRPr="00334A0C">
          <w:t>hip fracture surgery burden</w:t>
        </w:r>
      </w:ins>
      <w:commentRangeEnd w:id="471"/>
      <w:ins w:id="473" w:author="治輝 齋藤" w:date="2026-05-20T15:32:00Z" w16du:dateUtc="2026-05-20T06:32:00Z">
        <w:r w:rsidR="00334A0C">
          <w:rPr>
            <w:rStyle w:val="af2"/>
          </w:rPr>
          <w:commentReference w:id="471"/>
        </w:r>
      </w:ins>
      <w:del w:id="474" w:author="治輝 齋藤" w:date="2026-04-30T20:56:00Z" w16du:dateUtc="2026-04-30T11:56:00Z">
        <w:r w:rsidDel="00F7283B">
          <w:delText>risk factor</w:delText>
        </w:r>
      </w:del>
      <w:r>
        <w:t>.</w:t>
      </w:r>
      <w:commentRangeEnd w:id="463"/>
      <w:r w:rsidR="00F7283B">
        <w:rPr>
          <w:rStyle w:val="af2"/>
          <w:sz w:val="24"/>
          <w:szCs w:val="24"/>
        </w:rPr>
        <w:commentReference w:id="463"/>
      </w:r>
    </w:p>
    <w:p w14:paraId="775AC0CF" w14:textId="29ED0F22" w:rsidR="00073AD9" w:rsidRDefault="00000000" w:rsidP="00705772">
      <w:pPr>
        <w:pStyle w:val="2"/>
        <w:spacing w:line="360" w:lineRule="auto"/>
      </w:pPr>
      <w:bookmarkStart w:id="475" w:name="role-of-aging-rate"/>
      <w:bookmarkEnd w:id="456"/>
      <w:r>
        <w:t xml:space="preserve">4. </w:t>
      </w:r>
      <w:ins w:id="476" w:author="治輝 齋藤" w:date="2026-05-19T23:34:00Z" w16du:dateUtc="2026-05-19T14:34:00Z">
        <w:r w:rsidR="00EA5B09" w:rsidRPr="00EA5B09">
          <w:t>Proportion Aged ≥65 Years</w:t>
        </w:r>
      </w:ins>
      <w:del w:id="477" w:author="治輝 齋藤" w:date="2026-05-19T23:34:00Z" w16du:dateUtc="2026-05-19T14:34:00Z">
        <w:r w:rsidDel="00EA5B09">
          <w:delText>Role of Aging Rate</w:delText>
        </w:r>
      </w:del>
    </w:p>
    <w:p w14:paraId="76D36971" w14:textId="7A96062D" w:rsidR="00073AD9" w:rsidRDefault="00EA5B09" w:rsidP="00705772">
      <w:pPr>
        <w:pStyle w:val="FirstParagraph"/>
        <w:spacing w:line="360" w:lineRule="auto"/>
      </w:pPr>
      <w:ins w:id="478" w:author="治輝 齋藤" w:date="2026-05-19T23:34:00Z" w16du:dateUtc="2026-05-19T14:34:00Z">
        <w:r w:rsidRPr="00EA5B09">
          <w:t>Proportion Aged ≥65 Years</w:t>
        </w:r>
      </w:ins>
      <w:del w:id="479" w:author="治輝 齋藤" w:date="2026-05-19T23:34:00Z" w16du:dateUtc="2026-05-19T14:34:00Z">
        <w:r w:rsidDel="00EA5B09">
          <w:delText>Aging rate</w:delText>
        </w:r>
      </w:del>
      <w:r>
        <w:t xml:space="preserve"> was the strongest predictor of hip fracture rate in the multivariable model (β = 5.53, </w:t>
      </w:r>
      <w:r>
        <w:rPr>
          <w:i/>
          <w:iCs/>
        </w:rPr>
        <w:t>p</w:t>
      </w:r>
      <w:r>
        <w:t xml:space="preserve"> = 0.011). Prefectures with steeper terrain also tended to have higher </w:t>
      </w:r>
      <w:ins w:id="480" w:author="治輝 齋藤" w:date="2026-05-19T23:35:00Z" w16du:dateUtc="2026-05-19T14:35:00Z">
        <w:r w:rsidRPr="00EA5B09">
          <w:rPr>
            <w:lang w:eastAsia="ja-JP"/>
          </w:rPr>
          <w:t>proportions aged ≥65 years</w:t>
        </w:r>
      </w:ins>
      <w:del w:id="481" w:author="治輝 齋藤" w:date="2026-05-19T23:34:00Z" w16du:dateUtc="2026-05-19T14:34:00Z">
        <w:r w:rsidDel="00EA5B09">
          <w:delText>aging rates</w:delText>
        </w:r>
      </w:del>
      <w:r>
        <w:t xml:space="preserve"> (r = 0.505), reflecting the well-documented trend of rural aging in Japan, where mountainous prefectures </w:t>
      </w:r>
      <w:r>
        <w:lastRenderedPageBreak/>
        <w:t>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w:t>
      </w:r>
      <w:commentRangeStart w:id="482"/>
      <w:ins w:id="483" w:author="治輝 齋藤" w:date="2026-05-20T15:34:00Z" w16du:dateUtc="2026-05-20T06:34:00Z">
        <w:r w:rsidR="00334A0C" w:rsidRPr="00334A0C">
          <w:t>a topographical contextual challenge)</w:t>
        </w:r>
      </w:ins>
      <w:del w:id="484" w:author="治輝 齋藤" w:date="2026-05-20T15:34:00Z" w16du:dateUtc="2026-05-20T06:34:00Z">
        <w:r w:rsidDel="00334A0C">
          <w:delText>environmental hazard</w:delText>
        </w:r>
      </w:del>
      <w:commentRangeEnd w:id="482"/>
      <w:r w:rsidR="00334A0C">
        <w:rPr>
          <w:rStyle w:val="af2"/>
        </w:rPr>
        <w:commentReference w:id="482"/>
      </w:r>
      <w:r>
        <w:t>)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3B34380C" w:rsidR="00073AD9" w:rsidRDefault="00000000" w:rsidP="00705772">
      <w:pPr>
        <w:pStyle w:val="a0"/>
        <w:spacing w:line="360" w:lineRule="auto"/>
      </w:pPr>
      <w:commentRangeStart w:id="485"/>
      <w:r>
        <w:t xml:space="preserve">The </w:t>
      </w:r>
      <w:r w:rsidR="00FB1385" w:rsidRPr="00FB1385">
        <w:t>partial</w:t>
      </w:r>
      <w:r>
        <w:t xml:space="preserve"> association of slope with </w:t>
      </w:r>
      <w:commentRangeStart w:id="486"/>
      <w:r>
        <w:t xml:space="preserve">hip fracture </w:t>
      </w:r>
      <w:ins w:id="487" w:author="治輝 齋藤" w:date="2026-05-20T15:35:00Z" w16du:dateUtc="2026-05-20T06:35:00Z">
        <w:r w:rsidR="00334A0C" w:rsidRPr="00334A0C">
          <w:t>surgery rates</w:t>
        </w:r>
        <w:commentRangeEnd w:id="486"/>
        <w:r w:rsidR="00334A0C">
          <w:rPr>
            <w:rStyle w:val="af2"/>
          </w:rPr>
          <w:commentReference w:id="486"/>
        </w:r>
        <w:r w:rsidR="00334A0C" w:rsidRPr="00334A0C">
          <w:t xml:space="preserve"> </w:t>
        </w:r>
      </w:ins>
      <w:r>
        <w:t xml:space="preserve">after adjustment for </w:t>
      </w:r>
      <w:ins w:id="488" w:author="治輝 齋藤" w:date="2026-05-19T23:35:00Z" w16du:dateUtc="2026-05-19T14:35:00Z">
        <w:r w:rsidR="00EA5B09" w:rsidRPr="00EA5B09">
          <w:t>proportion aged ≥65 years</w:t>
        </w:r>
      </w:ins>
      <w:del w:id="489" w:author="治輝 齋藤" w:date="2026-05-19T23:35:00Z" w16du:dateUtc="2026-05-19T14:35:00Z">
        <w:r w:rsidDel="00EA5B09">
          <w:delText>aging rate</w:delText>
        </w:r>
      </w:del>
      <w:r>
        <w:t xml:space="preserve"> </w:t>
      </w:r>
      <w:r w:rsidR="00FB1385" w:rsidRPr="00FB1385">
        <w:t>suggests</w:t>
      </w:r>
      <w:r>
        <w:t xml:space="preserve"> that terrain </w:t>
      </w:r>
      <w:r w:rsidR="00FB1385" w:rsidRPr="00FB1385">
        <w:t>may constitute</w:t>
      </w:r>
      <w:r>
        <w:t xml:space="preserve"> </w:t>
      </w:r>
      <w:commentRangeStart w:id="490"/>
      <w:ins w:id="491" w:author="治輝 齋藤" w:date="2026-05-20T15:36:00Z" w16du:dateUtc="2026-05-20T06:36:00Z">
        <w:r w:rsidR="00334A0C" w:rsidRPr="00334A0C">
          <w:t>an environmental</w:t>
        </w:r>
      </w:ins>
      <w:del w:id="492" w:author="治輝 齋藤" w:date="2026-05-20T15:36:00Z" w16du:dateUtc="2026-05-20T06:36:00Z">
        <w:r w:rsidDel="00334A0C">
          <w:delText>a risk</w:delText>
        </w:r>
      </w:del>
      <w:r>
        <w:t xml:space="preserve"> </w:t>
      </w:r>
      <w:ins w:id="493" w:author="治輝 齋藤" w:date="2026-04-30T20:57:00Z" w16du:dateUtc="2026-04-30T11:57:00Z">
        <w:r w:rsidR="00F7283B" w:rsidRPr="00F7283B">
          <w:t>correlate</w:t>
        </w:r>
      </w:ins>
      <w:del w:id="494" w:author="治輝 齋藤" w:date="2026-04-30T20:57:00Z" w16du:dateUtc="2026-04-30T11:57:00Z">
        <w:r w:rsidDel="00F7283B">
          <w:delText>factor</w:delText>
        </w:r>
      </w:del>
      <w:commentRangeEnd w:id="490"/>
      <w:r w:rsidR="00334A0C">
        <w:rPr>
          <w:rStyle w:val="af2"/>
        </w:rPr>
        <w:commentReference w:id="490"/>
      </w:r>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495" w:author="治輝 齋藤" w:date="2026-04-30T20:58:00Z" w16du:dateUtc="2026-04-30T11:58:00Z">
        <w:r w:rsidR="00F7283B">
          <w:rPr>
            <w:rFonts w:hint="eastAsia"/>
            <w:lang w:eastAsia="ja-JP"/>
          </w:rPr>
          <w:t xml:space="preserve">may </w:t>
        </w:r>
      </w:ins>
      <w:r>
        <w:t>represent</w:t>
      </w:r>
      <w:del w:id="496" w:author="治輝 齋藤" w:date="2026-04-30T20:58:00Z" w16du:dateUtc="2026-04-30T11:58:00Z">
        <w:r w:rsidDel="00F7283B">
          <w:delText>s</w:delText>
        </w:r>
      </w:del>
      <w:r>
        <w:t xml:space="preserve"> an additional and </w:t>
      </w:r>
      <w:ins w:id="497" w:author="治輝 齋藤" w:date="2026-04-30T20:58:00Z" w16du:dateUtc="2026-04-30T11:58:00Z">
        <w:r w:rsidR="00F7283B" w:rsidRPr="00F7283B">
          <w:t>potentially</w:t>
        </w:r>
        <w:r w:rsidR="00F7283B">
          <w:rPr>
            <w:rFonts w:hint="eastAsia"/>
            <w:lang w:eastAsia="ja-JP"/>
          </w:rPr>
          <w:t xml:space="preserve"> </w:t>
        </w:r>
      </w:ins>
      <w:r>
        <w:t xml:space="preserve">modifiable </w:t>
      </w:r>
      <w:commentRangeStart w:id="498"/>
      <w:ins w:id="499" w:author="治輝 齋藤" w:date="2026-05-20T15:37:00Z" w16du:dateUtc="2026-05-20T06:37:00Z">
        <w:r w:rsidR="006D4EB8" w:rsidRPr="006D4EB8">
          <w:t>contextual correlate</w:t>
        </w:r>
      </w:ins>
      <w:del w:id="500" w:author="治輝 齋藤" w:date="2026-05-20T15:37:00Z" w16du:dateUtc="2026-05-20T06:37:00Z">
        <w:r w:rsidDel="006D4EB8">
          <w:delText>layer</w:delText>
        </w:r>
      </w:del>
      <w:r>
        <w:t xml:space="preserve"> of </w:t>
      </w:r>
      <w:ins w:id="501" w:author="治輝 齋藤" w:date="2026-05-20T15:37:00Z" w16du:dateUtc="2026-05-20T06:37:00Z">
        <w:r w:rsidR="006D4EB8" w:rsidRPr="006D4EB8">
          <w:t>hip</w:t>
        </w:r>
        <w:r w:rsidR="006D4EB8">
          <w:rPr>
            <w:rFonts w:hint="eastAsia"/>
            <w:lang w:eastAsia="ja-JP"/>
          </w:rPr>
          <w:t xml:space="preserve"> </w:t>
        </w:r>
      </w:ins>
      <w:r>
        <w:t xml:space="preserve">fracture </w:t>
      </w:r>
      <w:ins w:id="502" w:author="治輝 齋藤" w:date="2026-05-20T15:38:00Z" w16du:dateUtc="2026-05-20T06:38:00Z">
        <w:r w:rsidR="006D4EB8" w:rsidRPr="006D4EB8">
          <w:t>surgery burden</w:t>
        </w:r>
      </w:ins>
      <w:del w:id="503" w:author="治輝 齋藤" w:date="2026-05-20T15:38:00Z" w16du:dateUtc="2026-05-20T06:38:00Z">
        <w:r w:rsidDel="006D4EB8">
          <w:delText>risk</w:delText>
        </w:r>
      </w:del>
      <w:commentRangeEnd w:id="498"/>
      <w:r w:rsidR="006D4EB8">
        <w:rPr>
          <w:rStyle w:val="af2"/>
        </w:rPr>
        <w:commentReference w:id="498"/>
      </w:r>
      <w:r>
        <w:t xml:space="preserve">. Terrain slope </w:t>
      </w:r>
      <w:ins w:id="504" w:author="治輝 齋藤" w:date="2026-04-30T20:58:00Z" w16du:dateUtc="2026-04-30T11:58:00Z">
        <w:r w:rsidR="00F7283B">
          <w:rPr>
            <w:rFonts w:hint="eastAsia"/>
            <w:lang w:eastAsia="ja-JP"/>
          </w:rPr>
          <w:t>may</w:t>
        </w:r>
      </w:ins>
      <w:del w:id="505" w:author="治輝 齋藤" w:date="2026-04-30T20:58:00Z" w16du:dateUtc="2026-04-30T11:58:00Z">
        <w:r w:rsidDel="00F7283B">
          <w:delText>is</w:delText>
        </w:r>
      </w:del>
      <w:r>
        <w:t xml:space="preserve"> not </w:t>
      </w:r>
      <w:ins w:id="506" w:author="治輝 齋藤" w:date="2026-04-30T20:58:00Z" w16du:dateUtc="2026-04-30T11:58:00Z">
        <w:r w:rsidR="00F7283B">
          <w:rPr>
            <w:rFonts w:hint="eastAsia"/>
            <w:lang w:eastAsia="ja-JP"/>
          </w:rPr>
          <w:t xml:space="preserve">be </w:t>
        </w:r>
      </w:ins>
      <w:r>
        <w:t>merely a proxy for aging</w:t>
      </w:r>
      <w:ins w:id="507" w:author="治輝 齋藤" w:date="2026-04-30T20:59:00Z" w16du:dateUtc="2026-04-30T11:59:00Z">
        <w:r w:rsidR="00F7283B" w:rsidRPr="00F7283B">
          <w:t xml:space="preserve"> and may represent</w:t>
        </w:r>
      </w:ins>
      <w:del w:id="508" w:author="治輝 齋藤" w:date="2026-04-30T20:59:00Z" w16du:dateUtc="2026-04-30T11:59:00Z">
        <w:r w:rsidDel="00F7283B">
          <w:delText>, but</w:delText>
        </w:r>
      </w:del>
      <w:r>
        <w:t xml:space="preserve"> an </w:t>
      </w:r>
      <w:ins w:id="509" w:author="治輝 齋藤" w:date="2026-04-30T20:59:00Z" w16du:dateUtc="2026-04-30T11:59:00Z">
        <w:r w:rsidR="00F7283B" w:rsidRPr="00F7283B">
          <w:t>additional</w:t>
        </w:r>
      </w:ins>
      <w:del w:id="510" w:author="治輝 齋藤" w:date="2026-04-30T20:59:00Z" w16du:dateUtc="2026-04-30T11:59:00Z">
        <w:r w:rsidDel="00F7283B">
          <w:delText>independent</w:delText>
        </w:r>
      </w:del>
      <w:r>
        <w:t xml:space="preserve"> environmental </w:t>
      </w:r>
      <w:ins w:id="511" w:author="治輝 齋藤" w:date="2026-04-30T20:59:00Z" w16du:dateUtc="2026-04-30T11:59:00Z">
        <w:r w:rsidR="00F7283B" w:rsidRPr="00F7283B">
          <w:t>correlate</w:t>
        </w:r>
      </w:ins>
      <w:del w:id="512" w:author="治輝 齋藤" w:date="2026-04-30T20:59:00Z" w16du:dateUtc="2026-04-30T11:59:00Z">
        <w:r w:rsidDel="00F7283B">
          <w:delText>hazard</w:delText>
        </w:r>
      </w:del>
      <w:r>
        <w:t xml:space="preserve"> that </w:t>
      </w:r>
      <w:ins w:id="513" w:author="治輝 齋藤" w:date="2026-04-30T20:59:00Z" w16du:dateUtc="2026-04-30T11:59:00Z">
        <w:r w:rsidR="00F7283B" w:rsidRPr="00F7283B">
          <w:t xml:space="preserve">could </w:t>
        </w:r>
      </w:ins>
      <w:ins w:id="514" w:author="治輝 齋藤" w:date="2026-05-20T15:39:00Z" w16du:dateUtc="2026-05-20T06:39:00Z">
        <w:r w:rsidR="006D4EB8" w:rsidRPr="006D4EB8">
          <w:t>be associated with</w:t>
        </w:r>
      </w:ins>
      <w:ins w:id="515" w:author="治輝 齋藤" w:date="2026-04-30T20:59:00Z" w16du:dateUtc="2026-04-30T11:59:00Z">
        <w:r w:rsidR="00F7283B" w:rsidRPr="00F7283B">
          <w:t xml:space="preserve"> functional decline</w:t>
        </w:r>
      </w:ins>
      <w:del w:id="516" w:author="治輝 齋藤" w:date="2026-04-30T20:59:00Z" w16du:dateUtc="2026-04-30T11:59:00Z">
        <w:r w:rsidDel="00F7283B">
          <w:delText>chronically erodes physical function</w:delText>
        </w:r>
      </w:del>
      <w:r>
        <w:t xml:space="preserve"> among rural-dwelling older adults.</w:t>
      </w:r>
      <w:commentRangeEnd w:id="485"/>
      <w:r w:rsidR="00F7283B" w:rsidRPr="008227BE">
        <w:rPr>
          <w:rStyle w:val="af2"/>
          <w:sz w:val="24"/>
          <w:szCs w:val="24"/>
        </w:rPr>
        <w:commentReference w:id="485"/>
      </w:r>
      <w:ins w:id="517" w:author="治輝 齋藤" w:date="2026-04-30T20:32:00Z" w16du:dateUtc="2026-04-30T11:32:00Z">
        <w:r w:rsidR="008227BE" w:rsidRPr="008227BE">
          <w:t xml:space="preserve"> </w:t>
        </w:r>
        <w:commentRangeStart w:id="518"/>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518"/>
      <w:ins w:id="519" w:author="治輝 齋藤" w:date="2026-04-30T20:33:00Z" w16du:dateUtc="2026-04-30T11:33:00Z">
        <w:r w:rsidR="008227BE">
          <w:rPr>
            <w:rStyle w:val="af2"/>
            <w:sz w:val="24"/>
            <w:szCs w:val="24"/>
          </w:rPr>
          <w:commentReference w:id="518"/>
        </w:r>
      </w:ins>
    </w:p>
    <w:p w14:paraId="1B1E73F4" w14:textId="77777777" w:rsidR="00073AD9" w:rsidRDefault="00000000" w:rsidP="00705772">
      <w:pPr>
        <w:pStyle w:val="2"/>
        <w:spacing w:line="360" w:lineRule="auto"/>
      </w:pPr>
      <w:bookmarkStart w:id="520" w:name="walking-speed-as-a-mediator"/>
      <w:bookmarkEnd w:id="475"/>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C6C06C7" w:rsidR="00073AD9" w:rsidRDefault="00FB1385" w:rsidP="00705772">
      <w:pPr>
        <w:pStyle w:val="a0"/>
        <w:spacing w:line="360" w:lineRule="auto"/>
      </w:pPr>
      <w:r w:rsidRPr="00FB1385">
        <w:lastRenderedPageBreak/>
        <w:t>In our ecological data, terrain slope was negatively correlated with prefecture-level fast</w:t>
      </w:r>
      <w:ins w:id="521" w:author="治輝 齋藤" w:date="2026-05-19T23:35:00Z" w16du:dateUtc="2026-05-19T14:35:00Z">
        <w:r w:rsidR="00EA5B09">
          <w:rPr>
            <w:rFonts w:hint="eastAsia"/>
            <w:lang w:eastAsia="ja-JP"/>
          </w:rPr>
          <w:t>-</w:t>
        </w:r>
      </w:ins>
      <w:del w:id="522" w:author="治輝 齋藤" w:date="2026-05-19T23:35:00Z" w16du:dateUtc="2026-05-19T14:35:00Z">
        <w:r w:rsidRPr="00FB1385" w:rsidDel="00EA5B09">
          <w:delText xml:space="preserve"> </w:delText>
        </w:r>
      </w:del>
      <w:r w:rsidRPr="00FB1385">
        <w:t xml:space="preserve">walking </w:t>
      </w:r>
      <w:ins w:id="523" w:author="治輝 齋藤" w:date="2026-05-19T23:35:00Z" w16du:dateUtc="2026-05-19T14:35:00Z">
        <w:r w:rsidR="00EA5B09" w:rsidRPr="00EA5B09">
          <w:t>proportion</w:t>
        </w:r>
      </w:ins>
      <w:del w:id="524" w:author="治輝 齋藤" w:date="2026-05-19T23:35:00Z" w16du:dateUtc="2026-05-19T14:35:00Z">
        <w:r w:rsidRPr="00FB1385" w:rsidDel="00EA5B09">
          <w:delText>rate</w:delText>
        </w:r>
      </w:del>
      <w:r w:rsidRPr="00FB1385">
        <w:t xml:space="preserve"> (r = −0.264</w:t>
      </w:r>
      <w:commentRangeStart w:id="525"/>
      <w:ins w:id="526" w:author="治輝 齋藤" w:date="2026-05-20T08:52:00Z" w16du:dateUtc="2026-05-19T23:52:00Z">
        <w:r w:rsidR="0074508A" w:rsidRPr="0074508A">
          <w:t xml:space="preserve">, </w:t>
        </w:r>
        <w:r w:rsidR="0074508A" w:rsidRPr="0074508A">
          <w:rPr>
            <w:i/>
            <w:iCs/>
          </w:rPr>
          <w:t>p</w:t>
        </w:r>
        <w:r w:rsidR="0074508A" w:rsidRPr="0074508A">
          <w:t xml:space="preserve"> = 0.073</w:t>
        </w:r>
      </w:ins>
      <w:commentRangeEnd w:id="525"/>
      <w:ins w:id="527" w:author="治輝 齋藤" w:date="2026-05-20T08:53:00Z" w16du:dateUtc="2026-05-19T23:53:00Z">
        <w:r w:rsidR="0074508A">
          <w:rPr>
            <w:rStyle w:val="af2"/>
          </w:rPr>
          <w:commentReference w:id="525"/>
        </w:r>
      </w:ins>
      <w:r w:rsidRPr="00FB1385">
        <w:t xml:space="preserve">),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w:t>
      </w:r>
      <w:commentRangeStart w:id="528"/>
      <w:commentRangeStart w:id="529"/>
      <w:r>
        <w:t xml:space="preserve">Older adults residing in high-slope regions </w:t>
      </w:r>
      <w:ins w:id="530" w:author="治輝 齋藤" w:date="2026-05-20T15:01:00Z" w16du:dateUtc="2026-05-20T06:01:00Z">
        <w:r w:rsidR="00C60B9C" w:rsidRPr="00C60B9C">
          <w:t>may be</w:t>
        </w:r>
      </w:ins>
      <w:del w:id="531" w:author="治輝 齋藤" w:date="2026-05-20T15:01:00Z" w16du:dateUtc="2026-05-20T06:01:00Z">
        <w:r w:rsidDel="00C60B9C">
          <w:delText>are</w:delText>
        </w:r>
      </w:del>
      <w:r>
        <w:t xml:space="preserve"> exposed to such challenging terrain daily during shopping and outdoor activities</w:t>
      </w:r>
      <w:ins w:id="532" w:author="治輝 齋藤" w:date="2026-05-20T15:01:00Z" w16du:dateUtc="2026-05-20T06:01:00Z">
        <w:r w:rsidR="00C60B9C">
          <w:rPr>
            <w:rFonts w:hint="eastAsia"/>
            <w:lang w:eastAsia="ja-JP"/>
          </w:rPr>
          <w:t>.</w:t>
        </w:r>
      </w:ins>
      <w:del w:id="533" w:author="治輝 齋藤" w:date="2026-05-20T15:01:00Z" w16du:dateUtc="2026-05-20T06:01:00Z">
        <w:r w:rsidDel="00C60B9C">
          <w:delText>,</w:delText>
        </w:r>
      </w:del>
      <w:r>
        <w:t xml:space="preserve"> </w:t>
      </w:r>
      <w:ins w:id="534" w:author="治輝 齋藤" w:date="2026-05-20T15:01:00Z" w16du:dateUtc="2026-05-20T06:01:00Z">
        <w:r w:rsidR="00C60B9C" w:rsidRPr="00C60B9C">
          <w:t>This exposure may foster</w:t>
        </w:r>
      </w:ins>
      <w:del w:id="535" w:author="治輝 齋藤" w:date="2026-05-20T15:01:00Z" w16du:dateUtc="2026-05-20T06:01:00Z">
        <w:r w:rsidDel="00C60B9C">
          <w:delText>leading to</w:delText>
        </w:r>
      </w:del>
      <w:r>
        <w:t xml:space="preserve"> chronic fear of falling, reduced outdoor activity, and progressive deconditioning (disuse muscle atrophy).</w:t>
      </w:r>
      <w:commentRangeEnd w:id="528"/>
      <w:r w:rsidR="001907E8" w:rsidRPr="00CA3F03">
        <w:rPr>
          <w:rStyle w:val="af2"/>
          <w:sz w:val="24"/>
          <w:szCs w:val="24"/>
        </w:rPr>
        <w:commentReference w:id="528"/>
      </w:r>
      <w:commentRangeEnd w:id="529"/>
      <w:r w:rsidR="00446142">
        <w:rPr>
          <w:rStyle w:val="af2"/>
        </w:rPr>
        <w:commentReference w:id="529"/>
      </w:r>
      <w:r w:rsidR="00CA3F03" w:rsidRPr="00CA3F03">
        <w:t xml:space="preserve"> </w:t>
      </w:r>
      <w:r w:rsidR="00CA3F03" w:rsidRPr="00CA3F03">
        <w:rPr>
          <w:lang w:eastAsia="ja-JP"/>
        </w:rPr>
        <w:t>[40, 41]</w:t>
      </w:r>
      <w:ins w:id="536" w:author="治輝 齋藤" w:date="2026-05-20T15:02:00Z" w16du:dateUtc="2026-05-20T06:02:00Z">
        <w:r w:rsidR="00C60B9C" w:rsidRPr="00C60B9C">
          <w:t xml:space="preserve"> </w:t>
        </w:r>
        <w:r w:rsidR="00C60B9C" w:rsidRPr="00C60B9C">
          <w:rPr>
            <w:lang w:eastAsia="ja-JP"/>
          </w:rPr>
          <w:t>In steep or rural prefectures, many older adults depend on private cars for shopping and medical visits.[42] Car-dependent travel may reduce daily walking on sloped streets even when prefecture-level terrain metrics are high. We could not evaluate automobile use with available NDB Open Data covariates.</w:t>
        </w:r>
      </w:ins>
    </w:p>
    <w:p w14:paraId="0D744E0F" w14:textId="733CFC22" w:rsidR="00073AD9" w:rsidRDefault="00000000" w:rsidP="00705772">
      <w:pPr>
        <w:pStyle w:val="a0"/>
        <w:spacing w:line="360" w:lineRule="auto"/>
      </w:pPr>
      <w:r>
        <w:t xml:space="preserve">However, </w:t>
      </w:r>
      <w:r w:rsidR="00FB1385" w:rsidRPr="00FB1385">
        <w:t>the multivariable OLS coefficient for fast</w:t>
      </w:r>
      <w:ins w:id="537" w:author="治輝 齋藤" w:date="2026-05-19T23:38:00Z" w16du:dateUtc="2026-05-19T14:38:00Z">
        <w:r w:rsidR="00EA5B09">
          <w:rPr>
            <w:rFonts w:hint="eastAsia"/>
            <w:lang w:eastAsia="ja-JP"/>
          </w:rPr>
          <w:t>-</w:t>
        </w:r>
      </w:ins>
      <w:del w:id="538" w:author="治輝 齋藤" w:date="2026-05-19T23:38:00Z" w16du:dateUtc="2026-05-19T14:38:00Z">
        <w:r w:rsidR="00FB1385" w:rsidRPr="00FB1385" w:rsidDel="00EA5B09">
          <w:delText xml:space="preserve"> </w:delText>
        </w:r>
      </w:del>
      <w:r w:rsidR="00FB1385" w:rsidRPr="00FB1385">
        <w:t xml:space="preserve">walking </w:t>
      </w:r>
      <w:ins w:id="539" w:author="治輝 齋藤" w:date="2026-05-19T23:38:00Z" w16du:dateUtc="2026-05-19T14:38:00Z">
        <w:r w:rsidR="00EA5B09" w:rsidRPr="00EA5B09">
          <w:t>proportion</w:t>
        </w:r>
      </w:ins>
      <w:del w:id="540" w:author="治輝 齋藤" w:date="2026-05-19T23:38:00Z" w16du:dateUtc="2026-05-19T14:38:00Z">
        <w:r w:rsidR="00FB1385" w:rsidRPr="00FB1385" w:rsidDel="00EA5B09">
          <w:delText>rate</w:delText>
        </w:r>
      </w:del>
      <w:r w:rsidR="00FB1385" w:rsidRPr="00FB1385">
        <w:t xml:space="preserve"> was </w:t>
      </w:r>
      <w:del w:id="541" w:author="治輝 齋藤" w:date="2026-04-30T18:39:00Z" w16du:dateUtc="2026-04-30T09:39:00Z">
        <w:r w:rsidR="00FB1385" w:rsidRPr="00FB1385" w:rsidDel="00DB17F0">
          <w:delText>**</w:delText>
        </w:r>
      </w:del>
      <w:r w:rsidR="00FB1385" w:rsidRPr="00FB1385">
        <w:t>positive</w:t>
      </w:r>
      <w:del w:id="542"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543"/>
      <w:ins w:id="544"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543"/>
        <w:r w:rsidR="00DB17F0" w:rsidRPr="00FB1385">
          <w:rPr>
            <w:rStyle w:val="af2"/>
            <w:sz w:val="24"/>
            <w:szCs w:val="24"/>
          </w:rPr>
          <w:commentReference w:id="543"/>
        </w:r>
      </w:ins>
      <w:r w:rsidR="00FB1385" w:rsidRPr="00FB1385">
        <w:t xml:space="preserve">We therefore did not treat walking speed as a statistically supported mediator of the slope–hip fracture </w:t>
      </w:r>
      <w:ins w:id="545" w:author="治輝 齋藤" w:date="2026-05-20T15:06:00Z" w16du:dateUtc="2026-05-20T06:06:00Z">
        <w:r w:rsidR="00446142" w:rsidRPr="00446142">
          <w:t>surgery</w:t>
        </w:r>
        <w:r w:rsidR="00446142">
          <w:rPr>
            <w:rFonts w:hint="eastAsia"/>
            <w:lang w:eastAsia="ja-JP"/>
          </w:rPr>
          <w:t xml:space="preserve"> </w:t>
        </w:r>
      </w:ins>
      <w:r w:rsidR="00FB1385" w:rsidRPr="00FB1385">
        <w:t>association.</w:t>
      </w:r>
      <w:r>
        <w:t xml:space="preserve"> Future </w:t>
      </w:r>
      <w:ins w:id="546" w:author="治輝 齋藤" w:date="2026-05-20T15:07:00Z" w16du:dateUtc="2026-05-20T06:07:00Z">
        <w:r w:rsidR="00446142" w:rsidRPr="00446142">
          <w:t>individual-level</w:t>
        </w:r>
        <w:r w:rsidR="00446142">
          <w:rPr>
            <w:rFonts w:hint="eastAsia"/>
            <w:lang w:eastAsia="ja-JP"/>
          </w:rPr>
          <w:t xml:space="preserve"> </w:t>
        </w:r>
      </w:ins>
      <w:r>
        <w:t xml:space="preserve">studies </w:t>
      </w:r>
      <w:ins w:id="547" w:author="治輝 齋藤" w:date="2026-05-20T15:08:00Z" w16du:dateUtc="2026-05-20T06:08:00Z">
        <w:r w:rsidR="00446142" w:rsidRPr="00446142">
          <w:t>with objectively measured gait, accelerometry, and travel-mode data</w:t>
        </w:r>
      </w:ins>
      <w:del w:id="548" w:author="治輝 齋藤" w:date="2026-05-20T15:08:00Z" w16du:dateUtc="2026-05-20T06:08:00Z">
        <w:r w:rsidDel="00446142">
          <w:delText xml:space="preserve">using individual-level data (e.g., objectively measured gait speed, accelerometry) </w:delText>
        </w:r>
        <w:r w:rsidDel="00446142">
          <w:lastRenderedPageBreak/>
          <w:delText>with formal causal mediation analysis</w:delText>
        </w:r>
      </w:del>
      <w:r>
        <w:t xml:space="preserve"> are warranted to </w:t>
      </w:r>
      <w:ins w:id="549" w:author="治輝 齋藤" w:date="2026-05-20T15:08:00Z" w16du:dateUtc="2026-05-20T06:08:00Z">
        <w:r w:rsidR="00446142" w:rsidRPr="00446142">
          <w:t>test</w:t>
        </w:r>
      </w:ins>
      <w:del w:id="550" w:author="治輝 齋藤" w:date="2026-05-20T15:08:00Z" w16du:dateUtc="2026-05-20T06:08:00Z">
        <w:r w:rsidDel="00446142">
          <w:delText>clarify</w:delText>
        </w:r>
      </w:del>
      <w:r>
        <w:t xml:space="preserve"> whether terrain slope influences hip fracture </w:t>
      </w:r>
      <w:ins w:id="551" w:author="治輝 齋藤" w:date="2026-05-20T15:08:00Z" w16du:dateUtc="2026-05-20T06:08:00Z">
        <w:r w:rsidR="00446142" w:rsidRPr="00446142">
          <w:t>surgery rates</w:t>
        </w:r>
      </w:ins>
      <w:del w:id="552" w:author="治輝 齋藤" w:date="2026-05-20T15:08:00Z" w16du:dateUtc="2026-05-20T06:08:00Z">
        <w:r w:rsidDel="00446142">
          <w:delText>risk partly</w:delText>
        </w:r>
      </w:del>
      <w:r>
        <w:t xml:space="preserve"> through </w:t>
      </w:r>
      <w:del w:id="553" w:author="治輝 齋藤" w:date="2026-05-20T15:09:00Z" w16du:dateUtc="2026-05-20T06:09:00Z">
        <w:r w:rsidDel="00446142">
          <w:delText xml:space="preserve">its chronic effect on </w:delText>
        </w:r>
      </w:del>
      <w:r>
        <w:t>habitual walking capacity</w:t>
      </w:r>
      <w:ins w:id="554" w:author="治輝 齋藤" w:date="2026-05-20T15:09:00Z" w16du:dateUtc="2026-05-20T06:09:00Z">
        <w:r w:rsidR="00446142" w:rsidRPr="00446142">
          <w:t>, automobile dependence, or both</w:t>
        </w:r>
      </w:ins>
      <w:r>
        <w:t>.</w:t>
      </w:r>
    </w:p>
    <w:p w14:paraId="41E34BFF" w14:textId="77777777" w:rsidR="00073AD9" w:rsidRDefault="00000000" w:rsidP="00705772">
      <w:pPr>
        <w:pStyle w:val="2"/>
        <w:spacing w:line="360" w:lineRule="auto"/>
      </w:pPr>
      <w:bookmarkStart w:id="555" w:name="policy-implications"/>
      <w:bookmarkEnd w:id="520"/>
      <w:r>
        <w:t>6. Policy Implications</w:t>
      </w:r>
    </w:p>
    <w:p w14:paraId="47E75878" w14:textId="10C9C6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 xml:space="preserve">[4, </w:t>
      </w:r>
      <w:ins w:id="556" w:author="治輝 齋藤" w:date="2026-05-20T15:02:00Z" w16du:dateUtc="2026-05-20T06:02:00Z">
        <w:r w:rsidR="00C60B9C">
          <w:rPr>
            <w:rFonts w:hint="eastAsia"/>
            <w:lang w:eastAsia="ja-JP"/>
          </w:rPr>
          <w:t>43</w:t>
        </w:r>
      </w:ins>
      <w:del w:id="557" w:author="治輝 齋藤" w:date="2026-05-20T15:02:00Z" w16du:dateUtc="2026-05-20T06:02:00Z">
        <w:r w:rsidR="008D01AA" w:rsidRPr="008D01AA" w:rsidDel="00C60B9C">
          <w:rPr>
            <w:lang w:eastAsia="ja-JP"/>
          </w:rPr>
          <w:delText>42</w:delText>
        </w:r>
      </w:del>
      <w:r w:rsidR="008D01AA" w:rsidRPr="008D01AA">
        <w:rPr>
          <w:lang w:eastAsia="ja-JP"/>
        </w:rPr>
        <w:t xml:space="preserve">, </w:t>
      </w:r>
      <w:ins w:id="558" w:author="治輝 齋藤" w:date="2026-05-20T15:02:00Z" w16du:dateUtc="2026-05-20T06:02:00Z">
        <w:r w:rsidR="00C60B9C">
          <w:rPr>
            <w:rFonts w:hint="eastAsia"/>
            <w:lang w:eastAsia="ja-JP"/>
          </w:rPr>
          <w:t>44</w:t>
        </w:r>
      </w:ins>
      <w:del w:id="559" w:author="治輝 齋藤" w:date="2026-05-20T15:02:00Z" w16du:dateUtc="2026-05-20T06:02:00Z">
        <w:r w:rsidR="008D01AA" w:rsidRPr="008D01AA" w:rsidDel="00C60B9C">
          <w:rPr>
            <w:lang w:eastAsia="ja-JP"/>
          </w:rPr>
          <w:delText>43</w:delText>
        </w:r>
      </w:del>
      <w:r w:rsidR="008D01AA" w:rsidRPr="008D01AA">
        <w:rPr>
          <w:lang w:eastAsia="ja-JP"/>
        </w:rPr>
        <w:t>]</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w:t>
      </w:r>
      <w:ins w:id="560" w:author="治輝 齋藤" w:date="2026-05-20T15:02:00Z" w16du:dateUtc="2026-05-20T06:02:00Z">
        <w:r w:rsidR="00C60B9C">
          <w:rPr>
            <w:rFonts w:hint="eastAsia"/>
            <w:lang w:eastAsia="ja-JP"/>
          </w:rPr>
          <w:t>45</w:t>
        </w:r>
      </w:ins>
      <w:del w:id="561" w:author="治輝 齋藤" w:date="2026-05-20T15:02:00Z" w16du:dateUtc="2026-05-20T06:02:00Z">
        <w:r w:rsidR="008D01AA" w:rsidRPr="008D01AA" w:rsidDel="00C60B9C">
          <w:rPr>
            <w:lang w:eastAsia="ja-JP"/>
          </w:rPr>
          <w:delText>44</w:delText>
        </w:r>
      </w:del>
      <w:r w:rsidR="008D01AA" w:rsidRPr="008D01AA">
        <w:rPr>
          <w:lang w:eastAsia="ja-JP"/>
        </w:rPr>
        <w:t>]</w:t>
      </w:r>
    </w:p>
    <w:p w14:paraId="1139BD7A" w14:textId="36D5A20D"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w:t>
      </w:r>
      <w:ins w:id="562" w:author="治輝 齋藤" w:date="2026-05-20T15:02:00Z" w16du:dateUtc="2026-05-20T06:02:00Z">
        <w:r w:rsidR="00C60B9C">
          <w:rPr>
            <w:rFonts w:hint="eastAsia"/>
            <w:lang w:eastAsia="ja-JP"/>
          </w:rPr>
          <w:t>46</w:t>
        </w:r>
      </w:ins>
      <w:del w:id="563" w:author="治輝 齋藤" w:date="2026-05-20T15:02:00Z" w16du:dateUtc="2026-05-20T06:02:00Z">
        <w:r w:rsidR="008D01AA" w:rsidRPr="008D01AA" w:rsidDel="00C60B9C">
          <w:rPr>
            <w:lang w:eastAsia="ja-JP"/>
          </w:rPr>
          <w:delText>45</w:delText>
        </w:r>
      </w:del>
      <w:r w:rsidR="008D01AA" w:rsidRPr="008D01AA">
        <w:rPr>
          <w:lang w:eastAsia="ja-JP"/>
        </w:rPr>
        <w:t xml:space="preserve">, </w:t>
      </w:r>
      <w:ins w:id="564" w:author="治輝 齋藤" w:date="2026-05-20T15:02:00Z" w16du:dateUtc="2026-05-20T06:02:00Z">
        <w:r w:rsidR="00C60B9C">
          <w:rPr>
            <w:rFonts w:hint="eastAsia"/>
            <w:lang w:eastAsia="ja-JP"/>
          </w:rPr>
          <w:t>47</w:t>
        </w:r>
      </w:ins>
      <w:del w:id="565" w:author="治輝 齋藤" w:date="2026-05-20T15:02:00Z" w16du:dateUtc="2026-05-20T06:02:00Z">
        <w:r w:rsidR="008D01AA" w:rsidRPr="008D01AA" w:rsidDel="00C60B9C">
          <w:rPr>
            <w:lang w:eastAsia="ja-JP"/>
          </w:rPr>
          <w:delText>46</w:delText>
        </w:r>
      </w:del>
      <w:r w:rsidR="008D01AA" w:rsidRPr="008D01AA">
        <w:rPr>
          <w:lang w:eastAsia="ja-JP"/>
        </w:rPr>
        <w:t>]</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w:t>
      </w:r>
      <w:ins w:id="566" w:author="治輝 齋藤" w:date="2026-05-20T15:02:00Z" w16du:dateUtc="2026-05-20T06:02:00Z">
        <w:r w:rsidR="00C60B9C">
          <w:rPr>
            <w:rFonts w:hint="eastAsia"/>
            <w:lang w:eastAsia="ja-JP"/>
          </w:rPr>
          <w:t>46</w:t>
        </w:r>
      </w:ins>
      <w:del w:id="567" w:author="治輝 齋藤" w:date="2026-05-20T15:02:00Z" w16du:dateUtc="2026-05-20T06:02:00Z">
        <w:r w:rsidR="008D01AA" w:rsidRPr="008D01AA" w:rsidDel="00C60B9C">
          <w:rPr>
            <w:lang w:eastAsia="ja-JP"/>
          </w:rPr>
          <w:delText>45</w:delText>
        </w:r>
      </w:del>
      <w:r w:rsidR="008D01AA" w:rsidRPr="008D01AA">
        <w:rPr>
          <w:lang w:eastAsia="ja-JP"/>
        </w:rPr>
        <w:t>]</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w:t>
      </w:r>
      <w:ins w:id="568" w:author="治輝 齋藤" w:date="2026-05-20T15:02:00Z" w16du:dateUtc="2026-05-20T06:02:00Z">
        <w:r w:rsidR="00C60B9C">
          <w:rPr>
            <w:rFonts w:hint="eastAsia"/>
            <w:lang w:eastAsia="ja-JP"/>
          </w:rPr>
          <w:t>48</w:t>
        </w:r>
      </w:ins>
      <w:del w:id="569" w:author="治輝 齋藤" w:date="2026-05-20T15:02:00Z" w16du:dateUtc="2026-05-20T06:02:00Z">
        <w:r w:rsidR="008D01AA" w:rsidRPr="008D01AA" w:rsidDel="00C60B9C">
          <w:rPr>
            <w:lang w:eastAsia="ja-JP"/>
          </w:rPr>
          <w:delText>47</w:delText>
        </w:r>
      </w:del>
      <w:r w:rsidR="008D01AA" w:rsidRPr="008D01AA">
        <w:rPr>
          <w:lang w:eastAsia="ja-JP"/>
        </w:rPr>
        <w:t>]</w:t>
      </w:r>
    </w:p>
    <w:p w14:paraId="6F26A88A" w14:textId="2C16EF9B" w:rsidR="00073AD9" w:rsidRDefault="00000000" w:rsidP="00705772">
      <w:pPr>
        <w:pStyle w:val="a0"/>
        <w:spacing w:line="360" w:lineRule="auto"/>
      </w:pPr>
      <w:r>
        <w:lastRenderedPageBreak/>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w:t>
      </w:r>
      <w:ins w:id="570" w:author="治輝 齋藤" w:date="2026-05-20T15:43:00Z" w16du:dateUtc="2026-05-20T06:43:00Z">
        <w:r w:rsidR="008F5018" w:rsidRPr="008F5018">
          <w:t>may help</w:t>
        </w:r>
      </w:ins>
      <w:del w:id="571" w:author="治輝 齋藤" w:date="2026-05-20T15:43:00Z" w16du:dateUtc="2026-05-20T06:43:00Z">
        <w:r w:rsidDel="008F5018">
          <w:delText xml:space="preserve">represent </w:delText>
        </w:r>
        <w:commentRangeStart w:id="572"/>
        <w:commentRangeStart w:id="573"/>
        <w:r w:rsidDel="008F5018">
          <w:delText>cost-effective</w:delText>
        </w:r>
        <w:commentRangeEnd w:id="572"/>
        <w:r w:rsidR="001907E8" w:rsidDel="008F5018">
          <w:rPr>
            <w:rStyle w:val="af2"/>
            <w:sz w:val="24"/>
            <w:szCs w:val="24"/>
          </w:rPr>
          <w:commentReference w:id="572"/>
        </w:r>
      </w:del>
      <w:commentRangeEnd w:id="573"/>
      <w:r w:rsidR="008F5018">
        <w:rPr>
          <w:rStyle w:val="af2"/>
        </w:rPr>
        <w:commentReference w:id="573"/>
      </w:r>
      <w:del w:id="574" w:author="治輝 齋藤" w:date="2026-05-20T15:43:00Z" w16du:dateUtc="2026-05-20T06:43:00Z">
        <w:r w:rsidDel="008F5018">
          <w:delText xml:space="preserve"> strategies to</w:delText>
        </w:r>
      </w:del>
      <w:r>
        <w:t xml:space="preserve"> mitigate the downstream burden of fragility fractures.</w:t>
      </w:r>
    </w:p>
    <w:p w14:paraId="391CB151" w14:textId="77777777" w:rsidR="00073AD9" w:rsidRDefault="00000000" w:rsidP="00705772">
      <w:pPr>
        <w:pStyle w:val="2"/>
        <w:spacing w:line="360" w:lineRule="auto"/>
      </w:pPr>
      <w:bookmarkStart w:id="575" w:name="strengths"/>
      <w:bookmarkEnd w:id="555"/>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576" w:name="limitations"/>
      <w:bookmarkEnd w:id="575"/>
      <w:r>
        <w:t>8. Limitations</w:t>
      </w:r>
    </w:p>
    <w:p w14:paraId="5618FDB2" w14:textId="6ED89CD5" w:rsidR="00073AD9" w:rsidRDefault="00723D8F" w:rsidP="00705772">
      <w:pPr>
        <w:pStyle w:val="FirstParagraph"/>
        <w:spacing w:line="360" w:lineRule="auto"/>
      </w:pPr>
      <w:ins w:id="577" w:author="治輝 齋藤" w:date="2026-05-22T21:33:00Z" w16du:dateUtc="2026-05-22T12:33:00Z">
        <w:r w:rsidRPr="00723D8F">
          <w:t>We linked terrain and health indicators at the prefecture level—the finest resolution available for all 47 prefectures in public NDB Open Data without residential geocoding.[49] Ecological associations</w:t>
        </w:r>
      </w:ins>
      <w:del w:id="578" w:author="治輝 齋藤" w:date="2026-05-22T21:33:00Z" w16du:dateUtc="2026-05-22T12:33:00Z">
        <w:r w:rsidDel="00723D8F">
          <w:delText>Several limitations should be considered. First, as an ecological study, our findings are subject to the ecological fallacy: associations observed at the prefecture level</w:delText>
        </w:r>
      </w:del>
      <w:r>
        <w:t xml:space="preserve"> may not reflect individual-level relationships.</w:t>
      </w:r>
      <w:del w:id="579" w:author="治輝 齋藤" w:date="2026-05-22T21:33:00Z" w16du:dateUtc="2026-05-22T12:33:00Z">
        <w:r w:rsidR="008D01AA" w:rsidRPr="008D01AA" w:rsidDel="00723D8F">
          <w:delText xml:space="preserve"> </w:delText>
        </w:r>
        <w:r w:rsidR="008D01AA" w:rsidRPr="008D01AA" w:rsidDel="00723D8F">
          <w:rPr>
            <w:lang w:eastAsia="ja-JP"/>
          </w:rPr>
          <w:delText>[</w:delText>
        </w:r>
      </w:del>
      <w:del w:id="580" w:author="治輝 齋藤" w:date="2026-05-20T15:02:00Z" w16du:dateUtc="2026-05-20T06:02:00Z">
        <w:r w:rsidR="008D01AA" w:rsidRPr="008D01AA" w:rsidDel="00C60B9C">
          <w:rPr>
            <w:lang w:eastAsia="ja-JP"/>
          </w:rPr>
          <w:delText>48</w:delText>
        </w:r>
      </w:del>
      <w:del w:id="581" w:author="治輝 齋藤" w:date="2026-05-22T21:33:00Z" w16du:dateUtc="2026-05-22T12:33:00Z">
        <w:r w:rsidR="008D01AA" w:rsidRPr="008D01AA" w:rsidDel="00723D8F">
          <w:rPr>
            <w:lang w:eastAsia="ja-JP"/>
          </w:rPr>
          <w:delText>]</w:delText>
        </w:r>
      </w:del>
      <w:r>
        <w:t xml:space="preserve"> </w:t>
      </w:r>
      <w:ins w:id="582" w:author="治輝 齋藤" w:date="2026-05-22T21:33:00Z" w16du:dateUtc="2026-05-22T12:33:00Z">
        <w:r w:rsidRPr="00723D8F">
          <w:t>Residents of steep prefectures may live chiefly</w:t>
        </w:r>
      </w:ins>
      <w:del w:id="583" w:author="治輝 齋藤" w:date="2026-05-22T21:33:00Z" w16du:dateUtc="2026-05-22T12:33:00Z">
        <w:r w:rsidDel="00723D8F">
          <w:delText>We cannot establish whether individuals living</w:delText>
        </w:r>
      </w:del>
      <w:r>
        <w:t xml:space="preserve"> in </w:t>
      </w:r>
      <w:ins w:id="584" w:author="治輝 齋藤" w:date="2026-05-22T21:33:00Z" w16du:dateUtc="2026-05-22T12:33:00Z">
        <w:r w:rsidRPr="00723D8F">
          <w:t>low-slope basins rather</w:t>
        </w:r>
      </w:ins>
      <w:del w:id="585" w:author="治輝 齋藤" w:date="2026-05-22T21:33:00Z" w16du:dateUtc="2026-05-22T12:33:00Z">
        <w:r w:rsidDel="00723D8F">
          <w:delText xml:space="preserve">steeper terrain within a prefecture </w:delText>
        </w:r>
        <w:r w:rsidDel="00723D8F">
          <w:lastRenderedPageBreak/>
          <w:delText>have higher fracture risk</w:delText>
        </w:r>
      </w:del>
      <w:r>
        <w:t xml:space="preserve"> than </w:t>
      </w:r>
      <w:del w:id="586" w:author="治輝 齋藤" w:date="2026-05-22T21:34:00Z" w16du:dateUtc="2026-05-22T12:34:00Z">
        <w:r w:rsidDel="00723D8F">
          <w:delText xml:space="preserve">those </w:delText>
        </w:r>
      </w:del>
      <w:r>
        <w:t xml:space="preserve">in </w:t>
      </w:r>
      <w:ins w:id="587" w:author="治輝 齋藤" w:date="2026-05-22T21:34:00Z" w16du:dateUtc="2026-05-22T12:34:00Z">
        <w:r w:rsidRPr="00723D8F">
          <w:t>remote mountainous terrain, which can misclassify</w:t>
        </w:r>
      </w:ins>
      <w:del w:id="588" w:author="治輝 齋藤" w:date="2026-05-22T21:34:00Z" w16du:dateUtc="2026-05-22T12:34:00Z">
        <w:r w:rsidDel="00723D8F">
          <w:delText>flatter areas of the same prefecture. Individual-level studies with residential geocoding and objective measures of daily</w:delText>
        </w:r>
      </w:del>
      <w:r>
        <w:t xml:space="preserve"> terrain exposure</w:t>
      </w:r>
      <w:del w:id="589" w:author="治輝 齋藤" w:date="2026-05-22T21:35:00Z" w16du:dateUtc="2026-05-22T12:35:00Z">
        <w:r w:rsidDel="00723D8F">
          <w:delText xml:space="preserve"> (e.g., GPS tracking, accelerometry) are necessary to confirm our prefecture-level findings</w:delText>
        </w:r>
      </w:del>
      <w:r>
        <w:t>.</w:t>
      </w:r>
      <w:ins w:id="590" w:author="治輝 齋藤" w:date="2026-05-22T21:35:00Z" w16du:dateUtc="2026-05-22T12:35:00Z">
        <w:r w:rsidRPr="00723D8F">
          <w:t xml:space="preserve"> Fracture surgery counts (Reiwa 5), Specific Health Checkup walking-speed tabulations (Reiwa 4), and 2020 census denominators were not temporally co-extensive; we therefore interpreted results as an administrative snapshot rather than a harmonized single-year cohort.</w:t>
        </w:r>
      </w:ins>
    </w:p>
    <w:p w14:paraId="17C96730" w14:textId="15802D10" w:rsidR="00073AD9" w:rsidDel="001A0907" w:rsidRDefault="00723D8F" w:rsidP="001A0907">
      <w:pPr>
        <w:pStyle w:val="a0"/>
        <w:spacing w:line="360" w:lineRule="auto"/>
        <w:rPr>
          <w:del w:id="591" w:author="治輝 齋藤" w:date="2026-05-22T21:51:00Z" w16du:dateUtc="2026-05-22T12:51:00Z"/>
        </w:rPr>
      </w:pPr>
      <w:bookmarkStart w:id="592" w:name="_Hlk228469400"/>
      <w:ins w:id="593" w:author="治輝 齋藤" w:date="2026-05-22T21:36:00Z" w16du:dateUtc="2026-05-22T12:36:00Z">
        <w:r w:rsidRPr="00723D8F">
          <w:t>Outcomes were hip fracture</w:t>
        </w:r>
      </w:ins>
      <w:del w:id="594" w:author="治輝 齋藤" w:date="2026-05-22T21:36:00Z" w16du:dateUtc="2026-05-22T12:36:00Z">
        <w:r w:rsidDel="00723D8F">
          <w:delText xml:space="preserve">Second, </w:delText>
        </w:r>
      </w:del>
      <w:commentRangeStart w:id="595"/>
      <w:ins w:id="596" w:author="治輝 齋藤" w:date="2026-04-30T18:02:00Z" w16du:dateUtc="2026-04-30T09:02:00Z">
        <w:r w:rsidR="00394F48" w:rsidRPr="00394F48">
          <w:t xml:space="preserve"> surgery rate</w:t>
        </w:r>
      </w:ins>
      <w:ins w:id="597" w:author="治輝 齋藤" w:date="2026-05-22T21:36:00Z" w16du:dateUtc="2026-05-22T12:36:00Z">
        <w:r>
          <w:rPr>
            <w:rFonts w:hint="eastAsia"/>
            <w:lang w:eastAsia="ja-JP"/>
          </w:rPr>
          <w:t>s</w:t>
        </w:r>
        <w:r w:rsidRPr="00723D8F">
          <w:t>, not</w:t>
        </w:r>
      </w:ins>
      <w:ins w:id="598" w:author="治輝 齋藤" w:date="2026-04-30T18:02:00Z" w16du:dateUtc="2026-04-30T09:02:00Z">
        <w:r w:rsidR="00394F48" w:rsidRPr="00394F48">
          <w:t xml:space="preserve"> fracture incidence. </w:t>
        </w:r>
      </w:ins>
      <w:ins w:id="599" w:author="治輝 齋藤" w:date="2026-05-22T21:36:00Z" w16du:dateUtc="2026-05-22T12:36:00Z">
        <w:r w:rsidRPr="00723D8F">
          <w:t>Although hip fractures are usually treated surgically</w:t>
        </w:r>
      </w:ins>
      <w:ins w:id="600" w:author="治輝 齋藤" w:date="2026-04-30T18:02:00Z" w16du:dateUtc="2026-04-30T09:02:00Z">
        <w:r w:rsidR="00394F48" w:rsidRPr="00394F48">
          <w:t xml:space="preserve">, prefectural variation in </w:t>
        </w:r>
      </w:ins>
      <w:ins w:id="601" w:author="治輝 齋藤" w:date="2026-05-22T21:37:00Z" w16du:dateUtc="2026-05-22T12:37:00Z">
        <w:r w:rsidRPr="00723D8F">
          <w:t>treatment, referral, and access to operative care</w:t>
        </w:r>
      </w:ins>
      <w:ins w:id="602" w:author="治輝 齋藤" w:date="2026-04-30T18:02:00Z" w16du:dateUtc="2026-04-30T09:02:00Z">
        <w:r w:rsidR="00394F48" w:rsidRPr="00394F48">
          <w:t xml:space="preserve"> may </w:t>
        </w:r>
      </w:ins>
      <w:ins w:id="603" w:author="治輝 齋藤" w:date="2026-05-22T21:37:00Z" w16du:dateUtc="2026-05-22T12:37:00Z">
        <w:r w:rsidRPr="00723D8F">
          <w:t>have influenced</w:t>
        </w:r>
      </w:ins>
      <w:ins w:id="604" w:author="治輝 齋藤" w:date="2026-04-30T18:02:00Z" w16du:dateUtc="2026-04-30T09:02:00Z">
        <w:r w:rsidR="00394F48" w:rsidRPr="00394F48">
          <w:t xml:space="preserve"> observed rates.</w:t>
        </w:r>
      </w:ins>
      <w:commentRangeEnd w:id="595"/>
      <w:ins w:id="605" w:author="治輝 齋藤" w:date="2026-04-30T18:04:00Z" w16du:dateUtc="2026-04-30T09:04:00Z">
        <w:r w:rsidR="00394F48">
          <w:rPr>
            <w:rStyle w:val="af2"/>
            <w:sz w:val="24"/>
            <w:szCs w:val="24"/>
          </w:rPr>
          <w:commentReference w:id="595"/>
        </w:r>
      </w:ins>
      <w:ins w:id="606" w:author="治輝 齋藤" w:date="2026-05-22T21:38:00Z" w16du:dateUtc="2026-05-22T12:38:00Z">
        <w:r>
          <w:rPr>
            <w:rFonts w:hint="eastAsia"/>
            <w:lang w:eastAsia="ja-JP"/>
          </w:rPr>
          <w:t xml:space="preserve"> </w:t>
        </w:r>
      </w:ins>
      <w:del w:id="607" w:author="治輝 齋藤" w:date="2026-05-22T21:38:00Z" w16du:dateUtc="2026-05-22T12:38:00Z">
        <w:r w:rsidDel="00723D8F">
          <w:delText>t</w:delText>
        </w:r>
      </w:del>
      <w:ins w:id="608" w:author="治輝 齋藤" w:date="2026-05-22T21:38:00Z" w16du:dateUtc="2026-05-22T12:38:00Z">
        <w:r>
          <w:rPr>
            <w:rFonts w:hint="eastAsia"/>
            <w:lang w:eastAsia="ja-JP"/>
          </w:rPr>
          <w:t>T</w:t>
        </w:r>
      </w:ins>
      <w:r>
        <w:t>he cross-sectional design preclude</w:t>
      </w:r>
      <w:ins w:id="609" w:author="治輝 齋藤" w:date="2026-05-22T21:38:00Z" w16du:dateUtc="2026-05-22T12:38:00Z">
        <w:r>
          <w:rPr>
            <w:rFonts w:hint="eastAsia"/>
            <w:lang w:eastAsia="ja-JP"/>
          </w:rPr>
          <w:t>d</w:t>
        </w:r>
      </w:ins>
      <w:del w:id="610" w:author="治輝 齋藤" w:date="2026-05-22T21:38:00Z" w16du:dateUtc="2026-05-22T12:38:00Z">
        <w:r w:rsidDel="00723D8F">
          <w:delText>s</w:delText>
        </w:r>
      </w:del>
      <w:r>
        <w:t xml:space="preserve"> causal inference. Although reverse causation </w:t>
      </w:r>
      <w:ins w:id="611" w:author="治輝 齋藤" w:date="2026-05-22T21:39:00Z" w16du:dateUtc="2026-05-22T12:39:00Z">
        <w:r>
          <w:rPr>
            <w:rFonts w:hint="eastAsia"/>
            <w:lang w:eastAsia="ja-JP"/>
          </w:rPr>
          <w:t>was</w:t>
        </w:r>
      </w:ins>
      <w:del w:id="612" w:author="治輝 齋藤" w:date="2026-05-22T21:39:00Z" w16du:dateUtc="2026-05-22T12:39:00Z">
        <w:r w:rsidDel="00723D8F">
          <w:delText>is</w:delText>
        </w:r>
      </w:del>
      <w:r>
        <w:t xml:space="preserve"> unlikely for </w:t>
      </w:r>
      <w:del w:id="613" w:author="治輝 齋藤" w:date="2026-05-22T21:39:00Z" w16du:dateUtc="2026-05-22T12:39:00Z">
        <w:r w:rsidDel="00723D8F">
          <w:delText xml:space="preserve">a </w:delText>
        </w:r>
      </w:del>
      <w:r>
        <w:t xml:space="preserve">fixed </w:t>
      </w:r>
      <w:del w:id="614" w:author="治輝 齋藤" w:date="2026-05-22T21:39:00Z" w16du:dateUtc="2026-05-22T12:39:00Z">
        <w:r w:rsidDel="00723D8F">
          <w:delText xml:space="preserve">environmental exposure such as </w:delText>
        </w:r>
      </w:del>
      <w:r>
        <w:t>terrain</w:t>
      </w:r>
      <w:del w:id="615" w:author="治輝 齋藤" w:date="2026-05-22T21:39:00Z" w16du:dateUtc="2026-05-22T12:39:00Z">
        <w:r w:rsidDel="00723D8F">
          <w:delText xml:space="preserve"> slope</w:delText>
        </w:r>
      </w:del>
      <w:r>
        <w:t xml:space="preserve">, residual confounding by unmeasured </w:t>
      </w:r>
      <w:ins w:id="616" w:author="治輝 齋藤" w:date="2026-05-22T21:40:00Z" w16du:dateUtc="2026-05-22T12:40:00Z">
        <w:r w:rsidRPr="00723D8F">
          <w:t>contextual factors (e.g., healthcare access, climate, osteoporosis treatment)</w:t>
        </w:r>
      </w:ins>
      <w:del w:id="617" w:author="治輝 齋藤" w:date="2026-05-22T21:40:00Z" w16du:dateUtc="2026-05-22T12:40:00Z">
        <w:r w:rsidDel="00723D8F">
          <w:delText>variables</w:delText>
        </w:r>
      </w:del>
      <w:r>
        <w:t xml:space="preserve"> </w:t>
      </w:r>
      <w:ins w:id="618" w:author="治輝 齋藤" w:date="2026-05-22T21:40:00Z" w16du:dateUtc="2026-05-22T12:40:00Z">
        <w:r w:rsidRPr="00723D8F">
          <w:t>could not</w:t>
        </w:r>
      </w:ins>
      <w:del w:id="619" w:author="治輝 齋藤" w:date="2026-05-22T21:40:00Z" w16du:dateUtc="2026-05-22T12:40:00Z">
        <w:r w:rsidDel="00723D8F">
          <w:delText>cannot</w:delText>
        </w:r>
      </w:del>
      <w:r>
        <w:t xml:space="preserve"> be excluded. </w:t>
      </w:r>
      <w:ins w:id="620" w:author="治輝 齋藤" w:date="2026-05-22T21:51:00Z" w16du:dateUtc="2026-05-22T12:51:00Z">
        <w:r w:rsidR="001A0907" w:rsidRPr="001A0907">
          <w:t>With only 47 units, inference for the primary slope coefficient was borderline in heteroskedasticity-robust and bootstrap analyses (Results); findings should be interpreted as hypothesis-generating for place-based health geography.</w:t>
        </w:r>
      </w:ins>
      <w:del w:id="621" w:author="治輝 齋藤" w:date="2026-04-30T18:03:00Z" w16du:dateUtc="2026-04-30T09:03:00Z">
        <w:r w:rsidDel="00394F48">
          <w:delText>Third</w:delText>
        </w:r>
      </w:del>
      <w:del w:id="622" w:author="治輝 齋藤" w:date="2026-05-22T21:51:00Z" w16du:dateUtc="2026-05-22T12:51:00Z">
        <w:r w:rsidDel="001A0907">
          <w:delText>,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delText>
        </w:r>
      </w:del>
    </w:p>
    <w:p w14:paraId="248867E4" w14:textId="320EB0BE" w:rsidR="00073AD9" w:rsidDel="001A0907" w:rsidRDefault="008227BE" w:rsidP="00705772">
      <w:pPr>
        <w:pStyle w:val="a0"/>
        <w:spacing w:line="360" w:lineRule="auto"/>
        <w:rPr>
          <w:del w:id="623" w:author="治輝 齋藤" w:date="2026-05-22T21:51:00Z" w16du:dateUtc="2026-05-22T12:51:00Z"/>
        </w:rPr>
      </w:pPr>
      <w:del w:id="624" w:author="治輝 齋藤" w:date="2026-04-30T18:04:00Z" w16du:dateUtc="2026-04-30T09:04:00Z">
        <w:r w:rsidDel="00394F48">
          <w:delText>Fourth</w:delText>
        </w:r>
      </w:del>
      <w:del w:id="625" w:author="治輝 齋藤" w:date="2026-05-22T21:51:00Z" w16du:dateUtc="2026-05-22T12:51:00Z">
        <w:r w:rsidDel="001A0907">
          <w:delText xml:space="preserve">, the walking speed variable was based on self-reported habitual walking speed in the Specific Health Checkup questionnaire, administered to individuals aged 40–74 </w:delText>
        </w:r>
        <w:r w:rsidDel="001A0907">
          <w:lastRenderedPageBreak/>
          <w:delText xml:space="preserve">years, </w:delText>
        </w:r>
      </w:del>
      <w:commentRangeStart w:id="626"/>
      <w:del w:id="627" w:author="治輝 齋藤" w:date="2026-04-30T18:45:00Z" w16du:dateUtc="2026-04-30T09:45:00Z">
        <w:r w:rsidDel="00DB17F0">
          <w:delText>which</w:delText>
        </w:r>
      </w:del>
      <w:commentRangeEnd w:id="626"/>
      <w:del w:id="628" w:author="治輝 齋藤" w:date="2026-05-22T21:51:00Z" w16du:dateUtc="2026-05-22T12:51:00Z">
        <w:r w:rsidR="00DB17F0" w:rsidDel="001A0907">
          <w:rPr>
            <w:rStyle w:val="af2"/>
            <w:sz w:val="24"/>
            <w:szCs w:val="24"/>
          </w:rPr>
          <w:commentReference w:id="626"/>
        </w:r>
        <w:r w:rsidDel="001A0907">
          <w:delText xml:space="preserve"> may not accurately represent the functional capacity of the oldest-old (≥75 years) at highest fracture risk. This self-reported measure may be subject to non-differential measurement error, biasing our estimates toward the null. </w:delText>
        </w:r>
      </w:del>
      <w:del w:id="629" w:author="治輝 齋藤" w:date="2026-04-30T18:04:00Z" w16du:dateUtc="2026-04-30T09:04:00Z">
        <w:r w:rsidDel="00394F48">
          <w:delText>Fifth</w:delText>
        </w:r>
      </w:del>
      <w:del w:id="630" w:author="治輝 齋藤" w:date="2026-05-22T21:51:00Z" w16du:dateUtc="2026-05-22T12:51:00Z">
        <w:r w:rsidDel="001A0907">
          <w:delTex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delText>
        </w:r>
      </w:del>
    </w:p>
    <w:p w14:paraId="10FF5F65" w14:textId="08894747" w:rsidR="00723D8F" w:rsidRDefault="00FB1385" w:rsidP="00723D8F">
      <w:pPr>
        <w:pStyle w:val="FirstParagraph"/>
        <w:spacing w:line="360" w:lineRule="auto"/>
        <w:rPr>
          <w:ins w:id="631" w:author="治輝 齋藤" w:date="2026-05-22T21:42:00Z" w16du:dateUtc="2026-05-22T12:42:00Z"/>
        </w:rPr>
      </w:pPr>
      <w:del w:id="632" w:author="治輝 齋藤" w:date="2026-04-30T18:04:00Z" w16du:dateUtc="2026-04-30T09:04:00Z">
        <w:r w:rsidRPr="00FB1385" w:rsidDel="00394F48">
          <w:delText>Sixth</w:delText>
        </w:r>
      </w:del>
      <w:del w:id="633" w:author="治輝 齋藤" w:date="2026-05-22T21:51:00Z" w16du:dateUtc="2026-05-22T12:51:00Z">
        <w:r w:rsidRPr="00FB1385" w:rsidDel="001A0907">
          <w:delTex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delText>
        </w:r>
        <w:r w:rsidRPr="00FB1385" w:rsidDel="001A0907">
          <w:rPr>
            <w:i/>
            <w:iCs/>
          </w:rPr>
          <w:delText>p</w:delText>
        </w:r>
        <w:r w:rsidRPr="00FB1385" w:rsidDel="001A0907">
          <w:delText xml:space="preserve"> = 0.043 result for the primary slope coefficient in Model 2 was borderline and compatible with no association under alternative variance assumptions.</w:delText>
        </w:r>
        <w:r w:rsidR="00086EBA" w:rsidDel="001A0907">
          <w:rPr>
            <w:rFonts w:hint="eastAsia"/>
            <w:lang w:eastAsia="ja-JP"/>
          </w:rPr>
          <w:delText xml:space="preserve"> </w:delText>
        </w:r>
      </w:del>
      <w:del w:id="634" w:author="治輝 齋藤" w:date="2026-04-30T18:04:00Z" w16du:dateUtc="2026-04-30T09:04:00Z">
        <w:r w:rsidR="00086EBA" w:rsidDel="00394F48">
          <w:rPr>
            <w:rFonts w:hint="eastAsia"/>
            <w:lang w:eastAsia="ja-JP"/>
          </w:rPr>
          <w:delText>Finally</w:delText>
        </w:r>
      </w:del>
      <w:del w:id="635" w:author="治輝 齋藤" w:date="2026-05-22T21:51:00Z" w16du:dateUtc="2026-05-22T12:51:00Z">
        <w:r w:rsidR="00086EBA" w:rsidDel="001A0907">
          <w:rPr>
            <w:rFonts w:hint="eastAsia"/>
            <w:lang w:eastAsia="ja-JP"/>
          </w:rPr>
          <w:delText xml:space="preserve">, </w:delText>
        </w:r>
        <w:r w:rsidR="007D54A5" w:rsidRPr="007D54A5" w:rsidDel="001A0907">
          <w:delText xml:space="preserve"> sex- and gender-stratified outcome tables were not available in the prefecture-level NDB Open Data extracts used here; findings therefore describe aggregate populations and should be interpreted with this limitation in mind.</w:delText>
        </w:r>
      </w:del>
    </w:p>
    <w:p w14:paraId="2FFB5CD7" w14:textId="3E8E1E5F" w:rsidR="00723D8F" w:rsidRDefault="00723D8F" w:rsidP="00723D8F">
      <w:pPr>
        <w:pStyle w:val="2"/>
        <w:spacing w:line="360" w:lineRule="auto"/>
        <w:rPr>
          <w:ins w:id="636" w:author="治輝 齋藤" w:date="2026-05-22T21:42:00Z" w16du:dateUtc="2026-05-22T12:42:00Z"/>
        </w:rPr>
      </w:pPr>
      <w:ins w:id="637" w:author="治輝 齋藤" w:date="2026-05-22T21:42:00Z" w16du:dateUtc="2026-05-22T12:42:00Z">
        <w:r>
          <w:rPr>
            <w:rFonts w:hint="eastAsia"/>
            <w:lang w:eastAsia="ja-JP"/>
          </w:rPr>
          <w:t>9</w:t>
        </w:r>
        <w:r>
          <w:t xml:space="preserve">. </w:t>
        </w:r>
        <w:r w:rsidRPr="00723D8F">
          <w:t>Future research directions</w:t>
        </w:r>
      </w:ins>
    </w:p>
    <w:p w14:paraId="2F8F0FD4" w14:textId="76DF7D64" w:rsidR="007D54A5" w:rsidRDefault="00723D8F" w:rsidP="00723D8F">
      <w:pPr>
        <w:pStyle w:val="a0"/>
        <w:spacing w:line="360" w:lineRule="auto"/>
      </w:pPr>
      <w:ins w:id="638" w:author="治輝 齋藤" w:date="2026-05-22T21:42:00Z" w16du:dateUtc="2026-05-22T12:42:00Z">
        <w:r w:rsidRPr="00723D8F">
          <w:t xml:space="preserve">Building on this nationwide open-data linkage, priority extensions include individual-level cohorts with residential geocoding and objective daily terrain exposure (e.g., GPS, accelerometry). Finer-scale GIS could quantify municipal or neighborhood DEM-based slope and fall-relevant micro-environments (pathways, stairs, </w:t>
        </w:r>
      </w:ins>
      <w:commentRangeStart w:id="639"/>
      <w:ins w:id="640" w:author="治輝 齋藤" w:date="2026-05-22T21:46:00Z" w16du:dateUtc="2026-05-22T12:46:00Z">
        <w:r w:rsidR="001A0907">
          <w:rPr>
            <w:rFonts w:hint="eastAsia"/>
            <w:lang w:eastAsia="ja-JP"/>
          </w:rPr>
          <w:t xml:space="preserve">snowfall, </w:t>
        </w:r>
      </w:ins>
      <w:ins w:id="641" w:author="治輝 齋藤" w:date="2026-05-22T21:42:00Z" w16du:dateUtc="2026-05-22T12:42:00Z">
        <w:r w:rsidRPr="00723D8F">
          <w:t>icing</w:t>
        </w:r>
      </w:ins>
      <w:commentRangeEnd w:id="639"/>
      <w:ins w:id="642" w:author="治輝 齋藤" w:date="2026-05-22T21:48:00Z" w16du:dateUtc="2026-05-22T12:48:00Z">
        <w:r w:rsidR="001A0907">
          <w:rPr>
            <w:rStyle w:val="af2"/>
          </w:rPr>
          <w:commentReference w:id="639"/>
        </w:r>
      </w:ins>
      <w:ins w:id="643" w:author="治輝 齋藤" w:date="2026-05-22T21:42:00Z" w16du:dateUtc="2026-05-22T12:42:00Z">
        <w:r w:rsidRPr="00723D8F">
          <w:t xml:space="preserve">). Linkage to prescription and bone-density screening data, and sex- and age-stratified outcomes when finer NDB releases permit, would improve confounding control. Objectively measured gait and travel mode could test mechanisms discussed in the walking-speed section. Longitudinal harmonization of claims, screening, and census </w:t>
        </w:r>
        <w:r w:rsidRPr="00723D8F">
          <w:lastRenderedPageBreak/>
          <w:t>years would strengthen causal inference. Such work could clarify whether terrain slope relates to hip fracture burden through biomechanical fall risk, functional decline, or correlated healthcare and social contexts in Japan's aging mountainous regions.</w:t>
        </w:r>
      </w:ins>
    </w:p>
    <w:bookmarkEnd w:id="592"/>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644" w:name="conclusions-1"/>
      <w:bookmarkEnd w:id="398"/>
      <w:bookmarkEnd w:id="576"/>
      <w:r>
        <w:t>Conclusions</w:t>
      </w:r>
    </w:p>
    <w:p w14:paraId="54933310" w14:textId="0302FFA9" w:rsidR="00073AD9" w:rsidRDefault="00197FA6" w:rsidP="00705772">
      <w:pPr>
        <w:pStyle w:val="a0"/>
        <w:spacing w:line="360" w:lineRule="auto"/>
      </w:pPr>
      <w:commentRangeStart w:id="645"/>
      <w:ins w:id="646" w:author="治輝 齋藤" w:date="2026-05-20T17:25:00Z" w16du:dateUtc="2026-05-20T08:25:00Z">
        <w:r w:rsidRPr="00197FA6">
          <w:t>In this nationwide ecological study, residence in prefectures with steeper habitable terrain</w:t>
        </w:r>
      </w:ins>
      <w:del w:id="647" w:author="治輝 齋藤" w:date="2026-05-20T17:25:00Z" w16du:dateUtc="2026-05-20T08:25:00Z">
        <w:r w:rsidR="00FB1385" w:rsidRPr="00FB1385" w:rsidDel="00197FA6">
          <w:delText>Under primary ordinary least squares estimation, prefectural terrain</w:delText>
        </w:r>
        <w:r w:rsidR="00FB1385" w:rsidDel="00197FA6">
          <w:delText xml:space="preserve"> slope</w:delText>
        </w:r>
      </w:del>
      <w:r w:rsidR="00FB1385">
        <w:t xml:space="preserve"> </w:t>
      </w:r>
      <w:commentRangeStart w:id="648"/>
      <w:ins w:id="649" w:author="治輝 齋藤" w:date="2026-04-30T19:20:00Z" w16du:dateUtc="2026-04-30T10:20:00Z">
        <w:r w:rsidR="00896745">
          <w:rPr>
            <w:rFonts w:hint="eastAsia"/>
            <w:lang w:eastAsia="ja-JP"/>
          </w:rPr>
          <w:t>was</w:t>
        </w:r>
      </w:ins>
      <w:del w:id="650" w:author="治輝 齋藤" w:date="2026-04-30T19:20:00Z" w16du:dateUtc="2026-04-30T10:20:00Z">
        <w:r w:rsidR="00031BB0" w:rsidRPr="00031BB0" w:rsidDel="00896745">
          <w:delText>remained</w:delText>
        </w:r>
      </w:del>
      <w:commentRangeEnd w:id="648"/>
      <w:r w:rsidR="00896745" w:rsidRPr="00031BB0">
        <w:rPr>
          <w:rStyle w:val="af2"/>
          <w:sz w:val="24"/>
          <w:szCs w:val="24"/>
        </w:rPr>
        <w:commentReference w:id="648"/>
      </w:r>
      <w:r w:rsidR="00031BB0" w:rsidRPr="00031BB0">
        <w:t xml:space="preserve"> </w:t>
      </w:r>
      <w:ins w:id="651" w:author="治輝 齋藤" w:date="2026-05-20T17:25:00Z" w16du:dateUtc="2026-05-20T08:25:00Z">
        <w:r w:rsidRPr="00197FA6">
          <w:t>suggestively</w:t>
        </w:r>
      </w:ins>
      <w:del w:id="652" w:author="治輝 齋藤" w:date="2026-05-20T17:25:00Z" w16du:dateUtc="2026-05-20T08:25:00Z">
        <w:r w:rsidR="00031BB0" w:rsidRPr="00031BB0" w:rsidDel="00197FA6">
          <w:delText>positively</w:delText>
        </w:r>
      </w:del>
      <w:r w:rsidR="00FB1385">
        <w:t xml:space="preserve"> associated with </w:t>
      </w:r>
      <w:ins w:id="653" w:author="治輝 齋藤" w:date="2026-05-20T17:25:00Z" w16du:dateUtc="2026-05-20T08:25:00Z">
        <w:r w:rsidRPr="00197FA6">
          <w:t>higher</w:t>
        </w:r>
        <w:r>
          <w:rPr>
            <w:rFonts w:hint="eastAsia"/>
            <w:lang w:eastAsia="ja-JP"/>
          </w:rPr>
          <w:t xml:space="preserve"> </w:t>
        </w:r>
      </w:ins>
      <w:r w:rsidR="00FB1385">
        <w:t xml:space="preserve">hip fracture surgery rates after adjustment for </w:t>
      </w:r>
      <w:ins w:id="654" w:author="治輝 齋藤" w:date="2026-05-19T23:38:00Z" w16du:dateUtc="2026-05-19T14:38:00Z">
        <w:r w:rsidR="00EA5B09" w:rsidRPr="00EA5B09">
          <w:t>proportion aged ≥65 years</w:t>
        </w:r>
      </w:ins>
      <w:del w:id="655" w:author="治輝 齋藤" w:date="2026-05-19T23:38:00Z" w16du:dateUtc="2026-05-19T14:38:00Z">
        <w:r w:rsidR="00FB1385" w:rsidDel="00EA5B09">
          <w:delText>aging rate</w:delText>
        </w:r>
      </w:del>
      <w:r w:rsidR="00FB1385">
        <w:t xml:space="preserve">, </w:t>
      </w:r>
      <w:ins w:id="656" w:author="治輝 齋藤" w:date="2026-05-20T17:25:00Z" w16du:dateUtc="2026-05-20T08:25:00Z">
        <w:r w:rsidRPr="00197FA6">
          <w:t>fast-</w:t>
        </w:r>
      </w:ins>
      <w:r w:rsidR="00FB1385">
        <w:t xml:space="preserve">walking </w:t>
      </w:r>
      <w:ins w:id="657" w:author="治輝 齋藤" w:date="2026-05-20T17:25:00Z" w16du:dateUtc="2026-05-20T08:25:00Z">
        <w:r w:rsidRPr="00197FA6">
          <w:t>proportion</w:t>
        </w:r>
      </w:ins>
      <w:del w:id="658" w:author="治輝 齋藤" w:date="2026-05-20T17:25:00Z" w16du:dateUtc="2026-05-20T08:25:00Z">
        <w:r w:rsidR="00FB1385" w:rsidDel="00197FA6">
          <w:delText>speed</w:delText>
        </w:r>
      </w:del>
      <w:r w:rsidR="00FB1385">
        <w:t>, and population density</w:t>
      </w:r>
      <w:del w:id="659" w:author="治輝 齋藤" w:date="2026-05-20T17:26:00Z" w16du:dateUtc="2026-05-20T08:26:00Z">
        <w:r w:rsidR="00031BB0" w:rsidRPr="00031BB0" w:rsidDel="00197FA6">
          <w:delText xml:space="preserve"> (β ≈ 3.5 additional surgeries per 100,000 per</w:delText>
        </w:r>
        <w:r w:rsidR="00FB1385" w:rsidDel="00197FA6">
          <w:delText xml:space="preserve"> one-degree increase</w:delText>
        </w:r>
        <w:r w:rsidR="00031BB0" w:rsidRPr="00031BB0" w:rsidDel="00197FA6">
          <w:delText>; conventional *p* = 0.043)</w:delText>
        </w:r>
      </w:del>
      <w:r w:rsidR="00031BB0">
        <w:rPr>
          <w:rFonts w:hint="eastAsia"/>
          <w:lang w:eastAsia="ja-JP"/>
        </w:rPr>
        <w:t>.</w:t>
      </w:r>
      <w:r w:rsidR="00FB1385">
        <w:t xml:space="preserve"> </w:t>
      </w:r>
      <w:ins w:id="660" w:author="治輝 齋藤" w:date="2026-05-20T17:27:00Z" w16du:dateUtc="2026-05-20T08:27:00Z">
        <w:r w:rsidRPr="00197FA6">
          <w:t>No similar pattern was observed for humerus or forearm surgery rates. Outcomes were administrative surgery rates rather than fracture incidence.</w:t>
        </w:r>
        <w:r>
          <w:rPr>
            <w:rFonts w:hint="eastAsia"/>
            <w:lang w:eastAsia="ja-JP"/>
          </w:rPr>
          <w:t xml:space="preserve"> </w:t>
        </w:r>
      </w:ins>
      <w:ins w:id="661" w:author="治輝 齋藤" w:date="2026-05-19T12:39:00Z" w16du:dateUtc="2026-05-19T03:39:00Z">
        <w:r w:rsidR="00F645DD" w:rsidRPr="00F25F6D">
          <w:t>Given N = 47</w:t>
        </w:r>
      </w:ins>
      <w:ins w:id="662" w:author="治輝 齋藤" w:date="2026-05-20T17:27:00Z" w16du:dateUtc="2026-05-20T08:27:00Z">
        <w:r>
          <w:rPr>
            <w:rFonts w:hint="eastAsia"/>
            <w:lang w:eastAsia="ja-JP"/>
          </w:rPr>
          <w:t xml:space="preserve"> </w:t>
        </w:r>
        <w:r w:rsidRPr="00197FA6">
          <w:t>prefectures and borderline inferential sensitivity in sensitivity analyses</w:t>
        </w:r>
      </w:ins>
      <w:ins w:id="663" w:author="治輝 齋藤" w:date="2026-05-19T12:39:00Z" w16du:dateUtc="2026-05-19T03:39:00Z">
        <w:r w:rsidR="00F645DD" w:rsidRPr="00F25F6D">
          <w:t xml:space="preserve">, </w:t>
        </w:r>
      </w:ins>
      <w:ins w:id="664" w:author="治輝 齋藤" w:date="2026-05-20T17:29:00Z" w16du:dateUtc="2026-05-20T08:29:00Z">
        <w:r>
          <w:rPr>
            <w:rFonts w:hint="eastAsia"/>
            <w:lang w:eastAsia="ja-JP"/>
          </w:rPr>
          <w:t>f</w:t>
        </w:r>
      </w:ins>
      <w:ins w:id="665" w:author="治輝 齋藤" w:date="2026-05-19T12:39:00Z" w16du:dateUtc="2026-05-19T03:39:00Z">
        <w:r w:rsidR="00F645DD" w:rsidRPr="00F25F6D">
          <w:t xml:space="preserve">indings should be interpreted as </w:t>
        </w:r>
      </w:ins>
      <w:ins w:id="666" w:author="治輝 齋藤" w:date="2026-05-20T17:29:00Z" w16du:dateUtc="2026-05-20T08:29:00Z">
        <w:r w:rsidRPr="00197FA6">
          <w:t>hypothesis-generating</w:t>
        </w:r>
      </w:ins>
      <w:del w:id="667" w:author="治輝 齋藤" w:date="2026-05-20T17:30:00Z" w16du:dateUtc="2026-05-20T08:30:00Z">
        <w:r w:rsidR="00FB1385" w:rsidDel="00197FA6">
          <w:delText xml:space="preserve">The </w:delText>
        </w:r>
        <w:r w:rsidR="00031BB0" w:rsidRPr="00031BB0" w:rsidDel="00197FA6">
          <w:delText>adjusted signal</w:delText>
        </w:r>
        <w:r w:rsidR="00FB1385" w:rsidDel="00197FA6">
          <w:delText xml:space="preserve"> was specific to hip fractures, with no significant relationship observed</w:delText>
        </w:r>
      </w:del>
      <w:r w:rsidR="00FB1385">
        <w:t xml:space="preserve"> for </w:t>
      </w:r>
      <w:ins w:id="668" w:author="治輝 齋藤" w:date="2026-05-20T17:31:00Z" w16du:dateUtc="2026-05-20T08:31:00Z">
        <w:r w:rsidRPr="00197FA6">
          <w:t>health geography</w:t>
        </w:r>
      </w:ins>
      <w:del w:id="669" w:author="治輝 齋藤" w:date="2026-05-20T17:31:00Z" w16du:dateUtc="2026-05-20T08:31:00Z">
        <w:r w:rsidR="00FB1385" w:rsidDel="00197FA6">
          <w:delText>humerus or forearm fractures</w:delText>
        </w:r>
      </w:del>
      <w:ins w:id="670" w:author="治輝 齋藤" w:date="2026-05-19T12:39:00Z" w16du:dateUtc="2026-05-19T03:39:00Z">
        <w:r w:rsidR="00F645DD" w:rsidRPr="00EF13C4">
          <w:t xml:space="preserve"> and </w:t>
        </w:r>
      </w:ins>
      <w:ins w:id="671" w:author="治輝 齋藤" w:date="2026-05-20T17:31:00Z" w16du:dateUtc="2026-05-20T08:31:00Z">
        <w:r w:rsidRPr="00197FA6">
          <w:t>environment-aware fall-prevention planning in mountainous regions</w:t>
        </w:r>
      </w:ins>
      <w:r w:rsidR="00FB1385">
        <w:t>.</w:t>
      </w:r>
      <w:r w:rsidR="00086EBA">
        <w:rPr>
          <w:rFonts w:hint="eastAsia"/>
          <w:lang w:eastAsia="ja-JP"/>
        </w:rPr>
        <w:t xml:space="preserve"> </w:t>
      </w:r>
      <w:ins w:id="672" w:author="治輝 齋藤" w:date="2026-05-20T13:59:00Z" w16du:dateUtc="2026-05-20T04:59:00Z">
        <w:r w:rsidR="00011179" w:rsidRPr="00011179">
          <w:rPr>
            <w:lang w:eastAsia="ja-JP"/>
          </w:rPr>
          <w:t>This ecological analysis has important limitations. Prefecture-level associations may not reflect individual relationships. In mountainous prefectures, many residents may live in low-slope basins rather than in remote steep terrain. Even with these constraints, a nationwide study remains informative</w:t>
        </w:r>
      </w:ins>
      <w:ins w:id="673" w:author="治輝 齋藤" w:date="2026-05-20T13:49:00Z" w16du:dateUtc="2026-05-20T04:49:00Z">
        <w:r w:rsidR="00011179" w:rsidRPr="00011179">
          <w:rPr>
            <w:lang w:eastAsia="ja-JP"/>
          </w:rPr>
          <w:t>.</w:t>
        </w:r>
        <w:r w:rsidR="00011179">
          <w:rPr>
            <w:rFonts w:hint="eastAsia"/>
            <w:lang w:eastAsia="ja-JP"/>
          </w:rPr>
          <w:t xml:space="preserve"> </w:t>
        </w:r>
      </w:ins>
      <w:ins w:id="674" w:author="治輝 齋藤" w:date="2026-05-20T13:59:00Z" w16du:dateUtc="2026-05-20T04:59:00Z">
        <w:r w:rsidR="004552C2" w:rsidRPr="004552C2">
          <w:rPr>
            <w:lang w:eastAsia="ja-JP"/>
          </w:rPr>
          <w:t xml:space="preserve">NDB Open Data provide no residential geocoding. We therefore linked terrain and surgery indicators at the prefecture level. That was the finest resolution available for all 47 prefectures using public data. Habitable-area-weighted slope weights residential, agricultural, and commercial land (Methods). This exposure </w:t>
        </w:r>
        <w:r w:rsidR="004552C2" w:rsidRPr="004552C2">
          <w:rPr>
            <w:lang w:eastAsia="ja-JP"/>
          </w:rPr>
          <w:lastRenderedPageBreak/>
          <w:t>measure partially aligns topography with populated zones rather than uninhabited mountain areas.</w:t>
        </w:r>
        <w:r w:rsidR="004552C2">
          <w:rPr>
            <w:rFonts w:hint="eastAsia"/>
            <w:lang w:eastAsia="ja-JP"/>
          </w:rPr>
          <w:t xml:space="preserve"> </w:t>
        </w:r>
        <w:r w:rsidR="004552C2" w:rsidRPr="004552C2">
          <w:rPr>
            <w:lang w:eastAsia="ja-JP"/>
          </w:rPr>
          <w:t>These findings do not prove individual slope exposure effects. They provide the first Japan-wide open-data link between habitable terrain slope and hip fracture surgery rates. They may support regional burden assessment and motivate individual-level and municipal follow-up studies</w:t>
        </w:r>
      </w:ins>
      <w:ins w:id="675" w:author="治輝 齋藤" w:date="2026-05-20T13:49:00Z" w16du:dateUtc="2026-05-20T04:49:00Z">
        <w:r w:rsidR="00011179" w:rsidRPr="00011179">
          <w:rPr>
            <w:lang w:eastAsia="ja-JP"/>
          </w:rPr>
          <w:t>.</w:t>
        </w:r>
        <w:r w:rsidR="00011179">
          <w:rPr>
            <w:rFonts w:hint="eastAsia"/>
            <w:lang w:eastAsia="ja-JP"/>
          </w:rPr>
          <w:t xml:space="preserve"> </w:t>
        </w:r>
      </w:ins>
      <w:r w:rsidR="00FB1385">
        <w:t xml:space="preserve">Future studies using individual-level data with residential geocoding, objective gait </w:t>
      </w:r>
      <w:ins w:id="676" w:author="治輝 齋藤" w:date="2026-05-20T17:31:00Z" w16du:dateUtc="2026-05-20T08:31:00Z">
        <w:r w:rsidRPr="00197FA6">
          <w:t>and travel-mode measurement</w:t>
        </w:r>
      </w:ins>
      <w:del w:id="677" w:author="治輝 齋藤" w:date="2026-05-20T17:31:00Z" w16du:dateUtc="2026-05-20T08:31:00Z">
        <w:r w:rsidR="00FB1385" w:rsidDel="00197FA6">
          <w:delText>measurements, formal causal mediation analysis</w:delText>
        </w:r>
      </w:del>
      <w:r w:rsidR="00FB1385">
        <w:t xml:space="preserve">, and high-resolution </w:t>
      </w:r>
      <w:ins w:id="678" w:author="治輝 齋藤" w:date="2026-05-20T17:32:00Z" w16du:dateUtc="2026-05-20T08:32:00Z">
        <w:r w:rsidRPr="00197FA6">
          <w:t>terrain exposure</w:t>
        </w:r>
      </w:ins>
      <w:del w:id="679" w:author="治輝 齋藤" w:date="2026-05-20T17:32:00Z" w16du:dateUtc="2026-05-20T08:32:00Z">
        <w:r w:rsidR="00FB1385" w:rsidDel="00197FA6">
          <w:delText>spatial modeling</w:delText>
        </w:r>
      </w:del>
      <w:r w:rsidR="00FB1385">
        <w:t xml:space="preserve"> are warranted to </w:t>
      </w:r>
      <w:ins w:id="680" w:author="治輝 齋藤" w:date="2026-05-20T17:32:00Z" w16du:dateUtc="2026-05-20T08:32:00Z">
        <w:r w:rsidRPr="00197FA6">
          <w:t>clarify mechanisms and inform environment-specific prevention strategies in high-slope communities</w:t>
        </w:r>
      </w:ins>
      <w:del w:id="681" w:author="治輝 齋藤" w:date="2026-05-20T17:32:00Z" w16du:dateUtc="2026-05-20T08:32:00Z">
        <w:r w:rsidR="00FB1385" w:rsidDel="00197FA6">
          <w:delText>delineate the precise causal pathways—direct biomechanical effects versus chronic functional decline—underlying the terrain–fracture association observed at the population level</w:delText>
        </w:r>
      </w:del>
      <w:r w:rsidR="00FB1385">
        <w:t>.</w:t>
      </w:r>
      <w:commentRangeEnd w:id="645"/>
      <w:r>
        <w:rPr>
          <w:rStyle w:val="af2"/>
        </w:rPr>
        <w:commentReference w:id="645"/>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7D64119F" w:rsidR="008D01AA" w:rsidRPr="008D01AA" w:rsidRDefault="00BE3BFD" w:rsidP="00705772">
      <w:pPr>
        <w:spacing w:before="180" w:after="180" w:line="360" w:lineRule="auto"/>
      </w:pPr>
      <w:commentRangeStart w:id="682"/>
      <w:ins w:id="683" w:author="治輝 齋藤" w:date="2026-05-20T21:14:00Z" w16du:dateUtc="2026-05-20T12:14:00Z">
        <w:r w:rsidRPr="00BE3BFD">
          <w:t xml:space="preserve">The prefecture-level aggregated analytical dataset (N = 47) and statistical analysis code supporting this study will be deposited in </w:t>
        </w:r>
        <w:proofErr w:type="spellStart"/>
        <w:r w:rsidRPr="00BE3BFD">
          <w:t>Zenodo</w:t>
        </w:r>
        <w:proofErr w:type="spellEnd"/>
        <w:r w:rsidRPr="00BE3BFD">
          <w:t xml:space="preserve"> (reserved DOI: 10.5281/</w:t>
        </w:r>
        <w:proofErr w:type="spellStart"/>
        <w:r w:rsidRPr="00BE3BFD">
          <w:t>zenodo.XXXXXXX</w:t>
        </w:r>
        <w:proofErr w:type="spellEnd"/>
        <w:r w:rsidRPr="00BE3BFD">
          <w:t xml:space="preserve">; https://zenodo.org/record/XXXXXXX). The dataset compiles variables from publicly available administrative sources cited in the Methods: the 10th National Database (NDB) Open Data (Reiwa 5 health insurance claims for fracture surgery counts; Reiwa 4 Specific Health Checkup tabulations for walking speed), the 2020 National Census (population denominators and covariates), and Geospatial Information Authority of Japan geodata for terrain slope. Under Ministry of Health, </w:t>
        </w:r>
        <w:proofErr w:type="spellStart"/>
        <w:r w:rsidRPr="00BE3BFD">
          <w:t>Labour</w:t>
        </w:r>
        <w:proofErr w:type="spellEnd"/>
        <w:r w:rsidRPr="00BE3BFD">
          <w:t xml:space="preserve"> and Welfare distribution rules, individual-level claims and identifiable records cannot be shared; prefecture-level values from those public releases can also be reproduced using the procedures in the deposited code and documentation. Author contributions are reported on the separate title page required </w:t>
        </w:r>
        <w:r w:rsidRPr="00BE3BFD">
          <w:lastRenderedPageBreak/>
          <w:t>for double-anonymized submission (</w:t>
        </w:r>
        <w:proofErr w:type="spellStart"/>
        <w:r w:rsidRPr="00BE3BFD">
          <w:t>CRediT</w:t>
        </w:r>
        <w:proofErr w:type="spellEnd"/>
        <w:r w:rsidRPr="00BE3BFD">
          <w:t xml:space="preserve"> taxonomy)</w:t>
        </w:r>
      </w:ins>
      <w:ins w:id="684" w:author="治輝 齋藤" w:date="2026-05-20T20:56:00Z" w16du:dateUtc="2026-05-20T11:56:00Z">
        <w:r w:rsidR="003D16D4" w:rsidRPr="003D16D4">
          <w:t>.</w:t>
        </w:r>
      </w:ins>
      <w:del w:id="685" w:author="治輝 齋藤" w:date="2026-05-20T20:56:00Z" w16du:dateUtc="2026-05-20T11:56:00Z">
        <w:r w:rsidR="007D54A5" w:rsidRPr="007D54A5" w:rsidDel="003D16D4">
          <w:delText>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delText>
        </w:r>
        <w:r w:rsidR="008D01AA" w:rsidRPr="008D01AA" w:rsidDel="003D16D4">
          <w:delText>.</w:delText>
        </w:r>
      </w:del>
      <w:commentRangeEnd w:id="682"/>
      <w:r w:rsidR="003D16D4">
        <w:rPr>
          <w:rStyle w:val="af2"/>
        </w:rPr>
        <w:commentReference w:id="682"/>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lastRenderedPageBreak/>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686" w:name="references"/>
      <w:bookmarkEnd w:id="644"/>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lastRenderedPageBreak/>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lastRenderedPageBreak/>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lastRenderedPageBreak/>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lastRenderedPageBreak/>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rPr>
          <w:ins w:id="687" w:author="治輝 齋藤" w:date="2026-05-20T15:02:00Z" w16du:dateUtc="2026-05-20T06:02:00Z"/>
        </w:rPr>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3AC3C900" w14:textId="46A66904" w:rsidR="00C60B9C" w:rsidRDefault="00C60B9C" w:rsidP="00705772">
      <w:pPr>
        <w:pStyle w:val="Compact"/>
        <w:numPr>
          <w:ilvl w:val="0"/>
          <w:numId w:val="3"/>
        </w:numPr>
        <w:spacing w:line="360" w:lineRule="auto"/>
      </w:pPr>
      <w:ins w:id="688" w:author="治輝 齋藤" w:date="2026-05-20T15:03:00Z" w16du:dateUtc="2026-05-20T06:03:00Z">
        <w:r>
          <w:rPr>
            <w:rFonts w:hint="eastAsia"/>
            <w:lang w:eastAsia="ja-JP"/>
          </w:rPr>
          <w:t>Abe T, Kitamura A, Seino S</w:t>
        </w:r>
        <w:r w:rsidRPr="00C60B9C">
          <w:rPr>
            <w:lang w:eastAsia="ja-JP"/>
          </w:rPr>
          <w:t xml:space="preserve">, et al. Frailty </w:t>
        </w:r>
        <w:r>
          <w:rPr>
            <w:rFonts w:hint="eastAsia"/>
            <w:lang w:eastAsia="ja-JP"/>
          </w:rPr>
          <w:t>s</w:t>
        </w:r>
        <w:r w:rsidRPr="00C60B9C">
          <w:rPr>
            <w:lang w:eastAsia="ja-JP"/>
          </w:rPr>
          <w:t xml:space="preserve">tatus and </w:t>
        </w:r>
      </w:ins>
      <w:ins w:id="689" w:author="治輝 齋藤" w:date="2026-05-20T15:04:00Z" w16du:dateUtc="2026-05-20T06:04:00Z">
        <w:r>
          <w:rPr>
            <w:rFonts w:hint="eastAsia"/>
            <w:lang w:eastAsia="ja-JP"/>
          </w:rPr>
          <w:t>t</w:t>
        </w:r>
      </w:ins>
      <w:ins w:id="690" w:author="治輝 齋藤" w:date="2026-05-20T15:03:00Z" w16du:dateUtc="2026-05-20T06:03:00Z">
        <w:r w:rsidRPr="00C60B9C">
          <w:rPr>
            <w:lang w:eastAsia="ja-JP"/>
          </w:rPr>
          <w:t xml:space="preserve">ransport </w:t>
        </w:r>
      </w:ins>
      <w:ins w:id="691" w:author="治輝 齋藤" w:date="2026-05-20T15:04:00Z" w16du:dateUtc="2026-05-20T06:04:00Z">
        <w:r>
          <w:rPr>
            <w:rFonts w:hint="eastAsia"/>
            <w:lang w:eastAsia="ja-JP"/>
          </w:rPr>
          <w:t>d</w:t>
        </w:r>
      </w:ins>
      <w:ins w:id="692" w:author="治輝 齋藤" w:date="2026-05-20T15:03:00Z" w16du:dateUtc="2026-05-20T06:03:00Z">
        <w:r w:rsidRPr="00C60B9C">
          <w:rPr>
            <w:lang w:eastAsia="ja-JP"/>
          </w:rPr>
          <w:t xml:space="preserve">isadvantage: </w:t>
        </w:r>
      </w:ins>
      <w:ins w:id="693" w:author="治輝 齋藤" w:date="2026-05-20T15:04:00Z" w16du:dateUtc="2026-05-20T06:04:00Z">
        <w:r>
          <w:rPr>
            <w:rFonts w:hint="eastAsia"/>
            <w:lang w:eastAsia="ja-JP"/>
          </w:rPr>
          <w:t>c</w:t>
        </w:r>
      </w:ins>
      <w:ins w:id="694" w:author="治輝 齋藤" w:date="2026-05-20T15:03:00Z" w16du:dateUtc="2026-05-20T06:03:00Z">
        <w:r w:rsidRPr="00C60B9C">
          <w:rPr>
            <w:lang w:eastAsia="ja-JP"/>
          </w:rPr>
          <w:t xml:space="preserve">omparison of </w:t>
        </w:r>
      </w:ins>
      <w:ins w:id="695" w:author="治輝 齋藤" w:date="2026-05-20T15:04:00Z" w16du:dateUtc="2026-05-20T06:04:00Z">
        <w:r>
          <w:rPr>
            <w:rFonts w:hint="eastAsia"/>
            <w:lang w:eastAsia="ja-JP"/>
          </w:rPr>
          <w:t>o</w:t>
        </w:r>
      </w:ins>
      <w:ins w:id="696" w:author="治輝 齋藤" w:date="2026-05-20T15:03:00Z" w16du:dateUtc="2026-05-20T06:03:00Z">
        <w:r w:rsidRPr="00C60B9C">
          <w:rPr>
            <w:lang w:eastAsia="ja-JP"/>
          </w:rPr>
          <w:t xml:space="preserve">lder </w:t>
        </w:r>
      </w:ins>
      <w:ins w:id="697" w:author="治輝 齋藤" w:date="2026-05-20T15:04:00Z" w16du:dateUtc="2026-05-20T06:04:00Z">
        <w:r>
          <w:rPr>
            <w:rFonts w:hint="eastAsia"/>
            <w:lang w:eastAsia="ja-JP"/>
          </w:rPr>
          <w:t>a</w:t>
        </w:r>
      </w:ins>
      <w:ins w:id="698" w:author="治輝 齋藤" w:date="2026-05-20T15:03:00Z" w16du:dateUtc="2026-05-20T06:03:00Z">
        <w:r w:rsidRPr="00C60B9C">
          <w:rPr>
            <w:lang w:eastAsia="ja-JP"/>
          </w:rPr>
          <w:t xml:space="preserve">dults' </w:t>
        </w:r>
      </w:ins>
      <w:ins w:id="699" w:author="治輝 齋藤" w:date="2026-05-20T15:04:00Z" w16du:dateUtc="2026-05-20T06:04:00Z">
        <w:r>
          <w:rPr>
            <w:rFonts w:hint="eastAsia"/>
            <w:lang w:eastAsia="ja-JP"/>
          </w:rPr>
          <w:t>t</w:t>
        </w:r>
      </w:ins>
      <w:ins w:id="700" w:author="治輝 齋藤" w:date="2026-05-20T15:03:00Z" w16du:dateUtc="2026-05-20T06:03:00Z">
        <w:r w:rsidRPr="00C60B9C">
          <w:rPr>
            <w:lang w:eastAsia="ja-JP"/>
          </w:rPr>
          <w:t xml:space="preserve">ravel </w:t>
        </w:r>
      </w:ins>
      <w:proofErr w:type="spellStart"/>
      <w:ins w:id="701" w:author="治輝 齋藤" w:date="2026-05-20T15:04:00Z" w16du:dateUtc="2026-05-20T06:04:00Z">
        <w:r>
          <w:rPr>
            <w:rFonts w:hint="eastAsia"/>
            <w:lang w:eastAsia="ja-JP"/>
          </w:rPr>
          <w:t>b</w:t>
        </w:r>
      </w:ins>
      <w:ins w:id="702" w:author="治輝 齋藤" w:date="2026-05-20T15:03:00Z" w16du:dateUtc="2026-05-20T06:03:00Z">
        <w:r w:rsidRPr="00C60B9C">
          <w:rPr>
            <w:lang w:eastAsia="ja-JP"/>
          </w:rPr>
          <w:t>ehaviours</w:t>
        </w:r>
        <w:proofErr w:type="spellEnd"/>
        <w:r w:rsidRPr="00C60B9C">
          <w:rPr>
            <w:lang w:eastAsia="ja-JP"/>
          </w:rPr>
          <w:t xml:space="preserve"> between </w:t>
        </w:r>
      </w:ins>
      <w:ins w:id="703" w:author="治輝 齋藤" w:date="2026-05-20T15:04:00Z" w16du:dateUtc="2026-05-20T06:04:00Z">
        <w:r>
          <w:rPr>
            <w:rFonts w:hint="eastAsia"/>
            <w:lang w:eastAsia="ja-JP"/>
          </w:rPr>
          <w:t>m</w:t>
        </w:r>
      </w:ins>
      <w:ins w:id="704" w:author="治輝 齋藤" w:date="2026-05-20T15:03:00Z" w16du:dateUtc="2026-05-20T06:03:00Z">
        <w:r w:rsidRPr="00C60B9C">
          <w:rPr>
            <w:lang w:eastAsia="ja-JP"/>
          </w:rPr>
          <w:t xml:space="preserve">etropolitan, </w:t>
        </w:r>
      </w:ins>
      <w:ins w:id="705" w:author="治輝 齋藤" w:date="2026-05-20T15:04:00Z" w16du:dateUtc="2026-05-20T06:04:00Z">
        <w:r>
          <w:rPr>
            <w:rFonts w:hint="eastAsia"/>
            <w:lang w:eastAsia="ja-JP"/>
          </w:rPr>
          <w:t>s</w:t>
        </w:r>
      </w:ins>
      <w:ins w:id="706" w:author="治輝 齋藤" w:date="2026-05-20T15:03:00Z" w16du:dateUtc="2026-05-20T06:03:00Z">
        <w:r w:rsidRPr="00C60B9C">
          <w:rPr>
            <w:lang w:eastAsia="ja-JP"/>
          </w:rPr>
          <w:t xml:space="preserve">uburban, and </w:t>
        </w:r>
      </w:ins>
      <w:ins w:id="707" w:author="治輝 齋藤" w:date="2026-05-20T15:04:00Z" w16du:dateUtc="2026-05-20T06:04:00Z">
        <w:r>
          <w:rPr>
            <w:rFonts w:hint="eastAsia"/>
            <w:lang w:eastAsia="ja-JP"/>
          </w:rPr>
          <w:t>r</w:t>
        </w:r>
      </w:ins>
      <w:ins w:id="708" w:author="治輝 齋藤" w:date="2026-05-20T15:03:00Z" w16du:dateUtc="2026-05-20T06:03:00Z">
        <w:r w:rsidRPr="00C60B9C">
          <w:rPr>
            <w:lang w:eastAsia="ja-JP"/>
          </w:rPr>
          <w:t xml:space="preserve">ural </w:t>
        </w:r>
      </w:ins>
      <w:ins w:id="709" w:author="治輝 齋藤" w:date="2026-05-20T15:04:00Z" w16du:dateUtc="2026-05-20T06:04:00Z">
        <w:r>
          <w:rPr>
            <w:rFonts w:hint="eastAsia"/>
            <w:lang w:eastAsia="ja-JP"/>
          </w:rPr>
          <w:t>a</w:t>
        </w:r>
      </w:ins>
      <w:ins w:id="710" w:author="治輝 齋藤" w:date="2026-05-20T15:03:00Z" w16du:dateUtc="2026-05-20T06:03:00Z">
        <w:r w:rsidRPr="00C60B9C">
          <w:rPr>
            <w:lang w:eastAsia="ja-JP"/>
          </w:rPr>
          <w:t xml:space="preserve">reas of Japan </w:t>
        </w:r>
      </w:ins>
      <w:ins w:id="711" w:author="治輝 齋藤" w:date="2026-05-20T15:04:00Z" w16du:dateUtc="2026-05-20T06:04:00Z">
        <w:r>
          <w:rPr>
            <w:rFonts w:hint="eastAsia"/>
            <w:lang w:eastAsia="ja-JP"/>
          </w:rPr>
          <w:t>i</w:t>
        </w:r>
      </w:ins>
      <w:ins w:id="712" w:author="治輝 齋藤" w:date="2026-05-20T15:03:00Z" w16du:dateUtc="2026-05-20T06:03:00Z">
        <w:r w:rsidRPr="00C60B9C">
          <w:rPr>
            <w:lang w:eastAsia="ja-JP"/>
          </w:rPr>
          <w:t>njury. 202</w:t>
        </w:r>
      </w:ins>
      <w:ins w:id="713" w:author="治輝 齋藤" w:date="2026-05-20T15:04:00Z" w16du:dateUtc="2026-05-20T06:04:00Z">
        <w:r>
          <w:rPr>
            <w:rFonts w:hint="eastAsia"/>
            <w:lang w:eastAsia="ja-JP"/>
          </w:rPr>
          <w:t>0</w:t>
        </w:r>
      </w:ins>
      <w:ins w:id="714" w:author="治輝 齋藤" w:date="2026-05-20T15:03:00Z" w16du:dateUtc="2026-05-20T06:03:00Z">
        <w:r w:rsidRPr="00C60B9C">
          <w:rPr>
            <w:lang w:eastAsia="ja-JP"/>
          </w:rPr>
          <w:t>;</w:t>
        </w:r>
      </w:ins>
      <w:ins w:id="715" w:author="治輝 齋藤" w:date="2026-05-20T15:04:00Z" w16du:dateUtc="2026-05-20T06:04:00Z">
        <w:r>
          <w:rPr>
            <w:rFonts w:hint="eastAsia"/>
            <w:lang w:eastAsia="ja-JP"/>
          </w:rPr>
          <w:t>17</w:t>
        </w:r>
      </w:ins>
      <w:ins w:id="716" w:author="治輝 齋藤" w:date="2026-05-20T15:03:00Z" w16du:dateUtc="2026-05-20T06:03:00Z">
        <w:r w:rsidRPr="00C60B9C">
          <w:rPr>
            <w:lang w:eastAsia="ja-JP"/>
          </w:rPr>
          <w:t>(</w:t>
        </w:r>
      </w:ins>
      <w:ins w:id="717" w:author="治輝 齋藤" w:date="2026-05-20T15:04:00Z" w16du:dateUtc="2026-05-20T06:04:00Z">
        <w:r>
          <w:rPr>
            <w:rFonts w:hint="eastAsia"/>
            <w:lang w:eastAsia="ja-JP"/>
          </w:rPr>
          <w:t>17</w:t>
        </w:r>
      </w:ins>
      <w:ins w:id="718" w:author="治輝 齋藤" w:date="2026-05-20T15:03:00Z" w16du:dateUtc="2026-05-20T06:03:00Z">
        <w:r w:rsidRPr="00C60B9C">
          <w:rPr>
            <w:lang w:eastAsia="ja-JP"/>
          </w:rPr>
          <w:t>):</w:t>
        </w:r>
      </w:ins>
      <w:ins w:id="719" w:author="治輝 齋藤" w:date="2026-05-20T15:04:00Z" w16du:dateUtc="2026-05-20T06:04:00Z">
        <w:r>
          <w:rPr>
            <w:rFonts w:hint="eastAsia"/>
            <w:lang w:eastAsia="ja-JP"/>
          </w:rPr>
          <w:t>6367</w:t>
        </w:r>
      </w:ins>
      <w:ins w:id="720" w:author="治輝 齋藤" w:date="2026-05-20T15:03:00Z" w16du:dateUtc="2026-05-20T06:03:00Z">
        <w:r w:rsidRPr="00C60B9C">
          <w:rPr>
            <w:lang w:eastAsia="ja-JP"/>
          </w:rPr>
          <w:t>.</w:t>
        </w:r>
        <w:r>
          <w:rPr>
            <w:rFonts w:hint="eastAsia"/>
            <w:lang w:eastAsia="ja-JP"/>
          </w:rPr>
          <w:t xml:space="preserve"> </w:t>
        </w:r>
      </w:ins>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lastRenderedPageBreak/>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721" w:name="tables-and-figures"/>
      <w:bookmarkEnd w:id="686"/>
      <w:r>
        <w:br w:type="page"/>
      </w:r>
    </w:p>
    <w:p w14:paraId="60584C08" w14:textId="3CD4DCA6" w:rsidR="00073AD9" w:rsidRDefault="00000000">
      <w:pPr>
        <w:pStyle w:val="1"/>
      </w:pPr>
      <w:commentRangeStart w:id="722"/>
      <w:r>
        <w:lastRenderedPageBreak/>
        <w:t>Tables and Figures</w:t>
      </w:r>
      <w:commentRangeEnd w:id="722"/>
      <w:r w:rsidR="00C256CF">
        <w:rPr>
          <w:rStyle w:val="af2"/>
          <w:rFonts w:asciiTheme="minorHAnsi" w:eastAsiaTheme="minorEastAsia" w:hAnsiTheme="minorHAnsi" w:cstheme="minorBidi"/>
          <w:color w:val="auto"/>
        </w:rPr>
        <w:commentReference w:id="722"/>
      </w:r>
    </w:p>
    <w:p w14:paraId="3669C8E4" w14:textId="77777777" w:rsidR="00073AD9" w:rsidRDefault="00000000">
      <w:pPr>
        <w:pStyle w:val="2"/>
      </w:pPr>
      <w:bookmarkStart w:id="723"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18"/>
        <w:gridCol w:w="850"/>
        <w:gridCol w:w="426"/>
        <w:gridCol w:w="850"/>
        <w:gridCol w:w="709"/>
        <w:gridCol w:w="850"/>
        <w:gridCol w:w="851"/>
        <w:gridCol w:w="850"/>
        <w:gridCol w:w="851"/>
        <w:gridCol w:w="283"/>
        <w:gridCol w:w="900"/>
      </w:tblGrid>
      <w:tr w:rsidR="001A4AA1" w14:paraId="2CD84950"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418" w:type="dxa"/>
          </w:tcPr>
          <w:p w14:paraId="134CA195" w14:textId="77777777" w:rsidR="00C6603A" w:rsidRPr="00C6603A" w:rsidRDefault="00C6603A">
            <w:pPr>
              <w:pStyle w:val="Compact"/>
              <w:rPr>
                <w:sz w:val="18"/>
                <w:szCs w:val="18"/>
              </w:rPr>
            </w:pPr>
            <w:r w:rsidRPr="00C6603A">
              <w:rPr>
                <w:sz w:val="18"/>
                <w:szCs w:val="18"/>
              </w:rPr>
              <w:t>Variable</w:t>
            </w:r>
          </w:p>
        </w:tc>
        <w:tc>
          <w:tcPr>
            <w:tcW w:w="850" w:type="dxa"/>
          </w:tcPr>
          <w:p w14:paraId="7DDF80EE" w14:textId="77777777" w:rsidR="00C6603A" w:rsidRPr="00C6603A" w:rsidRDefault="00C6603A">
            <w:pPr>
              <w:pStyle w:val="Compact"/>
              <w:rPr>
                <w:sz w:val="18"/>
                <w:szCs w:val="18"/>
              </w:rPr>
            </w:pPr>
            <w:r w:rsidRPr="00C6603A">
              <w:rPr>
                <w:sz w:val="18"/>
                <w:szCs w:val="18"/>
              </w:rPr>
              <w:t>Unit</w:t>
            </w:r>
          </w:p>
        </w:tc>
        <w:tc>
          <w:tcPr>
            <w:tcW w:w="426" w:type="dxa"/>
          </w:tcPr>
          <w:p w14:paraId="02622652" w14:textId="77777777" w:rsidR="00C6603A" w:rsidRPr="00C6603A" w:rsidRDefault="00C6603A">
            <w:pPr>
              <w:pStyle w:val="Compact"/>
              <w:jc w:val="right"/>
              <w:rPr>
                <w:sz w:val="18"/>
                <w:szCs w:val="18"/>
              </w:rPr>
            </w:pPr>
            <w:r w:rsidRPr="00C6603A">
              <w:rPr>
                <w:sz w:val="18"/>
                <w:szCs w:val="18"/>
              </w:rPr>
              <w:t>N</w:t>
            </w:r>
          </w:p>
        </w:tc>
        <w:tc>
          <w:tcPr>
            <w:tcW w:w="850" w:type="dxa"/>
          </w:tcPr>
          <w:p w14:paraId="0A64D502" w14:textId="77777777" w:rsidR="00C6603A" w:rsidRPr="00C6603A" w:rsidRDefault="00C6603A">
            <w:pPr>
              <w:pStyle w:val="Compact"/>
              <w:jc w:val="right"/>
              <w:rPr>
                <w:sz w:val="18"/>
                <w:szCs w:val="18"/>
              </w:rPr>
            </w:pPr>
            <w:r w:rsidRPr="00C6603A">
              <w:rPr>
                <w:sz w:val="18"/>
                <w:szCs w:val="18"/>
              </w:rPr>
              <w:t>Mean</w:t>
            </w:r>
          </w:p>
        </w:tc>
        <w:tc>
          <w:tcPr>
            <w:tcW w:w="709" w:type="dxa"/>
          </w:tcPr>
          <w:p w14:paraId="594C7090" w14:textId="77777777" w:rsidR="00C6603A" w:rsidRPr="00C6603A" w:rsidRDefault="00C6603A">
            <w:pPr>
              <w:pStyle w:val="Compact"/>
              <w:jc w:val="right"/>
              <w:rPr>
                <w:sz w:val="18"/>
                <w:szCs w:val="18"/>
              </w:rPr>
            </w:pPr>
            <w:r w:rsidRPr="00C6603A">
              <w:rPr>
                <w:sz w:val="18"/>
                <w:szCs w:val="18"/>
              </w:rPr>
              <w:t>SD</w:t>
            </w:r>
          </w:p>
        </w:tc>
        <w:tc>
          <w:tcPr>
            <w:tcW w:w="850"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51"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50"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51" w:type="dxa"/>
          </w:tcPr>
          <w:p w14:paraId="6487360B" w14:textId="5D68367E" w:rsidR="00C6603A" w:rsidRPr="00C6603A" w:rsidRDefault="00C6603A">
            <w:pPr>
              <w:pStyle w:val="Compact"/>
              <w:jc w:val="right"/>
              <w:rPr>
                <w:sz w:val="18"/>
                <w:szCs w:val="18"/>
              </w:rPr>
            </w:pPr>
            <w:r w:rsidRPr="00C6603A">
              <w:rPr>
                <w:sz w:val="18"/>
                <w:szCs w:val="18"/>
              </w:rPr>
              <w:t>Min</w:t>
            </w:r>
          </w:p>
        </w:tc>
        <w:tc>
          <w:tcPr>
            <w:tcW w:w="283" w:type="dxa"/>
          </w:tcPr>
          <w:p w14:paraId="32312A93" w14:textId="18821A5F" w:rsidR="00C6603A" w:rsidRPr="00C6603A" w:rsidRDefault="00C6603A">
            <w:pPr>
              <w:pStyle w:val="Compact"/>
              <w:jc w:val="right"/>
              <w:rPr>
                <w:sz w:val="18"/>
                <w:szCs w:val="18"/>
              </w:rPr>
            </w:pPr>
          </w:p>
        </w:tc>
        <w:tc>
          <w:tcPr>
            <w:tcW w:w="900" w:type="dxa"/>
          </w:tcPr>
          <w:p w14:paraId="233B166E" w14:textId="77777777" w:rsidR="00C6603A" w:rsidRPr="00C6603A" w:rsidRDefault="00C6603A">
            <w:pPr>
              <w:pStyle w:val="Compact"/>
              <w:jc w:val="right"/>
              <w:rPr>
                <w:sz w:val="18"/>
                <w:szCs w:val="18"/>
              </w:rPr>
            </w:pPr>
            <w:r w:rsidRPr="00C6603A">
              <w:rPr>
                <w:sz w:val="18"/>
                <w:szCs w:val="18"/>
              </w:rPr>
              <w:t>Max</w:t>
            </w:r>
          </w:p>
        </w:tc>
      </w:tr>
      <w:tr w:rsidR="001A4AA1" w14:paraId="0F6064E3" w14:textId="77777777" w:rsidTr="001A4AA1">
        <w:tc>
          <w:tcPr>
            <w:tcW w:w="1418"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50" w:type="dxa"/>
          </w:tcPr>
          <w:p w14:paraId="79FDC923" w14:textId="77777777" w:rsidR="00C6603A" w:rsidRPr="00C6603A" w:rsidRDefault="00C6603A">
            <w:pPr>
              <w:pStyle w:val="Compact"/>
              <w:rPr>
                <w:sz w:val="18"/>
                <w:szCs w:val="18"/>
              </w:rPr>
            </w:pPr>
          </w:p>
        </w:tc>
        <w:tc>
          <w:tcPr>
            <w:tcW w:w="426" w:type="dxa"/>
          </w:tcPr>
          <w:p w14:paraId="181A2A38" w14:textId="77777777" w:rsidR="00C6603A" w:rsidRPr="00C6603A" w:rsidRDefault="00C6603A">
            <w:pPr>
              <w:pStyle w:val="Compact"/>
              <w:rPr>
                <w:sz w:val="18"/>
                <w:szCs w:val="18"/>
              </w:rPr>
            </w:pPr>
          </w:p>
        </w:tc>
        <w:tc>
          <w:tcPr>
            <w:tcW w:w="850" w:type="dxa"/>
          </w:tcPr>
          <w:p w14:paraId="3ED277F1" w14:textId="77777777" w:rsidR="00C6603A" w:rsidRPr="00C6603A" w:rsidRDefault="00C6603A">
            <w:pPr>
              <w:pStyle w:val="Compact"/>
              <w:rPr>
                <w:sz w:val="18"/>
                <w:szCs w:val="18"/>
              </w:rPr>
            </w:pPr>
          </w:p>
        </w:tc>
        <w:tc>
          <w:tcPr>
            <w:tcW w:w="709" w:type="dxa"/>
          </w:tcPr>
          <w:p w14:paraId="2B502AF9" w14:textId="77777777" w:rsidR="00C6603A" w:rsidRPr="00C6603A" w:rsidRDefault="00C6603A">
            <w:pPr>
              <w:pStyle w:val="Compact"/>
              <w:rPr>
                <w:sz w:val="18"/>
                <w:szCs w:val="18"/>
              </w:rPr>
            </w:pPr>
          </w:p>
        </w:tc>
        <w:tc>
          <w:tcPr>
            <w:tcW w:w="850" w:type="dxa"/>
          </w:tcPr>
          <w:p w14:paraId="0A69DDA7" w14:textId="77777777" w:rsidR="00C6603A" w:rsidRPr="00C6603A" w:rsidRDefault="00C6603A">
            <w:pPr>
              <w:pStyle w:val="Compact"/>
              <w:rPr>
                <w:sz w:val="18"/>
                <w:szCs w:val="18"/>
              </w:rPr>
            </w:pPr>
          </w:p>
        </w:tc>
        <w:tc>
          <w:tcPr>
            <w:tcW w:w="851" w:type="dxa"/>
          </w:tcPr>
          <w:p w14:paraId="2A0AF399" w14:textId="77777777" w:rsidR="00C6603A" w:rsidRPr="00C6603A" w:rsidRDefault="00C6603A">
            <w:pPr>
              <w:pStyle w:val="Compact"/>
              <w:rPr>
                <w:sz w:val="18"/>
                <w:szCs w:val="18"/>
              </w:rPr>
            </w:pPr>
          </w:p>
        </w:tc>
        <w:tc>
          <w:tcPr>
            <w:tcW w:w="850" w:type="dxa"/>
          </w:tcPr>
          <w:p w14:paraId="6896B871" w14:textId="77777777" w:rsidR="00C6603A" w:rsidRPr="00C6603A" w:rsidRDefault="00C6603A">
            <w:pPr>
              <w:pStyle w:val="Compact"/>
              <w:rPr>
                <w:sz w:val="18"/>
                <w:szCs w:val="18"/>
              </w:rPr>
            </w:pPr>
          </w:p>
        </w:tc>
        <w:tc>
          <w:tcPr>
            <w:tcW w:w="851" w:type="dxa"/>
          </w:tcPr>
          <w:p w14:paraId="3D8D64CE" w14:textId="40CF37A6" w:rsidR="00C6603A" w:rsidRPr="00C6603A" w:rsidRDefault="00C6603A">
            <w:pPr>
              <w:pStyle w:val="Compact"/>
              <w:rPr>
                <w:sz w:val="18"/>
                <w:szCs w:val="18"/>
              </w:rPr>
            </w:pPr>
          </w:p>
        </w:tc>
        <w:tc>
          <w:tcPr>
            <w:tcW w:w="283" w:type="dxa"/>
          </w:tcPr>
          <w:p w14:paraId="7460FE36" w14:textId="77777777" w:rsidR="00C6603A" w:rsidRPr="00C6603A" w:rsidRDefault="00C6603A">
            <w:pPr>
              <w:pStyle w:val="Compact"/>
              <w:rPr>
                <w:sz w:val="18"/>
                <w:szCs w:val="18"/>
              </w:rPr>
            </w:pPr>
          </w:p>
        </w:tc>
        <w:tc>
          <w:tcPr>
            <w:tcW w:w="900" w:type="dxa"/>
          </w:tcPr>
          <w:p w14:paraId="4805537B" w14:textId="77777777" w:rsidR="00C6603A" w:rsidRPr="00C6603A" w:rsidRDefault="00C6603A">
            <w:pPr>
              <w:pStyle w:val="Compact"/>
              <w:rPr>
                <w:sz w:val="18"/>
                <w:szCs w:val="18"/>
              </w:rPr>
            </w:pPr>
          </w:p>
        </w:tc>
      </w:tr>
      <w:tr w:rsidR="001A4AA1" w14:paraId="4C767E92" w14:textId="77777777" w:rsidTr="001A4AA1">
        <w:tc>
          <w:tcPr>
            <w:tcW w:w="1418"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50" w:type="dxa"/>
          </w:tcPr>
          <w:p w14:paraId="42CD4E9C" w14:textId="77777777" w:rsidR="00C6603A" w:rsidRPr="00C6603A" w:rsidRDefault="00C6603A">
            <w:pPr>
              <w:pStyle w:val="Compact"/>
              <w:rPr>
                <w:sz w:val="18"/>
                <w:szCs w:val="18"/>
              </w:rPr>
            </w:pPr>
            <w:r w:rsidRPr="00C6603A">
              <w:rPr>
                <w:sz w:val="18"/>
                <w:szCs w:val="18"/>
              </w:rPr>
              <w:t>per 100,000</w:t>
            </w:r>
          </w:p>
        </w:tc>
        <w:tc>
          <w:tcPr>
            <w:tcW w:w="426" w:type="dxa"/>
          </w:tcPr>
          <w:p w14:paraId="594D9C6D" w14:textId="77777777" w:rsidR="00C6603A" w:rsidRPr="00C6603A" w:rsidRDefault="00C6603A">
            <w:pPr>
              <w:pStyle w:val="Compact"/>
              <w:jc w:val="right"/>
              <w:rPr>
                <w:sz w:val="18"/>
                <w:szCs w:val="18"/>
              </w:rPr>
            </w:pPr>
            <w:r w:rsidRPr="00C6603A">
              <w:rPr>
                <w:sz w:val="18"/>
                <w:szCs w:val="18"/>
              </w:rPr>
              <w:t>47</w:t>
            </w:r>
          </w:p>
        </w:tc>
        <w:tc>
          <w:tcPr>
            <w:tcW w:w="850" w:type="dxa"/>
          </w:tcPr>
          <w:p w14:paraId="1176DC57" w14:textId="77777777" w:rsidR="00C6603A" w:rsidRPr="00C6603A" w:rsidRDefault="00C6603A">
            <w:pPr>
              <w:pStyle w:val="Compact"/>
              <w:jc w:val="right"/>
              <w:rPr>
                <w:sz w:val="18"/>
                <w:szCs w:val="18"/>
              </w:rPr>
            </w:pPr>
            <w:r w:rsidRPr="00C6603A">
              <w:rPr>
                <w:sz w:val="18"/>
                <w:szCs w:val="18"/>
              </w:rPr>
              <w:t>352.75</w:t>
            </w:r>
          </w:p>
        </w:tc>
        <w:tc>
          <w:tcPr>
            <w:tcW w:w="709" w:type="dxa"/>
          </w:tcPr>
          <w:p w14:paraId="17EFA7CF" w14:textId="77777777" w:rsidR="00C6603A" w:rsidRPr="00C6603A" w:rsidRDefault="00C6603A">
            <w:pPr>
              <w:pStyle w:val="Compact"/>
              <w:jc w:val="right"/>
              <w:rPr>
                <w:sz w:val="18"/>
                <w:szCs w:val="18"/>
              </w:rPr>
            </w:pPr>
            <w:r w:rsidRPr="00C6603A">
              <w:rPr>
                <w:sz w:val="18"/>
                <w:szCs w:val="18"/>
              </w:rPr>
              <w:t>54.85</w:t>
            </w:r>
          </w:p>
        </w:tc>
        <w:tc>
          <w:tcPr>
            <w:tcW w:w="850"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51"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50"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51" w:type="dxa"/>
          </w:tcPr>
          <w:p w14:paraId="60057E7F" w14:textId="792EAF6C" w:rsidR="00C6603A" w:rsidRPr="00C6603A" w:rsidRDefault="00C6603A">
            <w:pPr>
              <w:pStyle w:val="Compact"/>
              <w:jc w:val="right"/>
              <w:rPr>
                <w:sz w:val="18"/>
                <w:szCs w:val="18"/>
              </w:rPr>
            </w:pPr>
            <w:r w:rsidRPr="00C6603A">
              <w:rPr>
                <w:sz w:val="18"/>
                <w:szCs w:val="18"/>
              </w:rPr>
              <w:t>249.22</w:t>
            </w:r>
          </w:p>
        </w:tc>
        <w:tc>
          <w:tcPr>
            <w:tcW w:w="283" w:type="dxa"/>
          </w:tcPr>
          <w:p w14:paraId="4DD2C738" w14:textId="523A5A92" w:rsidR="00C6603A" w:rsidRPr="00C6603A" w:rsidRDefault="00C6603A">
            <w:pPr>
              <w:pStyle w:val="Compact"/>
              <w:jc w:val="right"/>
              <w:rPr>
                <w:sz w:val="18"/>
                <w:szCs w:val="18"/>
              </w:rPr>
            </w:pPr>
          </w:p>
        </w:tc>
        <w:tc>
          <w:tcPr>
            <w:tcW w:w="900" w:type="dxa"/>
          </w:tcPr>
          <w:p w14:paraId="2A319D91" w14:textId="77777777" w:rsidR="00C6603A" w:rsidRPr="00C6603A" w:rsidRDefault="00C6603A">
            <w:pPr>
              <w:pStyle w:val="Compact"/>
              <w:jc w:val="right"/>
              <w:rPr>
                <w:sz w:val="18"/>
                <w:szCs w:val="18"/>
              </w:rPr>
            </w:pPr>
            <w:r w:rsidRPr="00C6603A">
              <w:rPr>
                <w:sz w:val="18"/>
                <w:szCs w:val="18"/>
              </w:rPr>
              <w:t>446.68</w:t>
            </w:r>
          </w:p>
        </w:tc>
      </w:tr>
      <w:tr w:rsidR="001A4AA1" w14:paraId="63A59DA7" w14:textId="77777777" w:rsidTr="001A4AA1">
        <w:tc>
          <w:tcPr>
            <w:tcW w:w="1418"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50" w:type="dxa"/>
          </w:tcPr>
          <w:p w14:paraId="2323D8AC" w14:textId="77777777" w:rsidR="00C6603A" w:rsidRPr="00C6603A" w:rsidRDefault="00C6603A">
            <w:pPr>
              <w:pStyle w:val="Compact"/>
              <w:rPr>
                <w:sz w:val="18"/>
                <w:szCs w:val="18"/>
              </w:rPr>
            </w:pPr>
            <w:r w:rsidRPr="00C6603A">
              <w:rPr>
                <w:sz w:val="18"/>
                <w:szCs w:val="18"/>
              </w:rPr>
              <w:t>per 100,000</w:t>
            </w:r>
          </w:p>
        </w:tc>
        <w:tc>
          <w:tcPr>
            <w:tcW w:w="426" w:type="dxa"/>
          </w:tcPr>
          <w:p w14:paraId="313C0B70" w14:textId="77777777" w:rsidR="00C6603A" w:rsidRPr="00C6603A" w:rsidRDefault="00C6603A">
            <w:pPr>
              <w:pStyle w:val="Compact"/>
              <w:jc w:val="right"/>
              <w:rPr>
                <w:sz w:val="18"/>
                <w:szCs w:val="18"/>
              </w:rPr>
            </w:pPr>
            <w:r w:rsidRPr="00C6603A">
              <w:rPr>
                <w:sz w:val="18"/>
                <w:szCs w:val="18"/>
              </w:rPr>
              <w:t>47</w:t>
            </w:r>
          </w:p>
        </w:tc>
        <w:tc>
          <w:tcPr>
            <w:tcW w:w="850" w:type="dxa"/>
          </w:tcPr>
          <w:p w14:paraId="678F9011" w14:textId="77777777" w:rsidR="00C6603A" w:rsidRPr="00C6603A" w:rsidRDefault="00C6603A">
            <w:pPr>
              <w:pStyle w:val="Compact"/>
              <w:jc w:val="right"/>
              <w:rPr>
                <w:sz w:val="18"/>
                <w:szCs w:val="18"/>
              </w:rPr>
            </w:pPr>
            <w:r w:rsidRPr="00C6603A">
              <w:rPr>
                <w:sz w:val="18"/>
                <w:szCs w:val="18"/>
              </w:rPr>
              <w:t>253.99</w:t>
            </w:r>
          </w:p>
        </w:tc>
        <w:tc>
          <w:tcPr>
            <w:tcW w:w="709" w:type="dxa"/>
          </w:tcPr>
          <w:p w14:paraId="0996C7DA" w14:textId="77777777" w:rsidR="00C6603A" w:rsidRPr="00C6603A" w:rsidRDefault="00C6603A">
            <w:pPr>
              <w:pStyle w:val="Compact"/>
              <w:jc w:val="right"/>
              <w:rPr>
                <w:sz w:val="18"/>
                <w:szCs w:val="18"/>
              </w:rPr>
            </w:pPr>
            <w:r w:rsidRPr="00C6603A">
              <w:rPr>
                <w:sz w:val="18"/>
                <w:szCs w:val="18"/>
              </w:rPr>
              <w:t>37.57</w:t>
            </w:r>
          </w:p>
        </w:tc>
        <w:tc>
          <w:tcPr>
            <w:tcW w:w="850"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51"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50"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51" w:type="dxa"/>
          </w:tcPr>
          <w:p w14:paraId="787DAA58" w14:textId="77B172AD" w:rsidR="00C6603A" w:rsidRPr="00C6603A" w:rsidRDefault="00C6603A">
            <w:pPr>
              <w:pStyle w:val="Compact"/>
              <w:jc w:val="right"/>
              <w:rPr>
                <w:sz w:val="18"/>
                <w:szCs w:val="18"/>
              </w:rPr>
            </w:pPr>
            <w:r w:rsidRPr="00C6603A">
              <w:rPr>
                <w:sz w:val="18"/>
                <w:szCs w:val="18"/>
              </w:rPr>
              <w:t>167.61</w:t>
            </w:r>
          </w:p>
        </w:tc>
        <w:tc>
          <w:tcPr>
            <w:tcW w:w="283" w:type="dxa"/>
          </w:tcPr>
          <w:p w14:paraId="07FCDBFF" w14:textId="23B16563" w:rsidR="00C6603A" w:rsidRPr="00C6603A" w:rsidRDefault="00C6603A">
            <w:pPr>
              <w:pStyle w:val="Compact"/>
              <w:jc w:val="right"/>
              <w:rPr>
                <w:sz w:val="18"/>
                <w:szCs w:val="18"/>
              </w:rPr>
            </w:pPr>
          </w:p>
        </w:tc>
        <w:tc>
          <w:tcPr>
            <w:tcW w:w="900" w:type="dxa"/>
          </w:tcPr>
          <w:p w14:paraId="0A907A04" w14:textId="77777777" w:rsidR="00C6603A" w:rsidRPr="00C6603A" w:rsidRDefault="00C6603A">
            <w:pPr>
              <w:pStyle w:val="Compact"/>
              <w:jc w:val="right"/>
              <w:rPr>
                <w:sz w:val="18"/>
                <w:szCs w:val="18"/>
              </w:rPr>
            </w:pPr>
            <w:r w:rsidRPr="00C6603A">
              <w:rPr>
                <w:sz w:val="18"/>
                <w:szCs w:val="18"/>
              </w:rPr>
              <w:t>329.62</w:t>
            </w:r>
          </w:p>
        </w:tc>
      </w:tr>
      <w:tr w:rsidR="001A4AA1" w14:paraId="4F7BAACE" w14:textId="77777777" w:rsidTr="001A4AA1">
        <w:tc>
          <w:tcPr>
            <w:tcW w:w="1418"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50" w:type="dxa"/>
          </w:tcPr>
          <w:p w14:paraId="4019039A" w14:textId="77777777" w:rsidR="00C6603A" w:rsidRPr="00C6603A" w:rsidRDefault="00C6603A">
            <w:pPr>
              <w:pStyle w:val="Compact"/>
              <w:rPr>
                <w:sz w:val="18"/>
                <w:szCs w:val="18"/>
              </w:rPr>
            </w:pPr>
            <w:r w:rsidRPr="00C6603A">
              <w:rPr>
                <w:sz w:val="18"/>
                <w:szCs w:val="18"/>
              </w:rPr>
              <w:t>per 100,000</w:t>
            </w:r>
          </w:p>
        </w:tc>
        <w:tc>
          <w:tcPr>
            <w:tcW w:w="426" w:type="dxa"/>
          </w:tcPr>
          <w:p w14:paraId="1AABF2CE" w14:textId="77777777" w:rsidR="00C6603A" w:rsidRPr="00C6603A" w:rsidRDefault="00C6603A">
            <w:pPr>
              <w:pStyle w:val="Compact"/>
              <w:jc w:val="right"/>
              <w:rPr>
                <w:sz w:val="18"/>
                <w:szCs w:val="18"/>
              </w:rPr>
            </w:pPr>
            <w:r w:rsidRPr="00C6603A">
              <w:rPr>
                <w:sz w:val="18"/>
                <w:szCs w:val="18"/>
              </w:rPr>
              <w:t>47</w:t>
            </w:r>
          </w:p>
        </w:tc>
        <w:tc>
          <w:tcPr>
            <w:tcW w:w="850" w:type="dxa"/>
          </w:tcPr>
          <w:p w14:paraId="518E83BB" w14:textId="77777777" w:rsidR="00C6603A" w:rsidRPr="00C6603A" w:rsidRDefault="00C6603A">
            <w:pPr>
              <w:pStyle w:val="Compact"/>
              <w:jc w:val="right"/>
              <w:rPr>
                <w:sz w:val="18"/>
                <w:szCs w:val="18"/>
              </w:rPr>
            </w:pPr>
            <w:r w:rsidRPr="00C6603A">
              <w:rPr>
                <w:sz w:val="18"/>
                <w:szCs w:val="18"/>
              </w:rPr>
              <w:t>35.59</w:t>
            </w:r>
          </w:p>
        </w:tc>
        <w:tc>
          <w:tcPr>
            <w:tcW w:w="709" w:type="dxa"/>
          </w:tcPr>
          <w:p w14:paraId="63606DEE" w14:textId="6380A22F" w:rsidR="00C6603A" w:rsidRPr="00C6603A" w:rsidRDefault="00C6603A">
            <w:pPr>
              <w:pStyle w:val="Compact"/>
              <w:jc w:val="right"/>
              <w:rPr>
                <w:sz w:val="18"/>
                <w:szCs w:val="18"/>
              </w:rPr>
            </w:pPr>
            <w:r w:rsidRPr="00C6603A">
              <w:rPr>
                <w:sz w:val="18"/>
                <w:szCs w:val="18"/>
              </w:rPr>
              <w:t>7.52</w:t>
            </w:r>
          </w:p>
        </w:tc>
        <w:tc>
          <w:tcPr>
            <w:tcW w:w="850" w:type="dxa"/>
          </w:tcPr>
          <w:p w14:paraId="2B12BECF" w14:textId="221B096D"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51"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50"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51" w:type="dxa"/>
          </w:tcPr>
          <w:p w14:paraId="05662ADE" w14:textId="46849A93" w:rsidR="00C6603A" w:rsidRPr="00C6603A" w:rsidRDefault="00C6603A">
            <w:pPr>
              <w:pStyle w:val="Compact"/>
              <w:jc w:val="right"/>
              <w:rPr>
                <w:sz w:val="18"/>
                <w:szCs w:val="18"/>
              </w:rPr>
            </w:pPr>
            <w:r w:rsidRPr="00C6603A">
              <w:rPr>
                <w:sz w:val="18"/>
                <w:szCs w:val="18"/>
              </w:rPr>
              <w:t>22.39</w:t>
            </w:r>
          </w:p>
        </w:tc>
        <w:tc>
          <w:tcPr>
            <w:tcW w:w="283" w:type="dxa"/>
          </w:tcPr>
          <w:p w14:paraId="3B872D3D" w14:textId="678B5257" w:rsidR="00C6603A" w:rsidRPr="00C6603A" w:rsidRDefault="00C6603A">
            <w:pPr>
              <w:pStyle w:val="Compact"/>
              <w:jc w:val="right"/>
              <w:rPr>
                <w:sz w:val="18"/>
                <w:szCs w:val="18"/>
              </w:rPr>
            </w:pPr>
          </w:p>
        </w:tc>
        <w:tc>
          <w:tcPr>
            <w:tcW w:w="900" w:type="dxa"/>
          </w:tcPr>
          <w:p w14:paraId="4BDF458A" w14:textId="77777777" w:rsidR="00C6603A" w:rsidRPr="00C6603A" w:rsidRDefault="00C6603A">
            <w:pPr>
              <w:pStyle w:val="Compact"/>
              <w:jc w:val="right"/>
              <w:rPr>
                <w:sz w:val="18"/>
                <w:szCs w:val="18"/>
              </w:rPr>
            </w:pPr>
            <w:r w:rsidRPr="00C6603A">
              <w:rPr>
                <w:sz w:val="18"/>
                <w:szCs w:val="18"/>
              </w:rPr>
              <w:t>50.45</w:t>
            </w:r>
          </w:p>
        </w:tc>
      </w:tr>
      <w:tr w:rsidR="001A4AA1" w14:paraId="67F93DAF" w14:textId="77777777" w:rsidTr="001A4AA1">
        <w:tc>
          <w:tcPr>
            <w:tcW w:w="1418"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50" w:type="dxa"/>
          </w:tcPr>
          <w:p w14:paraId="020CEF5C" w14:textId="77777777" w:rsidR="00C6603A" w:rsidRPr="00C6603A" w:rsidRDefault="00C6603A">
            <w:pPr>
              <w:pStyle w:val="Compact"/>
              <w:rPr>
                <w:sz w:val="18"/>
                <w:szCs w:val="18"/>
              </w:rPr>
            </w:pPr>
            <w:r w:rsidRPr="00C6603A">
              <w:rPr>
                <w:sz w:val="18"/>
                <w:szCs w:val="18"/>
              </w:rPr>
              <w:t>per 100,000</w:t>
            </w:r>
          </w:p>
        </w:tc>
        <w:tc>
          <w:tcPr>
            <w:tcW w:w="426" w:type="dxa"/>
          </w:tcPr>
          <w:p w14:paraId="454750B9" w14:textId="77777777" w:rsidR="00C6603A" w:rsidRPr="00C6603A" w:rsidRDefault="00C6603A">
            <w:pPr>
              <w:pStyle w:val="Compact"/>
              <w:jc w:val="right"/>
              <w:rPr>
                <w:sz w:val="18"/>
                <w:szCs w:val="18"/>
              </w:rPr>
            </w:pPr>
            <w:r w:rsidRPr="00C6603A">
              <w:rPr>
                <w:sz w:val="18"/>
                <w:szCs w:val="18"/>
              </w:rPr>
              <w:t>47</w:t>
            </w:r>
          </w:p>
        </w:tc>
        <w:tc>
          <w:tcPr>
            <w:tcW w:w="850" w:type="dxa"/>
          </w:tcPr>
          <w:p w14:paraId="5BF09ACE" w14:textId="77777777" w:rsidR="00C6603A" w:rsidRPr="00C6603A" w:rsidRDefault="00C6603A">
            <w:pPr>
              <w:pStyle w:val="Compact"/>
              <w:jc w:val="right"/>
              <w:rPr>
                <w:sz w:val="18"/>
                <w:szCs w:val="18"/>
              </w:rPr>
            </w:pPr>
            <w:r w:rsidRPr="00C6603A">
              <w:rPr>
                <w:sz w:val="18"/>
                <w:szCs w:val="18"/>
              </w:rPr>
              <w:t>63.18</w:t>
            </w:r>
          </w:p>
        </w:tc>
        <w:tc>
          <w:tcPr>
            <w:tcW w:w="709" w:type="dxa"/>
          </w:tcPr>
          <w:p w14:paraId="386FBA43" w14:textId="46B967A9" w:rsidR="00C6603A" w:rsidRPr="00C6603A" w:rsidRDefault="00C6603A">
            <w:pPr>
              <w:pStyle w:val="Compact"/>
              <w:jc w:val="right"/>
              <w:rPr>
                <w:sz w:val="18"/>
                <w:szCs w:val="18"/>
              </w:rPr>
            </w:pPr>
            <w:r w:rsidRPr="00C6603A">
              <w:rPr>
                <w:sz w:val="18"/>
                <w:szCs w:val="18"/>
              </w:rPr>
              <w:t>15.59</w:t>
            </w:r>
          </w:p>
        </w:tc>
        <w:tc>
          <w:tcPr>
            <w:tcW w:w="850"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51"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50"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51" w:type="dxa"/>
          </w:tcPr>
          <w:p w14:paraId="3149659F" w14:textId="4CD75021" w:rsidR="00C6603A" w:rsidRPr="00C6603A" w:rsidRDefault="00C6603A">
            <w:pPr>
              <w:pStyle w:val="Compact"/>
              <w:jc w:val="right"/>
              <w:rPr>
                <w:sz w:val="18"/>
                <w:szCs w:val="18"/>
              </w:rPr>
            </w:pPr>
            <w:r w:rsidRPr="00C6603A">
              <w:rPr>
                <w:sz w:val="18"/>
                <w:szCs w:val="18"/>
              </w:rPr>
              <w:t>33.49</w:t>
            </w:r>
          </w:p>
        </w:tc>
        <w:tc>
          <w:tcPr>
            <w:tcW w:w="283" w:type="dxa"/>
          </w:tcPr>
          <w:p w14:paraId="67CC50F6" w14:textId="66E2C977" w:rsidR="00C6603A" w:rsidRPr="00C6603A" w:rsidRDefault="00C6603A">
            <w:pPr>
              <w:pStyle w:val="Compact"/>
              <w:jc w:val="right"/>
              <w:rPr>
                <w:sz w:val="18"/>
                <w:szCs w:val="18"/>
              </w:rPr>
            </w:pPr>
          </w:p>
        </w:tc>
        <w:tc>
          <w:tcPr>
            <w:tcW w:w="900" w:type="dxa"/>
          </w:tcPr>
          <w:p w14:paraId="244AE328" w14:textId="77777777" w:rsidR="00C6603A" w:rsidRPr="00C6603A" w:rsidRDefault="00C6603A">
            <w:pPr>
              <w:pStyle w:val="Compact"/>
              <w:jc w:val="right"/>
              <w:rPr>
                <w:sz w:val="18"/>
                <w:szCs w:val="18"/>
              </w:rPr>
            </w:pPr>
            <w:r w:rsidRPr="00C6603A">
              <w:rPr>
                <w:sz w:val="18"/>
                <w:szCs w:val="18"/>
              </w:rPr>
              <w:t>106.33</w:t>
            </w:r>
          </w:p>
        </w:tc>
      </w:tr>
      <w:tr w:rsidR="001A4AA1" w14:paraId="094FD53D" w14:textId="77777777" w:rsidTr="001A4AA1">
        <w:tc>
          <w:tcPr>
            <w:tcW w:w="1418"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50" w:type="dxa"/>
          </w:tcPr>
          <w:p w14:paraId="72246344" w14:textId="77777777" w:rsidR="00C6603A" w:rsidRPr="00C6603A" w:rsidRDefault="00C6603A">
            <w:pPr>
              <w:pStyle w:val="Compact"/>
              <w:rPr>
                <w:sz w:val="18"/>
                <w:szCs w:val="18"/>
              </w:rPr>
            </w:pPr>
          </w:p>
        </w:tc>
        <w:tc>
          <w:tcPr>
            <w:tcW w:w="426" w:type="dxa"/>
          </w:tcPr>
          <w:p w14:paraId="79011099" w14:textId="77777777" w:rsidR="00C6603A" w:rsidRPr="00C6603A" w:rsidRDefault="00C6603A">
            <w:pPr>
              <w:pStyle w:val="Compact"/>
              <w:rPr>
                <w:sz w:val="18"/>
                <w:szCs w:val="18"/>
              </w:rPr>
            </w:pPr>
          </w:p>
        </w:tc>
        <w:tc>
          <w:tcPr>
            <w:tcW w:w="850" w:type="dxa"/>
          </w:tcPr>
          <w:p w14:paraId="38E6C92D" w14:textId="77777777" w:rsidR="00C6603A" w:rsidRPr="00C6603A" w:rsidRDefault="00C6603A">
            <w:pPr>
              <w:pStyle w:val="Compact"/>
              <w:rPr>
                <w:sz w:val="18"/>
                <w:szCs w:val="18"/>
              </w:rPr>
            </w:pPr>
          </w:p>
        </w:tc>
        <w:tc>
          <w:tcPr>
            <w:tcW w:w="709" w:type="dxa"/>
          </w:tcPr>
          <w:p w14:paraId="08C0861D" w14:textId="77777777" w:rsidR="00C6603A" w:rsidRPr="00C6603A" w:rsidRDefault="00C6603A">
            <w:pPr>
              <w:pStyle w:val="Compact"/>
              <w:rPr>
                <w:sz w:val="18"/>
                <w:szCs w:val="18"/>
              </w:rPr>
            </w:pPr>
          </w:p>
        </w:tc>
        <w:tc>
          <w:tcPr>
            <w:tcW w:w="850" w:type="dxa"/>
          </w:tcPr>
          <w:p w14:paraId="5A7FEC76" w14:textId="77777777" w:rsidR="00C6603A" w:rsidRPr="00C6603A" w:rsidRDefault="00C6603A">
            <w:pPr>
              <w:pStyle w:val="Compact"/>
              <w:rPr>
                <w:sz w:val="18"/>
                <w:szCs w:val="18"/>
              </w:rPr>
            </w:pPr>
          </w:p>
        </w:tc>
        <w:tc>
          <w:tcPr>
            <w:tcW w:w="851" w:type="dxa"/>
          </w:tcPr>
          <w:p w14:paraId="09395451" w14:textId="77777777" w:rsidR="00C6603A" w:rsidRPr="00C6603A" w:rsidRDefault="00C6603A">
            <w:pPr>
              <w:pStyle w:val="Compact"/>
              <w:rPr>
                <w:sz w:val="18"/>
                <w:szCs w:val="18"/>
              </w:rPr>
            </w:pPr>
          </w:p>
        </w:tc>
        <w:tc>
          <w:tcPr>
            <w:tcW w:w="850" w:type="dxa"/>
          </w:tcPr>
          <w:p w14:paraId="2634956B" w14:textId="77777777" w:rsidR="00C6603A" w:rsidRPr="00C6603A" w:rsidRDefault="00C6603A">
            <w:pPr>
              <w:pStyle w:val="Compact"/>
              <w:rPr>
                <w:sz w:val="18"/>
                <w:szCs w:val="18"/>
              </w:rPr>
            </w:pPr>
          </w:p>
        </w:tc>
        <w:tc>
          <w:tcPr>
            <w:tcW w:w="851" w:type="dxa"/>
          </w:tcPr>
          <w:p w14:paraId="5CE5B3F1" w14:textId="0E56778A" w:rsidR="00C6603A" w:rsidRPr="00C6603A" w:rsidRDefault="00C6603A">
            <w:pPr>
              <w:pStyle w:val="Compact"/>
              <w:rPr>
                <w:sz w:val="18"/>
                <w:szCs w:val="18"/>
              </w:rPr>
            </w:pPr>
          </w:p>
        </w:tc>
        <w:tc>
          <w:tcPr>
            <w:tcW w:w="283" w:type="dxa"/>
          </w:tcPr>
          <w:p w14:paraId="7335013C" w14:textId="77777777" w:rsidR="00C6603A" w:rsidRPr="00C6603A" w:rsidRDefault="00C6603A">
            <w:pPr>
              <w:pStyle w:val="Compact"/>
              <w:rPr>
                <w:sz w:val="18"/>
                <w:szCs w:val="18"/>
              </w:rPr>
            </w:pPr>
          </w:p>
        </w:tc>
        <w:tc>
          <w:tcPr>
            <w:tcW w:w="900" w:type="dxa"/>
          </w:tcPr>
          <w:p w14:paraId="537D4F16" w14:textId="77777777" w:rsidR="00C6603A" w:rsidRPr="00C6603A" w:rsidRDefault="00C6603A">
            <w:pPr>
              <w:pStyle w:val="Compact"/>
              <w:rPr>
                <w:sz w:val="18"/>
                <w:szCs w:val="18"/>
              </w:rPr>
            </w:pPr>
          </w:p>
        </w:tc>
      </w:tr>
      <w:tr w:rsidR="001A4AA1" w14:paraId="519DA586" w14:textId="77777777" w:rsidTr="001A4AA1">
        <w:tc>
          <w:tcPr>
            <w:tcW w:w="1418"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50" w:type="dxa"/>
          </w:tcPr>
          <w:p w14:paraId="5B52325C" w14:textId="77777777" w:rsidR="00C6603A" w:rsidRPr="00C6603A" w:rsidRDefault="00C6603A">
            <w:pPr>
              <w:pStyle w:val="Compact"/>
              <w:rPr>
                <w:sz w:val="18"/>
                <w:szCs w:val="18"/>
              </w:rPr>
            </w:pPr>
            <w:r w:rsidRPr="00C6603A">
              <w:rPr>
                <w:sz w:val="18"/>
                <w:szCs w:val="18"/>
              </w:rPr>
              <w:t>degrees</w:t>
            </w:r>
          </w:p>
        </w:tc>
        <w:tc>
          <w:tcPr>
            <w:tcW w:w="426" w:type="dxa"/>
          </w:tcPr>
          <w:p w14:paraId="7B62D606" w14:textId="77777777" w:rsidR="00C6603A" w:rsidRPr="00C6603A" w:rsidRDefault="00C6603A">
            <w:pPr>
              <w:pStyle w:val="Compact"/>
              <w:jc w:val="right"/>
              <w:rPr>
                <w:sz w:val="18"/>
                <w:szCs w:val="18"/>
              </w:rPr>
            </w:pPr>
            <w:r w:rsidRPr="00C6603A">
              <w:rPr>
                <w:sz w:val="18"/>
                <w:szCs w:val="18"/>
              </w:rPr>
              <w:t>47</w:t>
            </w:r>
          </w:p>
        </w:tc>
        <w:tc>
          <w:tcPr>
            <w:tcW w:w="850" w:type="dxa"/>
          </w:tcPr>
          <w:p w14:paraId="19B9A5E2" w14:textId="77777777" w:rsidR="00C6603A" w:rsidRPr="00C6603A" w:rsidRDefault="00C6603A">
            <w:pPr>
              <w:pStyle w:val="Compact"/>
              <w:jc w:val="right"/>
              <w:rPr>
                <w:sz w:val="18"/>
                <w:szCs w:val="18"/>
              </w:rPr>
            </w:pPr>
            <w:r w:rsidRPr="00C6603A">
              <w:rPr>
                <w:sz w:val="18"/>
                <w:szCs w:val="18"/>
              </w:rPr>
              <w:t>8.57</w:t>
            </w:r>
          </w:p>
        </w:tc>
        <w:tc>
          <w:tcPr>
            <w:tcW w:w="709" w:type="dxa"/>
          </w:tcPr>
          <w:p w14:paraId="021D92C4" w14:textId="77777777" w:rsidR="00C6603A" w:rsidRPr="00C6603A" w:rsidRDefault="00C6603A">
            <w:pPr>
              <w:pStyle w:val="Compact"/>
              <w:jc w:val="right"/>
              <w:rPr>
                <w:sz w:val="18"/>
                <w:szCs w:val="18"/>
              </w:rPr>
            </w:pPr>
            <w:r w:rsidRPr="00C6603A">
              <w:rPr>
                <w:sz w:val="18"/>
                <w:szCs w:val="18"/>
              </w:rPr>
              <w:t>3.16</w:t>
            </w:r>
          </w:p>
        </w:tc>
        <w:tc>
          <w:tcPr>
            <w:tcW w:w="850" w:type="dxa"/>
          </w:tcPr>
          <w:p w14:paraId="14D5FA7E" w14:textId="03AD3D16"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51"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50"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51" w:type="dxa"/>
          </w:tcPr>
          <w:p w14:paraId="43941D81" w14:textId="4A54EAC2" w:rsidR="00C6603A" w:rsidRPr="00C6603A" w:rsidRDefault="00C6603A">
            <w:pPr>
              <w:pStyle w:val="Compact"/>
              <w:jc w:val="right"/>
              <w:rPr>
                <w:sz w:val="18"/>
                <w:szCs w:val="18"/>
              </w:rPr>
            </w:pPr>
            <w:r w:rsidRPr="00C6603A">
              <w:rPr>
                <w:sz w:val="18"/>
                <w:szCs w:val="18"/>
              </w:rPr>
              <w:t>1.81</w:t>
            </w:r>
          </w:p>
        </w:tc>
        <w:tc>
          <w:tcPr>
            <w:tcW w:w="283" w:type="dxa"/>
          </w:tcPr>
          <w:p w14:paraId="243CAF77" w14:textId="2557CFB8" w:rsidR="00C6603A" w:rsidRPr="00C6603A" w:rsidRDefault="00C6603A">
            <w:pPr>
              <w:pStyle w:val="Compact"/>
              <w:jc w:val="right"/>
              <w:rPr>
                <w:sz w:val="18"/>
                <w:szCs w:val="18"/>
              </w:rPr>
            </w:pPr>
          </w:p>
        </w:tc>
        <w:tc>
          <w:tcPr>
            <w:tcW w:w="900" w:type="dxa"/>
          </w:tcPr>
          <w:p w14:paraId="47242B4B" w14:textId="77777777" w:rsidR="00C6603A" w:rsidRPr="00C6603A" w:rsidRDefault="00C6603A">
            <w:pPr>
              <w:pStyle w:val="Compact"/>
              <w:jc w:val="right"/>
              <w:rPr>
                <w:sz w:val="18"/>
                <w:szCs w:val="18"/>
              </w:rPr>
            </w:pPr>
            <w:r w:rsidRPr="00C6603A">
              <w:rPr>
                <w:sz w:val="18"/>
                <w:szCs w:val="18"/>
              </w:rPr>
              <w:t>15.43</w:t>
            </w:r>
          </w:p>
        </w:tc>
      </w:tr>
      <w:tr w:rsidR="001A4AA1" w14:paraId="49560B55" w14:textId="77777777" w:rsidTr="001A4AA1">
        <w:tc>
          <w:tcPr>
            <w:tcW w:w="1418" w:type="dxa"/>
          </w:tcPr>
          <w:p w14:paraId="27E3F83F" w14:textId="77777777" w:rsidR="00C6603A" w:rsidRPr="00C6603A" w:rsidRDefault="00C6603A">
            <w:pPr>
              <w:pStyle w:val="Compact"/>
              <w:rPr>
                <w:sz w:val="18"/>
                <w:szCs w:val="18"/>
              </w:rPr>
            </w:pPr>
            <w:r w:rsidRPr="00C6603A">
              <w:rPr>
                <w:sz w:val="18"/>
                <w:szCs w:val="18"/>
              </w:rPr>
              <w:t>Simple mean slope</w:t>
            </w:r>
          </w:p>
        </w:tc>
        <w:tc>
          <w:tcPr>
            <w:tcW w:w="850" w:type="dxa"/>
          </w:tcPr>
          <w:p w14:paraId="6FB7584F" w14:textId="77777777" w:rsidR="00C6603A" w:rsidRPr="00C6603A" w:rsidRDefault="00C6603A">
            <w:pPr>
              <w:pStyle w:val="Compact"/>
              <w:rPr>
                <w:sz w:val="18"/>
                <w:szCs w:val="18"/>
              </w:rPr>
            </w:pPr>
            <w:r w:rsidRPr="00C6603A">
              <w:rPr>
                <w:sz w:val="18"/>
                <w:szCs w:val="18"/>
              </w:rPr>
              <w:t>degrees</w:t>
            </w:r>
          </w:p>
        </w:tc>
        <w:tc>
          <w:tcPr>
            <w:tcW w:w="426" w:type="dxa"/>
          </w:tcPr>
          <w:p w14:paraId="67C3BD37" w14:textId="77777777" w:rsidR="00C6603A" w:rsidRPr="00C6603A" w:rsidRDefault="00C6603A">
            <w:pPr>
              <w:pStyle w:val="Compact"/>
              <w:jc w:val="right"/>
              <w:rPr>
                <w:sz w:val="18"/>
                <w:szCs w:val="18"/>
              </w:rPr>
            </w:pPr>
            <w:r w:rsidRPr="00C6603A">
              <w:rPr>
                <w:sz w:val="18"/>
                <w:szCs w:val="18"/>
              </w:rPr>
              <w:t>47</w:t>
            </w:r>
          </w:p>
        </w:tc>
        <w:tc>
          <w:tcPr>
            <w:tcW w:w="850" w:type="dxa"/>
          </w:tcPr>
          <w:p w14:paraId="5B3EE42F" w14:textId="77777777" w:rsidR="00C6603A" w:rsidRPr="00C6603A" w:rsidRDefault="00C6603A">
            <w:pPr>
              <w:pStyle w:val="Compact"/>
              <w:jc w:val="right"/>
              <w:rPr>
                <w:sz w:val="18"/>
                <w:szCs w:val="18"/>
              </w:rPr>
            </w:pPr>
            <w:r w:rsidRPr="00C6603A">
              <w:rPr>
                <w:sz w:val="18"/>
                <w:szCs w:val="18"/>
              </w:rPr>
              <w:t>8.28</w:t>
            </w:r>
          </w:p>
        </w:tc>
        <w:tc>
          <w:tcPr>
            <w:tcW w:w="709" w:type="dxa"/>
          </w:tcPr>
          <w:p w14:paraId="16C4CCEC" w14:textId="77777777" w:rsidR="00C6603A" w:rsidRPr="00C6603A" w:rsidRDefault="00C6603A">
            <w:pPr>
              <w:pStyle w:val="Compact"/>
              <w:jc w:val="right"/>
              <w:rPr>
                <w:sz w:val="18"/>
                <w:szCs w:val="18"/>
              </w:rPr>
            </w:pPr>
            <w:r w:rsidRPr="00C6603A">
              <w:rPr>
                <w:sz w:val="18"/>
                <w:szCs w:val="18"/>
              </w:rPr>
              <w:t>2.90</w:t>
            </w:r>
          </w:p>
        </w:tc>
        <w:tc>
          <w:tcPr>
            <w:tcW w:w="850"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51"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50"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51" w:type="dxa"/>
          </w:tcPr>
          <w:p w14:paraId="16F63827" w14:textId="5784172E" w:rsidR="00C6603A" w:rsidRPr="00C6603A" w:rsidRDefault="00C6603A">
            <w:pPr>
              <w:pStyle w:val="Compact"/>
              <w:jc w:val="right"/>
              <w:rPr>
                <w:sz w:val="18"/>
                <w:szCs w:val="18"/>
              </w:rPr>
            </w:pPr>
            <w:r w:rsidRPr="00C6603A">
              <w:rPr>
                <w:sz w:val="18"/>
                <w:szCs w:val="18"/>
              </w:rPr>
              <w:t>1.88</w:t>
            </w:r>
          </w:p>
        </w:tc>
        <w:tc>
          <w:tcPr>
            <w:tcW w:w="283" w:type="dxa"/>
          </w:tcPr>
          <w:p w14:paraId="7ED4EF67" w14:textId="34C8987E" w:rsidR="00C6603A" w:rsidRPr="00C6603A" w:rsidRDefault="00C6603A">
            <w:pPr>
              <w:pStyle w:val="Compact"/>
              <w:jc w:val="right"/>
              <w:rPr>
                <w:sz w:val="18"/>
                <w:szCs w:val="18"/>
              </w:rPr>
            </w:pPr>
          </w:p>
        </w:tc>
        <w:tc>
          <w:tcPr>
            <w:tcW w:w="900" w:type="dxa"/>
          </w:tcPr>
          <w:p w14:paraId="49F14E4F" w14:textId="77777777" w:rsidR="00C6603A" w:rsidRPr="00C6603A" w:rsidRDefault="00C6603A">
            <w:pPr>
              <w:pStyle w:val="Compact"/>
              <w:jc w:val="right"/>
              <w:rPr>
                <w:sz w:val="18"/>
                <w:szCs w:val="18"/>
              </w:rPr>
            </w:pPr>
            <w:r w:rsidRPr="00C6603A">
              <w:rPr>
                <w:sz w:val="18"/>
                <w:szCs w:val="18"/>
              </w:rPr>
              <w:t>14.22</w:t>
            </w:r>
          </w:p>
        </w:tc>
      </w:tr>
      <w:tr w:rsidR="001A4AA1" w14:paraId="7162947B" w14:textId="77777777" w:rsidTr="001A4AA1">
        <w:tc>
          <w:tcPr>
            <w:tcW w:w="1418"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50" w:type="dxa"/>
          </w:tcPr>
          <w:p w14:paraId="11C40A3B" w14:textId="77777777" w:rsidR="00C6603A" w:rsidRPr="00C6603A" w:rsidRDefault="00C6603A">
            <w:pPr>
              <w:pStyle w:val="Compact"/>
              <w:rPr>
                <w:sz w:val="18"/>
                <w:szCs w:val="18"/>
              </w:rPr>
            </w:pPr>
          </w:p>
        </w:tc>
        <w:tc>
          <w:tcPr>
            <w:tcW w:w="426" w:type="dxa"/>
          </w:tcPr>
          <w:p w14:paraId="28C93946" w14:textId="77777777" w:rsidR="00C6603A" w:rsidRPr="00C6603A" w:rsidRDefault="00C6603A">
            <w:pPr>
              <w:pStyle w:val="Compact"/>
              <w:rPr>
                <w:sz w:val="18"/>
                <w:szCs w:val="18"/>
              </w:rPr>
            </w:pPr>
          </w:p>
        </w:tc>
        <w:tc>
          <w:tcPr>
            <w:tcW w:w="850" w:type="dxa"/>
          </w:tcPr>
          <w:p w14:paraId="4AA702FA" w14:textId="77777777" w:rsidR="00C6603A" w:rsidRPr="00C6603A" w:rsidRDefault="00C6603A">
            <w:pPr>
              <w:pStyle w:val="Compact"/>
              <w:rPr>
                <w:sz w:val="18"/>
                <w:szCs w:val="18"/>
              </w:rPr>
            </w:pPr>
          </w:p>
        </w:tc>
        <w:tc>
          <w:tcPr>
            <w:tcW w:w="709" w:type="dxa"/>
          </w:tcPr>
          <w:p w14:paraId="042A14C7" w14:textId="77777777" w:rsidR="00C6603A" w:rsidRPr="00C6603A" w:rsidRDefault="00C6603A">
            <w:pPr>
              <w:pStyle w:val="Compact"/>
              <w:rPr>
                <w:sz w:val="18"/>
                <w:szCs w:val="18"/>
              </w:rPr>
            </w:pPr>
          </w:p>
        </w:tc>
        <w:tc>
          <w:tcPr>
            <w:tcW w:w="850" w:type="dxa"/>
          </w:tcPr>
          <w:p w14:paraId="1286A1A9" w14:textId="77777777" w:rsidR="00C6603A" w:rsidRPr="00C6603A" w:rsidRDefault="00C6603A">
            <w:pPr>
              <w:pStyle w:val="Compact"/>
              <w:rPr>
                <w:sz w:val="18"/>
                <w:szCs w:val="18"/>
              </w:rPr>
            </w:pPr>
          </w:p>
        </w:tc>
        <w:tc>
          <w:tcPr>
            <w:tcW w:w="851" w:type="dxa"/>
          </w:tcPr>
          <w:p w14:paraId="46B3FE5D" w14:textId="77777777" w:rsidR="00C6603A" w:rsidRPr="00C6603A" w:rsidRDefault="00C6603A">
            <w:pPr>
              <w:pStyle w:val="Compact"/>
              <w:rPr>
                <w:sz w:val="18"/>
                <w:szCs w:val="18"/>
              </w:rPr>
            </w:pPr>
          </w:p>
        </w:tc>
        <w:tc>
          <w:tcPr>
            <w:tcW w:w="850" w:type="dxa"/>
          </w:tcPr>
          <w:p w14:paraId="2B7904A8" w14:textId="77777777" w:rsidR="00C6603A" w:rsidRPr="00C6603A" w:rsidRDefault="00C6603A">
            <w:pPr>
              <w:pStyle w:val="Compact"/>
              <w:rPr>
                <w:sz w:val="18"/>
                <w:szCs w:val="18"/>
              </w:rPr>
            </w:pPr>
          </w:p>
        </w:tc>
        <w:tc>
          <w:tcPr>
            <w:tcW w:w="851" w:type="dxa"/>
          </w:tcPr>
          <w:p w14:paraId="5D6BD59B" w14:textId="46C26A68" w:rsidR="00C6603A" w:rsidRPr="00C6603A" w:rsidRDefault="00C6603A">
            <w:pPr>
              <w:pStyle w:val="Compact"/>
              <w:rPr>
                <w:sz w:val="18"/>
                <w:szCs w:val="18"/>
              </w:rPr>
            </w:pPr>
          </w:p>
        </w:tc>
        <w:tc>
          <w:tcPr>
            <w:tcW w:w="283" w:type="dxa"/>
          </w:tcPr>
          <w:p w14:paraId="0CEE87CF" w14:textId="77777777" w:rsidR="00C6603A" w:rsidRPr="00C6603A" w:rsidRDefault="00C6603A">
            <w:pPr>
              <w:pStyle w:val="Compact"/>
              <w:rPr>
                <w:sz w:val="18"/>
                <w:szCs w:val="18"/>
              </w:rPr>
            </w:pPr>
          </w:p>
        </w:tc>
        <w:tc>
          <w:tcPr>
            <w:tcW w:w="900" w:type="dxa"/>
          </w:tcPr>
          <w:p w14:paraId="35DCC446" w14:textId="77777777" w:rsidR="00C6603A" w:rsidRPr="00C6603A" w:rsidRDefault="00C6603A">
            <w:pPr>
              <w:pStyle w:val="Compact"/>
              <w:rPr>
                <w:sz w:val="18"/>
                <w:szCs w:val="18"/>
              </w:rPr>
            </w:pPr>
          </w:p>
        </w:tc>
      </w:tr>
      <w:tr w:rsidR="001A4AA1" w14:paraId="5EB0491F" w14:textId="77777777" w:rsidTr="001A4AA1">
        <w:tc>
          <w:tcPr>
            <w:tcW w:w="1418" w:type="dxa"/>
          </w:tcPr>
          <w:p w14:paraId="6DE737D4" w14:textId="3EA803A5" w:rsidR="00C6603A" w:rsidRPr="00C6603A" w:rsidRDefault="00EA5B09">
            <w:pPr>
              <w:pStyle w:val="Compact"/>
              <w:rPr>
                <w:sz w:val="18"/>
                <w:szCs w:val="18"/>
              </w:rPr>
            </w:pPr>
            <w:ins w:id="724" w:author="治輝 齋藤" w:date="2026-05-19T23:39:00Z" w16du:dateUtc="2026-05-19T14:39:00Z">
              <w:r w:rsidRPr="00EA5B09">
                <w:rPr>
                  <w:sz w:val="18"/>
                  <w:szCs w:val="18"/>
                </w:rPr>
                <w:t xml:space="preserve">Proportion aged </w:t>
              </w:r>
            </w:ins>
            <w:del w:id="725" w:author="治輝 齋藤" w:date="2026-05-19T23:39:00Z" w16du:dateUtc="2026-05-19T14:39:00Z">
              <w:r w:rsidR="00C6603A" w:rsidRPr="00C6603A" w:rsidDel="00EA5B09">
                <w:rPr>
                  <w:sz w:val="18"/>
                  <w:szCs w:val="18"/>
                </w:rPr>
                <w:delText>Aging rate (</w:delText>
              </w:r>
            </w:del>
            <w:r w:rsidR="00C6603A" w:rsidRPr="00C6603A">
              <w:rPr>
                <w:sz w:val="18"/>
                <w:szCs w:val="18"/>
              </w:rPr>
              <w:t>≥65 years</w:t>
            </w:r>
            <w:del w:id="726" w:author="治輝 齋藤" w:date="2026-05-19T23:39:00Z" w16du:dateUtc="2026-05-19T14:39:00Z">
              <w:r w:rsidR="00C6603A" w:rsidRPr="00C6603A" w:rsidDel="00EA5B09">
                <w:rPr>
                  <w:sz w:val="18"/>
                  <w:szCs w:val="18"/>
                </w:rPr>
                <w:delText>)</w:delText>
              </w:r>
            </w:del>
          </w:p>
        </w:tc>
        <w:tc>
          <w:tcPr>
            <w:tcW w:w="850" w:type="dxa"/>
          </w:tcPr>
          <w:p w14:paraId="5A55B7AD" w14:textId="77777777" w:rsidR="00C6603A" w:rsidRPr="00C6603A" w:rsidRDefault="00C6603A">
            <w:pPr>
              <w:pStyle w:val="Compact"/>
              <w:rPr>
                <w:sz w:val="18"/>
                <w:szCs w:val="18"/>
              </w:rPr>
            </w:pPr>
            <w:r w:rsidRPr="00C6603A">
              <w:rPr>
                <w:sz w:val="18"/>
                <w:szCs w:val="18"/>
              </w:rPr>
              <w:t>%</w:t>
            </w:r>
          </w:p>
        </w:tc>
        <w:tc>
          <w:tcPr>
            <w:tcW w:w="426" w:type="dxa"/>
          </w:tcPr>
          <w:p w14:paraId="257444D6" w14:textId="77777777" w:rsidR="00C6603A" w:rsidRPr="00C6603A" w:rsidRDefault="00C6603A">
            <w:pPr>
              <w:pStyle w:val="Compact"/>
              <w:jc w:val="right"/>
              <w:rPr>
                <w:sz w:val="18"/>
                <w:szCs w:val="18"/>
              </w:rPr>
            </w:pPr>
            <w:r w:rsidRPr="00C6603A">
              <w:rPr>
                <w:sz w:val="18"/>
                <w:szCs w:val="18"/>
              </w:rPr>
              <w:t>47</w:t>
            </w:r>
          </w:p>
        </w:tc>
        <w:tc>
          <w:tcPr>
            <w:tcW w:w="850" w:type="dxa"/>
          </w:tcPr>
          <w:p w14:paraId="7881892D" w14:textId="77777777" w:rsidR="00C6603A" w:rsidRPr="00C6603A" w:rsidRDefault="00C6603A">
            <w:pPr>
              <w:pStyle w:val="Compact"/>
              <w:jc w:val="right"/>
              <w:rPr>
                <w:sz w:val="18"/>
                <w:szCs w:val="18"/>
              </w:rPr>
            </w:pPr>
            <w:r w:rsidRPr="00C6603A">
              <w:rPr>
                <w:sz w:val="18"/>
                <w:szCs w:val="18"/>
              </w:rPr>
              <w:t>30.74</w:t>
            </w:r>
          </w:p>
        </w:tc>
        <w:tc>
          <w:tcPr>
            <w:tcW w:w="709" w:type="dxa"/>
          </w:tcPr>
          <w:p w14:paraId="1C786F79" w14:textId="77777777" w:rsidR="00C6603A" w:rsidRPr="00C6603A" w:rsidRDefault="00C6603A">
            <w:pPr>
              <w:pStyle w:val="Compact"/>
              <w:jc w:val="right"/>
              <w:rPr>
                <w:sz w:val="18"/>
                <w:szCs w:val="18"/>
              </w:rPr>
            </w:pPr>
            <w:r w:rsidRPr="00C6603A">
              <w:rPr>
                <w:sz w:val="18"/>
                <w:szCs w:val="18"/>
              </w:rPr>
              <w:t>3.10</w:t>
            </w:r>
          </w:p>
        </w:tc>
        <w:tc>
          <w:tcPr>
            <w:tcW w:w="850"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51"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50"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51" w:type="dxa"/>
          </w:tcPr>
          <w:p w14:paraId="53592CA1" w14:textId="5CB45D0C" w:rsidR="00C6603A" w:rsidRPr="00C6603A" w:rsidRDefault="00C6603A">
            <w:pPr>
              <w:pStyle w:val="Compact"/>
              <w:jc w:val="right"/>
              <w:rPr>
                <w:sz w:val="18"/>
                <w:szCs w:val="18"/>
              </w:rPr>
            </w:pPr>
            <w:r w:rsidRPr="00C6603A">
              <w:rPr>
                <w:sz w:val="18"/>
                <w:szCs w:val="18"/>
              </w:rPr>
              <w:t>22.61</w:t>
            </w:r>
          </w:p>
        </w:tc>
        <w:tc>
          <w:tcPr>
            <w:tcW w:w="283" w:type="dxa"/>
          </w:tcPr>
          <w:p w14:paraId="1F11F4C2" w14:textId="0E8EDAAA" w:rsidR="00C6603A" w:rsidRPr="00C6603A" w:rsidRDefault="00C6603A">
            <w:pPr>
              <w:pStyle w:val="Compact"/>
              <w:jc w:val="right"/>
              <w:rPr>
                <w:sz w:val="18"/>
                <w:szCs w:val="18"/>
              </w:rPr>
            </w:pPr>
          </w:p>
        </w:tc>
        <w:tc>
          <w:tcPr>
            <w:tcW w:w="900" w:type="dxa"/>
          </w:tcPr>
          <w:p w14:paraId="0EE768E8" w14:textId="77777777" w:rsidR="00C6603A" w:rsidRPr="00C6603A" w:rsidRDefault="00C6603A">
            <w:pPr>
              <w:pStyle w:val="Compact"/>
              <w:jc w:val="right"/>
              <w:rPr>
                <w:sz w:val="18"/>
                <w:szCs w:val="18"/>
              </w:rPr>
            </w:pPr>
            <w:r w:rsidRPr="00C6603A">
              <w:rPr>
                <w:sz w:val="18"/>
                <w:szCs w:val="18"/>
              </w:rPr>
              <w:t>36.45</w:t>
            </w:r>
          </w:p>
        </w:tc>
      </w:tr>
      <w:tr w:rsidR="001A4AA1" w14:paraId="15852BC5" w14:textId="77777777" w:rsidTr="001A4AA1">
        <w:tc>
          <w:tcPr>
            <w:tcW w:w="1418" w:type="dxa"/>
          </w:tcPr>
          <w:p w14:paraId="2BF216FC" w14:textId="3798D03A" w:rsidR="00C6603A" w:rsidRPr="00C6603A" w:rsidRDefault="00EA5B09">
            <w:pPr>
              <w:pStyle w:val="Compact"/>
              <w:rPr>
                <w:sz w:val="18"/>
                <w:szCs w:val="18"/>
              </w:rPr>
            </w:pPr>
            <w:ins w:id="727" w:author="治輝 齋藤" w:date="2026-05-19T23:40:00Z" w16du:dateUtc="2026-05-19T14:40:00Z">
              <w:r w:rsidRPr="00EA5B09">
                <w:rPr>
                  <w:sz w:val="18"/>
                  <w:szCs w:val="18"/>
                </w:rPr>
                <w:t>Proportion with fast habitual walking</w:t>
              </w:r>
            </w:ins>
            <w:del w:id="728" w:author="治輝 齋藤" w:date="2026-05-19T23:40:00Z" w16du:dateUtc="2026-05-19T14:40:00Z">
              <w:r w:rsidR="00C6603A" w:rsidRPr="00C6603A" w:rsidDel="00EA5B09">
                <w:rPr>
                  <w:sz w:val="18"/>
                  <w:szCs w:val="18"/>
                </w:rPr>
                <w:delText>Fast walking rate</w:delText>
              </w:r>
            </w:del>
          </w:p>
        </w:tc>
        <w:tc>
          <w:tcPr>
            <w:tcW w:w="850" w:type="dxa"/>
          </w:tcPr>
          <w:p w14:paraId="01688A88" w14:textId="77777777" w:rsidR="00C6603A" w:rsidRPr="00C6603A" w:rsidRDefault="00C6603A">
            <w:pPr>
              <w:pStyle w:val="Compact"/>
              <w:rPr>
                <w:sz w:val="18"/>
                <w:szCs w:val="18"/>
              </w:rPr>
            </w:pPr>
            <w:r w:rsidRPr="00C6603A">
              <w:rPr>
                <w:sz w:val="18"/>
                <w:szCs w:val="18"/>
              </w:rPr>
              <w:t>%</w:t>
            </w:r>
          </w:p>
        </w:tc>
        <w:tc>
          <w:tcPr>
            <w:tcW w:w="426" w:type="dxa"/>
          </w:tcPr>
          <w:p w14:paraId="229733BD" w14:textId="77777777" w:rsidR="00C6603A" w:rsidRPr="00C6603A" w:rsidRDefault="00C6603A">
            <w:pPr>
              <w:pStyle w:val="Compact"/>
              <w:jc w:val="right"/>
              <w:rPr>
                <w:sz w:val="18"/>
                <w:szCs w:val="18"/>
              </w:rPr>
            </w:pPr>
            <w:r w:rsidRPr="00C6603A">
              <w:rPr>
                <w:sz w:val="18"/>
                <w:szCs w:val="18"/>
              </w:rPr>
              <w:t>47</w:t>
            </w:r>
          </w:p>
        </w:tc>
        <w:tc>
          <w:tcPr>
            <w:tcW w:w="850" w:type="dxa"/>
          </w:tcPr>
          <w:p w14:paraId="1DA89335" w14:textId="77777777" w:rsidR="00C6603A" w:rsidRPr="00C6603A" w:rsidRDefault="00C6603A">
            <w:pPr>
              <w:pStyle w:val="Compact"/>
              <w:jc w:val="right"/>
              <w:rPr>
                <w:sz w:val="18"/>
                <w:szCs w:val="18"/>
              </w:rPr>
            </w:pPr>
            <w:r w:rsidRPr="00C6603A">
              <w:rPr>
                <w:sz w:val="18"/>
                <w:szCs w:val="18"/>
              </w:rPr>
              <w:t>48.62</w:t>
            </w:r>
          </w:p>
        </w:tc>
        <w:tc>
          <w:tcPr>
            <w:tcW w:w="709" w:type="dxa"/>
          </w:tcPr>
          <w:p w14:paraId="67242A69" w14:textId="77777777" w:rsidR="00C6603A" w:rsidRPr="00C6603A" w:rsidRDefault="00C6603A">
            <w:pPr>
              <w:pStyle w:val="Compact"/>
              <w:jc w:val="right"/>
              <w:rPr>
                <w:sz w:val="18"/>
                <w:szCs w:val="18"/>
              </w:rPr>
            </w:pPr>
            <w:r w:rsidRPr="00C6603A">
              <w:rPr>
                <w:sz w:val="18"/>
                <w:szCs w:val="18"/>
              </w:rPr>
              <w:t>4.34</w:t>
            </w:r>
          </w:p>
        </w:tc>
        <w:tc>
          <w:tcPr>
            <w:tcW w:w="850"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51"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50"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51" w:type="dxa"/>
          </w:tcPr>
          <w:p w14:paraId="717BF1A5" w14:textId="7428087A" w:rsidR="00C6603A" w:rsidRPr="00C6603A" w:rsidRDefault="00C6603A">
            <w:pPr>
              <w:pStyle w:val="Compact"/>
              <w:jc w:val="right"/>
              <w:rPr>
                <w:sz w:val="18"/>
                <w:szCs w:val="18"/>
              </w:rPr>
            </w:pPr>
            <w:r w:rsidRPr="00C6603A">
              <w:rPr>
                <w:sz w:val="18"/>
                <w:szCs w:val="18"/>
              </w:rPr>
              <w:t>29.79</w:t>
            </w:r>
          </w:p>
        </w:tc>
        <w:tc>
          <w:tcPr>
            <w:tcW w:w="283" w:type="dxa"/>
          </w:tcPr>
          <w:p w14:paraId="3AF233E3" w14:textId="19676AC6" w:rsidR="00C6603A" w:rsidRPr="00C6603A" w:rsidRDefault="00C6603A">
            <w:pPr>
              <w:pStyle w:val="Compact"/>
              <w:jc w:val="right"/>
              <w:rPr>
                <w:sz w:val="18"/>
                <w:szCs w:val="18"/>
              </w:rPr>
            </w:pPr>
          </w:p>
        </w:tc>
        <w:tc>
          <w:tcPr>
            <w:tcW w:w="900" w:type="dxa"/>
          </w:tcPr>
          <w:p w14:paraId="78BD697F" w14:textId="77777777" w:rsidR="00C6603A" w:rsidRPr="00C6603A" w:rsidRDefault="00C6603A">
            <w:pPr>
              <w:pStyle w:val="Compact"/>
              <w:jc w:val="right"/>
              <w:rPr>
                <w:sz w:val="18"/>
                <w:szCs w:val="18"/>
              </w:rPr>
            </w:pPr>
            <w:r w:rsidRPr="00C6603A">
              <w:rPr>
                <w:sz w:val="18"/>
                <w:szCs w:val="18"/>
              </w:rPr>
              <w:t>57.30</w:t>
            </w:r>
          </w:p>
        </w:tc>
      </w:tr>
      <w:tr w:rsidR="001A4AA1" w14:paraId="55C025C4" w14:textId="77777777" w:rsidTr="001A4AA1">
        <w:tc>
          <w:tcPr>
            <w:tcW w:w="1418" w:type="dxa"/>
          </w:tcPr>
          <w:p w14:paraId="30ECD725" w14:textId="77777777" w:rsidR="00C6603A" w:rsidRPr="00C6603A" w:rsidRDefault="00C6603A">
            <w:pPr>
              <w:pStyle w:val="Compact"/>
              <w:rPr>
                <w:sz w:val="18"/>
                <w:szCs w:val="18"/>
              </w:rPr>
            </w:pPr>
            <w:r w:rsidRPr="00C6603A">
              <w:rPr>
                <w:sz w:val="18"/>
                <w:szCs w:val="18"/>
              </w:rPr>
              <w:t>Population density</w:t>
            </w:r>
          </w:p>
        </w:tc>
        <w:tc>
          <w:tcPr>
            <w:tcW w:w="850" w:type="dxa"/>
          </w:tcPr>
          <w:p w14:paraId="09067139" w14:textId="77777777" w:rsidR="00C6603A" w:rsidRPr="00C6603A" w:rsidRDefault="00C6603A">
            <w:pPr>
              <w:pStyle w:val="Compact"/>
              <w:rPr>
                <w:sz w:val="18"/>
                <w:szCs w:val="18"/>
              </w:rPr>
            </w:pPr>
            <w:r w:rsidRPr="00C6603A">
              <w:rPr>
                <w:sz w:val="18"/>
                <w:szCs w:val="18"/>
              </w:rPr>
              <w:t>persons/km²</w:t>
            </w:r>
          </w:p>
        </w:tc>
        <w:tc>
          <w:tcPr>
            <w:tcW w:w="426" w:type="dxa"/>
          </w:tcPr>
          <w:p w14:paraId="573255D2" w14:textId="77777777" w:rsidR="00C6603A" w:rsidRPr="00C6603A" w:rsidRDefault="00C6603A">
            <w:pPr>
              <w:pStyle w:val="Compact"/>
              <w:jc w:val="right"/>
              <w:rPr>
                <w:sz w:val="18"/>
                <w:szCs w:val="18"/>
              </w:rPr>
            </w:pPr>
            <w:r w:rsidRPr="00C6603A">
              <w:rPr>
                <w:sz w:val="18"/>
                <w:szCs w:val="18"/>
              </w:rPr>
              <w:t>47</w:t>
            </w:r>
          </w:p>
        </w:tc>
        <w:tc>
          <w:tcPr>
            <w:tcW w:w="850" w:type="dxa"/>
          </w:tcPr>
          <w:p w14:paraId="41134962" w14:textId="77777777" w:rsidR="00C6603A" w:rsidRPr="00C6603A" w:rsidRDefault="00C6603A">
            <w:pPr>
              <w:pStyle w:val="Compact"/>
              <w:jc w:val="right"/>
              <w:rPr>
                <w:sz w:val="18"/>
                <w:szCs w:val="18"/>
              </w:rPr>
            </w:pPr>
            <w:r w:rsidRPr="00C6603A">
              <w:rPr>
                <w:sz w:val="18"/>
                <w:szCs w:val="18"/>
              </w:rPr>
              <w:t>657</w:t>
            </w:r>
          </w:p>
        </w:tc>
        <w:tc>
          <w:tcPr>
            <w:tcW w:w="709" w:type="dxa"/>
          </w:tcPr>
          <w:p w14:paraId="1BF30441" w14:textId="77777777" w:rsidR="00C6603A" w:rsidRPr="00C6603A" w:rsidRDefault="00C6603A">
            <w:pPr>
              <w:pStyle w:val="Compact"/>
              <w:jc w:val="right"/>
              <w:rPr>
                <w:sz w:val="18"/>
                <w:szCs w:val="18"/>
              </w:rPr>
            </w:pPr>
            <w:r w:rsidRPr="00C6603A">
              <w:rPr>
                <w:sz w:val="18"/>
                <w:szCs w:val="18"/>
              </w:rPr>
              <w:t>1,223</w:t>
            </w:r>
          </w:p>
        </w:tc>
        <w:tc>
          <w:tcPr>
            <w:tcW w:w="850"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51"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50"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51" w:type="dxa"/>
          </w:tcPr>
          <w:p w14:paraId="54F6E84F" w14:textId="526D830C" w:rsidR="00C6603A" w:rsidRPr="00C6603A" w:rsidRDefault="00C6603A">
            <w:pPr>
              <w:pStyle w:val="Compact"/>
              <w:jc w:val="right"/>
              <w:rPr>
                <w:sz w:val="18"/>
                <w:szCs w:val="18"/>
              </w:rPr>
            </w:pPr>
            <w:r w:rsidRPr="00C6603A">
              <w:rPr>
                <w:sz w:val="18"/>
                <w:szCs w:val="18"/>
              </w:rPr>
              <w:t>62.63</w:t>
            </w:r>
          </w:p>
        </w:tc>
        <w:tc>
          <w:tcPr>
            <w:tcW w:w="283" w:type="dxa"/>
          </w:tcPr>
          <w:p w14:paraId="1F3B0F78" w14:textId="2F77FE8E" w:rsidR="00C6603A" w:rsidRPr="00C6603A" w:rsidRDefault="00C6603A">
            <w:pPr>
              <w:pStyle w:val="Compact"/>
              <w:jc w:val="right"/>
              <w:rPr>
                <w:sz w:val="18"/>
                <w:szCs w:val="18"/>
              </w:rPr>
            </w:pPr>
          </w:p>
        </w:tc>
        <w:tc>
          <w:tcPr>
            <w:tcW w:w="900"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31C2D2F9"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ins w:id="729" w:author="治輝 齋藤" w:date="2026-05-19T23:40:00Z" w16du:dateUtc="2026-05-19T14:40:00Z">
        <w:r w:rsidR="00EA5B09">
          <w:rPr>
            <w:rFonts w:hint="eastAsia"/>
            <w:lang w:eastAsia="ja-JP"/>
          </w:rPr>
          <w:t>-</w:t>
        </w:r>
      </w:ins>
      <w:del w:id="730" w:author="治輝 齋藤" w:date="2026-05-19T23:40:00Z" w16du:dateUtc="2026-05-19T14:40:00Z">
        <w:r w:rsidR="00031BB0" w:rsidRPr="00031BB0" w:rsidDel="00EA5B09">
          <w:delText xml:space="preserve"> </w:delText>
        </w:r>
      </w:del>
      <w:r w:rsidR="00031BB0" w:rsidRPr="00031BB0">
        <w:t xml:space="preserve">walking </w:t>
      </w:r>
      <w:ins w:id="731" w:author="治輝 齋藤" w:date="2026-05-19T23:40:00Z" w16du:dateUtc="2026-05-19T14:40:00Z">
        <w:r w:rsidR="00EA5B09" w:rsidRPr="00EA5B09">
          <w:t>proportion</w:t>
        </w:r>
      </w:ins>
      <w:del w:id="732" w:author="治輝 齋藤" w:date="2026-05-19T23:40:00Z" w16du:dateUtc="2026-05-19T14:40:00Z">
        <w:r w:rsidR="00031BB0" w:rsidRPr="00031BB0" w:rsidDel="00EA5B09">
          <w:delText>rate</w:delText>
        </w:r>
      </w:del>
      <w:r w:rsidR="00031BB0" w:rsidRPr="00031BB0">
        <w:t xml:space="preserve"> and population density (both </w:t>
      </w:r>
      <w:r w:rsidR="00031BB0" w:rsidRPr="00031BB0">
        <w:rPr>
          <w:i/>
          <w:iCs/>
        </w:rPr>
        <w:t>p</w:t>
      </w:r>
      <w:r w:rsidR="00031BB0" w:rsidRPr="00031BB0">
        <w:t xml:space="preserve"> &lt; 0.001); other listed variables were not rejected at α = 0.05 (</w:t>
      </w:r>
      <w:ins w:id="733" w:author="治輝 齋藤" w:date="2026-05-19T23:40:00Z" w16du:dateUtc="2026-05-19T14:40:00Z">
        <w:r w:rsidR="00EA5B09" w:rsidRPr="00EA5B09">
          <w:t>proportion aged ≥65 years</w:t>
        </w:r>
      </w:ins>
      <w:del w:id="734" w:author="治輝 齋藤" w:date="2026-05-19T23:40:00Z" w16du:dateUtc="2026-05-19T14:40:00Z">
        <w:r w:rsidR="00031BB0" w:rsidRPr="00031BB0" w:rsidDel="00EA5B09">
          <w:delText>aging rate</w:delText>
        </w:r>
      </w:del>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735" w:name="Xc4d8efe96bb5dc084b3a6055df59151a4b74ad0"/>
      <w:bookmarkEnd w:id="723"/>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1134"/>
        <w:gridCol w:w="851"/>
        <w:gridCol w:w="992"/>
        <w:gridCol w:w="1134"/>
        <w:gridCol w:w="992"/>
        <w:gridCol w:w="870"/>
        <w:gridCol w:w="955"/>
        <w:gridCol w:w="869"/>
        <w:gridCol w:w="1041"/>
      </w:tblGrid>
      <w:tr w:rsidR="001A4AA1" w14:paraId="25EAD1C5" w14:textId="77777777" w:rsidTr="001A4AA1">
        <w:trPr>
          <w:cnfStyle w:val="100000000000" w:firstRow="1" w:lastRow="0" w:firstColumn="0" w:lastColumn="0" w:oddVBand="0" w:evenVBand="0" w:oddHBand="0" w:evenHBand="0" w:firstRowFirstColumn="0" w:firstRowLastColumn="0" w:lastRowFirstColumn="0" w:lastRowLastColumn="0"/>
          <w:tblHeader/>
        </w:trPr>
        <w:tc>
          <w:tcPr>
            <w:tcW w:w="1134" w:type="dxa"/>
          </w:tcPr>
          <w:p w14:paraId="17815E23" w14:textId="77777777" w:rsidR="00073AD9" w:rsidRPr="001A4AA1" w:rsidRDefault="00000000">
            <w:pPr>
              <w:pStyle w:val="Compact"/>
              <w:rPr>
                <w:sz w:val="21"/>
                <w:szCs w:val="21"/>
              </w:rPr>
            </w:pPr>
            <w:r w:rsidRPr="001A4AA1">
              <w:rPr>
                <w:sz w:val="21"/>
                <w:szCs w:val="21"/>
              </w:rPr>
              <w:t>Variable</w:t>
            </w:r>
          </w:p>
        </w:tc>
        <w:tc>
          <w:tcPr>
            <w:tcW w:w="851" w:type="dxa"/>
          </w:tcPr>
          <w:p w14:paraId="59051CFC" w14:textId="77777777" w:rsidR="00073AD9" w:rsidRPr="001A4AA1" w:rsidRDefault="00000000">
            <w:pPr>
              <w:pStyle w:val="Compact"/>
              <w:jc w:val="center"/>
              <w:rPr>
                <w:sz w:val="21"/>
                <w:szCs w:val="21"/>
              </w:rPr>
            </w:pPr>
            <w:r w:rsidRPr="001A4AA1">
              <w:rPr>
                <w:sz w:val="21"/>
                <w:szCs w:val="21"/>
              </w:rPr>
              <w:t>Hip Fracture</w:t>
            </w:r>
          </w:p>
        </w:tc>
        <w:tc>
          <w:tcPr>
            <w:tcW w:w="992" w:type="dxa"/>
          </w:tcPr>
          <w:p w14:paraId="3435D932" w14:textId="77777777" w:rsidR="00073AD9" w:rsidRPr="001A4AA1" w:rsidRDefault="00000000">
            <w:pPr>
              <w:pStyle w:val="Compact"/>
              <w:jc w:val="right"/>
              <w:rPr>
                <w:sz w:val="21"/>
                <w:szCs w:val="21"/>
              </w:rPr>
            </w:pPr>
            <w:r w:rsidRPr="001A4AA1">
              <w:rPr>
                <w:sz w:val="21"/>
                <w:szCs w:val="21"/>
              </w:rPr>
              <w:t>Total Fracture</w:t>
            </w:r>
          </w:p>
        </w:tc>
        <w:tc>
          <w:tcPr>
            <w:tcW w:w="1134" w:type="dxa"/>
          </w:tcPr>
          <w:p w14:paraId="10DA315A" w14:textId="77777777" w:rsidR="00073AD9" w:rsidRPr="001A4AA1" w:rsidRDefault="00000000">
            <w:pPr>
              <w:pStyle w:val="Compact"/>
              <w:jc w:val="right"/>
              <w:rPr>
                <w:sz w:val="21"/>
                <w:szCs w:val="21"/>
              </w:rPr>
            </w:pPr>
            <w:r w:rsidRPr="001A4AA1">
              <w:rPr>
                <w:sz w:val="21"/>
                <w:szCs w:val="21"/>
              </w:rPr>
              <w:t>Humerus Fracture</w:t>
            </w:r>
          </w:p>
        </w:tc>
        <w:tc>
          <w:tcPr>
            <w:tcW w:w="992" w:type="dxa"/>
          </w:tcPr>
          <w:p w14:paraId="1DA40989" w14:textId="77777777" w:rsidR="00073AD9" w:rsidRPr="001A4AA1" w:rsidRDefault="00000000">
            <w:pPr>
              <w:pStyle w:val="Compact"/>
              <w:jc w:val="right"/>
              <w:rPr>
                <w:sz w:val="21"/>
                <w:szCs w:val="21"/>
              </w:rPr>
            </w:pPr>
            <w:r w:rsidRPr="001A4AA1">
              <w:rPr>
                <w:sz w:val="21"/>
                <w:szCs w:val="21"/>
              </w:rPr>
              <w:t>Forearm Fracture</w:t>
            </w:r>
          </w:p>
        </w:tc>
        <w:tc>
          <w:tcPr>
            <w:tcW w:w="870" w:type="dxa"/>
          </w:tcPr>
          <w:p w14:paraId="390E9D51" w14:textId="77777777" w:rsidR="00073AD9" w:rsidRPr="001A4AA1" w:rsidRDefault="00000000">
            <w:pPr>
              <w:pStyle w:val="Compact"/>
              <w:jc w:val="right"/>
              <w:rPr>
                <w:sz w:val="21"/>
                <w:szCs w:val="21"/>
              </w:rPr>
            </w:pPr>
            <w:r w:rsidRPr="001A4AA1">
              <w:rPr>
                <w:sz w:val="21"/>
                <w:szCs w:val="21"/>
              </w:rPr>
              <w:t>Terrain Slope</w:t>
            </w:r>
          </w:p>
        </w:tc>
        <w:tc>
          <w:tcPr>
            <w:tcW w:w="955" w:type="dxa"/>
          </w:tcPr>
          <w:p w14:paraId="00B61062" w14:textId="429B8A12" w:rsidR="00073AD9" w:rsidRPr="001A4AA1" w:rsidRDefault="00284F51">
            <w:pPr>
              <w:pStyle w:val="Compact"/>
              <w:jc w:val="right"/>
              <w:rPr>
                <w:sz w:val="21"/>
                <w:szCs w:val="21"/>
              </w:rPr>
            </w:pPr>
            <w:ins w:id="736" w:author="治輝 齋藤" w:date="2026-05-19T23:41:00Z" w16du:dateUtc="2026-05-19T14:41:00Z">
              <w:r w:rsidRPr="001A4AA1">
                <w:rPr>
                  <w:sz w:val="21"/>
                  <w:szCs w:val="21"/>
                </w:rPr>
                <w:t>Proportion aged ≥65 years</w:t>
              </w:r>
            </w:ins>
            <w:del w:id="737" w:author="治輝 齋藤" w:date="2026-05-19T23:41:00Z" w16du:dateUtc="2026-05-19T14:41:00Z">
              <w:r w:rsidRPr="001A4AA1" w:rsidDel="00284F51">
                <w:rPr>
                  <w:sz w:val="21"/>
                  <w:szCs w:val="21"/>
                </w:rPr>
                <w:delText>Aging Rate</w:delText>
              </w:r>
            </w:del>
          </w:p>
        </w:tc>
        <w:tc>
          <w:tcPr>
            <w:tcW w:w="869" w:type="dxa"/>
          </w:tcPr>
          <w:p w14:paraId="639F3EEA" w14:textId="498D0955" w:rsidR="00073AD9" w:rsidRPr="001A4AA1" w:rsidRDefault="00000000">
            <w:pPr>
              <w:pStyle w:val="Compact"/>
              <w:jc w:val="right"/>
              <w:rPr>
                <w:sz w:val="21"/>
                <w:szCs w:val="21"/>
              </w:rPr>
            </w:pPr>
            <w:r w:rsidRPr="001A4AA1">
              <w:rPr>
                <w:sz w:val="21"/>
                <w:szCs w:val="21"/>
              </w:rPr>
              <w:t>Fast</w:t>
            </w:r>
            <w:ins w:id="738" w:author="治輝 齋藤" w:date="2026-05-19T23:41:00Z" w16du:dateUtc="2026-05-19T14:41:00Z">
              <w:r w:rsidR="00284F51" w:rsidRPr="001A4AA1">
                <w:rPr>
                  <w:sz w:val="21"/>
                  <w:szCs w:val="21"/>
                </w:rPr>
                <w:t xml:space="preserve"> -walking proportion</w:t>
              </w:r>
            </w:ins>
            <w:del w:id="739" w:author="治輝 齋藤" w:date="2026-05-19T23:41:00Z" w16du:dateUtc="2026-05-19T14:41:00Z">
              <w:r w:rsidRPr="001A4AA1" w:rsidDel="00284F51">
                <w:rPr>
                  <w:sz w:val="21"/>
                  <w:szCs w:val="21"/>
                </w:rPr>
                <w:delText xml:space="preserve"> Walking Rate</w:delText>
              </w:r>
            </w:del>
          </w:p>
        </w:tc>
        <w:tc>
          <w:tcPr>
            <w:tcW w:w="1041" w:type="dxa"/>
          </w:tcPr>
          <w:p w14:paraId="6F3D8381" w14:textId="77777777" w:rsidR="00073AD9" w:rsidRPr="001A4AA1" w:rsidRDefault="00000000">
            <w:pPr>
              <w:pStyle w:val="Compact"/>
              <w:jc w:val="right"/>
              <w:rPr>
                <w:sz w:val="21"/>
                <w:szCs w:val="21"/>
              </w:rPr>
            </w:pPr>
            <w:r w:rsidRPr="001A4AA1">
              <w:rPr>
                <w:sz w:val="21"/>
                <w:szCs w:val="21"/>
              </w:rPr>
              <w:t>Pop Density</w:t>
            </w:r>
          </w:p>
        </w:tc>
      </w:tr>
      <w:tr w:rsidR="001A4AA1" w14:paraId="005BD810" w14:textId="77777777" w:rsidTr="001A4AA1">
        <w:tc>
          <w:tcPr>
            <w:tcW w:w="1134" w:type="dxa"/>
          </w:tcPr>
          <w:p w14:paraId="3C7E273E" w14:textId="77777777" w:rsidR="00073AD9" w:rsidRPr="001A4AA1" w:rsidRDefault="00000000">
            <w:pPr>
              <w:pStyle w:val="Compact"/>
              <w:rPr>
                <w:sz w:val="21"/>
                <w:szCs w:val="21"/>
              </w:rPr>
            </w:pPr>
            <w:r w:rsidRPr="001A4AA1">
              <w:rPr>
                <w:sz w:val="21"/>
                <w:szCs w:val="21"/>
              </w:rPr>
              <w:t>Hip Fracture</w:t>
            </w:r>
          </w:p>
        </w:tc>
        <w:tc>
          <w:tcPr>
            <w:tcW w:w="851" w:type="dxa"/>
          </w:tcPr>
          <w:p w14:paraId="4EB44399" w14:textId="77777777" w:rsidR="00073AD9" w:rsidRPr="001A4AA1" w:rsidRDefault="00000000">
            <w:pPr>
              <w:pStyle w:val="Compact"/>
              <w:jc w:val="center"/>
              <w:rPr>
                <w:sz w:val="21"/>
                <w:szCs w:val="21"/>
              </w:rPr>
            </w:pPr>
            <w:r w:rsidRPr="001A4AA1">
              <w:rPr>
                <w:sz w:val="21"/>
                <w:szCs w:val="21"/>
              </w:rPr>
              <w:t>1.000</w:t>
            </w:r>
          </w:p>
        </w:tc>
        <w:tc>
          <w:tcPr>
            <w:tcW w:w="992" w:type="dxa"/>
          </w:tcPr>
          <w:p w14:paraId="749228C2" w14:textId="77777777" w:rsidR="00073AD9" w:rsidRPr="001A4AA1" w:rsidRDefault="00073AD9">
            <w:pPr>
              <w:pStyle w:val="Compact"/>
              <w:rPr>
                <w:sz w:val="21"/>
                <w:szCs w:val="21"/>
              </w:rPr>
            </w:pPr>
          </w:p>
        </w:tc>
        <w:tc>
          <w:tcPr>
            <w:tcW w:w="1134" w:type="dxa"/>
          </w:tcPr>
          <w:p w14:paraId="26329510" w14:textId="77777777" w:rsidR="00073AD9" w:rsidRPr="001A4AA1" w:rsidRDefault="00073AD9">
            <w:pPr>
              <w:pStyle w:val="Compact"/>
              <w:rPr>
                <w:sz w:val="21"/>
                <w:szCs w:val="21"/>
              </w:rPr>
            </w:pPr>
          </w:p>
        </w:tc>
        <w:tc>
          <w:tcPr>
            <w:tcW w:w="992" w:type="dxa"/>
          </w:tcPr>
          <w:p w14:paraId="7D8D4094" w14:textId="77777777" w:rsidR="00073AD9" w:rsidRPr="001A4AA1" w:rsidRDefault="00073AD9">
            <w:pPr>
              <w:pStyle w:val="Compact"/>
              <w:rPr>
                <w:sz w:val="21"/>
                <w:szCs w:val="21"/>
              </w:rPr>
            </w:pPr>
          </w:p>
        </w:tc>
        <w:tc>
          <w:tcPr>
            <w:tcW w:w="870" w:type="dxa"/>
          </w:tcPr>
          <w:p w14:paraId="2EF36FB1" w14:textId="77777777" w:rsidR="00073AD9" w:rsidRPr="001A4AA1" w:rsidRDefault="00073AD9">
            <w:pPr>
              <w:pStyle w:val="Compact"/>
              <w:rPr>
                <w:sz w:val="21"/>
                <w:szCs w:val="21"/>
              </w:rPr>
            </w:pPr>
          </w:p>
        </w:tc>
        <w:tc>
          <w:tcPr>
            <w:tcW w:w="955" w:type="dxa"/>
          </w:tcPr>
          <w:p w14:paraId="4C10B1F1" w14:textId="77777777" w:rsidR="00073AD9" w:rsidRPr="001A4AA1" w:rsidRDefault="00073AD9">
            <w:pPr>
              <w:pStyle w:val="Compact"/>
              <w:rPr>
                <w:sz w:val="21"/>
                <w:szCs w:val="21"/>
              </w:rPr>
            </w:pPr>
          </w:p>
        </w:tc>
        <w:tc>
          <w:tcPr>
            <w:tcW w:w="869" w:type="dxa"/>
          </w:tcPr>
          <w:p w14:paraId="37873FD2" w14:textId="77777777" w:rsidR="00073AD9" w:rsidRPr="001A4AA1" w:rsidRDefault="00073AD9">
            <w:pPr>
              <w:pStyle w:val="Compact"/>
              <w:rPr>
                <w:sz w:val="21"/>
                <w:szCs w:val="21"/>
              </w:rPr>
            </w:pPr>
          </w:p>
        </w:tc>
        <w:tc>
          <w:tcPr>
            <w:tcW w:w="1041" w:type="dxa"/>
          </w:tcPr>
          <w:p w14:paraId="5AA829E3" w14:textId="77777777" w:rsidR="00073AD9" w:rsidRPr="001A4AA1" w:rsidRDefault="00073AD9">
            <w:pPr>
              <w:pStyle w:val="Compact"/>
              <w:rPr>
                <w:sz w:val="21"/>
                <w:szCs w:val="21"/>
              </w:rPr>
            </w:pPr>
          </w:p>
        </w:tc>
      </w:tr>
      <w:tr w:rsidR="001A4AA1" w14:paraId="62EC03B3" w14:textId="77777777" w:rsidTr="001A4AA1">
        <w:tc>
          <w:tcPr>
            <w:tcW w:w="1134" w:type="dxa"/>
          </w:tcPr>
          <w:p w14:paraId="5E7C952F" w14:textId="77777777" w:rsidR="00073AD9" w:rsidRPr="001A4AA1" w:rsidRDefault="00000000">
            <w:pPr>
              <w:pStyle w:val="Compact"/>
              <w:rPr>
                <w:sz w:val="21"/>
                <w:szCs w:val="21"/>
              </w:rPr>
            </w:pPr>
            <w:r w:rsidRPr="001A4AA1">
              <w:rPr>
                <w:sz w:val="21"/>
                <w:szCs w:val="21"/>
              </w:rPr>
              <w:t>Total Fracture</w:t>
            </w:r>
          </w:p>
        </w:tc>
        <w:tc>
          <w:tcPr>
            <w:tcW w:w="851" w:type="dxa"/>
          </w:tcPr>
          <w:p w14:paraId="6C740ED4" w14:textId="77777777" w:rsidR="00073AD9" w:rsidRPr="001A4AA1" w:rsidRDefault="00000000">
            <w:pPr>
              <w:pStyle w:val="Compact"/>
              <w:jc w:val="center"/>
              <w:rPr>
                <w:sz w:val="21"/>
                <w:szCs w:val="21"/>
              </w:rPr>
            </w:pPr>
            <w:r w:rsidRPr="001A4AA1">
              <w:rPr>
                <w:sz w:val="21"/>
                <w:szCs w:val="21"/>
              </w:rPr>
              <w:t>0.962***</w:t>
            </w:r>
          </w:p>
        </w:tc>
        <w:tc>
          <w:tcPr>
            <w:tcW w:w="992" w:type="dxa"/>
          </w:tcPr>
          <w:p w14:paraId="3B69D2AD" w14:textId="77777777" w:rsidR="00073AD9" w:rsidRPr="001A4AA1" w:rsidRDefault="00000000">
            <w:pPr>
              <w:pStyle w:val="Compact"/>
              <w:jc w:val="right"/>
              <w:rPr>
                <w:sz w:val="21"/>
                <w:szCs w:val="21"/>
              </w:rPr>
            </w:pPr>
            <w:r w:rsidRPr="001A4AA1">
              <w:rPr>
                <w:sz w:val="21"/>
                <w:szCs w:val="21"/>
              </w:rPr>
              <w:t>1.000</w:t>
            </w:r>
          </w:p>
        </w:tc>
        <w:tc>
          <w:tcPr>
            <w:tcW w:w="1134" w:type="dxa"/>
          </w:tcPr>
          <w:p w14:paraId="65C413D5" w14:textId="77777777" w:rsidR="00073AD9" w:rsidRPr="001A4AA1" w:rsidRDefault="00073AD9">
            <w:pPr>
              <w:pStyle w:val="Compact"/>
              <w:rPr>
                <w:sz w:val="21"/>
                <w:szCs w:val="21"/>
              </w:rPr>
            </w:pPr>
          </w:p>
        </w:tc>
        <w:tc>
          <w:tcPr>
            <w:tcW w:w="992" w:type="dxa"/>
          </w:tcPr>
          <w:p w14:paraId="2E39BC2E" w14:textId="77777777" w:rsidR="00073AD9" w:rsidRPr="001A4AA1" w:rsidRDefault="00073AD9">
            <w:pPr>
              <w:pStyle w:val="Compact"/>
              <w:rPr>
                <w:sz w:val="21"/>
                <w:szCs w:val="21"/>
              </w:rPr>
            </w:pPr>
          </w:p>
        </w:tc>
        <w:tc>
          <w:tcPr>
            <w:tcW w:w="870" w:type="dxa"/>
          </w:tcPr>
          <w:p w14:paraId="77F4F677" w14:textId="77777777" w:rsidR="00073AD9" w:rsidRPr="001A4AA1" w:rsidRDefault="00073AD9">
            <w:pPr>
              <w:pStyle w:val="Compact"/>
              <w:rPr>
                <w:sz w:val="21"/>
                <w:szCs w:val="21"/>
              </w:rPr>
            </w:pPr>
          </w:p>
        </w:tc>
        <w:tc>
          <w:tcPr>
            <w:tcW w:w="955" w:type="dxa"/>
          </w:tcPr>
          <w:p w14:paraId="0BA0378F" w14:textId="77777777" w:rsidR="00073AD9" w:rsidRPr="001A4AA1" w:rsidRDefault="00073AD9">
            <w:pPr>
              <w:pStyle w:val="Compact"/>
              <w:rPr>
                <w:sz w:val="21"/>
                <w:szCs w:val="21"/>
              </w:rPr>
            </w:pPr>
          </w:p>
        </w:tc>
        <w:tc>
          <w:tcPr>
            <w:tcW w:w="869" w:type="dxa"/>
          </w:tcPr>
          <w:p w14:paraId="1C801409" w14:textId="77777777" w:rsidR="00073AD9" w:rsidRPr="001A4AA1" w:rsidRDefault="00073AD9">
            <w:pPr>
              <w:pStyle w:val="Compact"/>
              <w:rPr>
                <w:sz w:val="21"/>
                <w:szCs w:val="21"/>
              </w:rPr>
            </w:pPr>
          </w:p>
        </w:tc>
        <w:tc>
          <w:tcPr>
            <w:tcW w:w="1041" w:type="dxa"/>
          </w:tcPr>
          <w:p w14:paraId="788D61C0" w14:textId="77777777" w:rsidR="00073AD9" w:rsidRPr="001A4AA1" w:rsidRDefault="00073AD9">
            <w:pPr>
              <w:pStyle w:val="Compact"/>
              <w:rPr>
                <w:sz w:val="21"/>
                <w:szCs w:val="21"/>
              </w:rPr>
            </w:pPr>
          </w:p>
        </w:tc>
      </w:tr>
      <w:tr w:rsidR="001A4AA1" w14:paraId="4EFB6373" w14:textId="77777777" w:rsidTr="001A4AA1">
        <w:tc>
          <w:tcPr>
            <w:tcW w:w="1134" w:type="dxa"/>
          </w:tcPr>
          <w:p w14:paraId="1356DB19" w14:textId="77777777" w:rsidR="00073AD9" w:rsidRPr="001A4AA1" w:rsidRDefault="00000000">
            <w:pPr>
              <w:pStyle w:val="Compact"/>
              <w:rPr>
                <w:sz w:val="21"/>
                <w:szCs w:val="21"/>
              </w:rPr>
            </w:pPr>
            <w:r w:rsidRPr="001A4AA1">
              <w:rPr>
                <w:sz w:val="21"/>
                <w:szCs w:val="21"/>
              </w:rPr>
              <w:t>Humerus Fracture</w:t>
            </w:r>
          </w:p>
        </w:tc>
        <w:tc>
          <w:tcPr>
            <w:tcW w:w="851" w:type="dxa"/>
          </w:tcPr>
          <w:p w14:paraId="0620053C" w14:textId="77777777" w:rsidR="00073AD9" w:rsidRPr="001A4AA1" w:rsidRDefault="00000000">
            <w:pPr>
              <w:pStyle w:val="Compact"/>
              <w:jc w:val="center"/>
              <w:rPr>
                <w:sz w:val="21"/>
                <w:szCs w:val="21"/>
              </w:rPr>
            </w:pPr>
            <w:r w:rsidRPr="001A4AA1">
              <w:rPr>
                <w:sz w:val="21"/>
                <w:szCs w:val="21"/>
              </w:rPr>
              <w:t>0.697***</w:t>
            </w:r>
          </w:p>
        </w:tc>
        <w:tc>
          <w:tcPr>
            <w:tcW w:w="992" w:type="dxa"/>
          </w:tcPr>
          <w:p w14:paraId="15757649" w14:textId="77777777" w:rsidR="00073AD9" w:rsidRPr="001A4AA1" w:rsidRDefault="00000000">
            <w:pPr>
              <w:pStyle w:val="Compact"/>
              <w:jc w:val="right"/>
              <w:rPr>
                <w:sz w:val="21"/>
                <w:szCs w:val="21"/>
              </w:rPr>
            </w:pPr>
            <w:r w:rsidRPr="001A4AA1">
              <w:rPr>
                <w:sz w:val="21"/>
                <w:szCs w:val="21"/>
              </w:rPr>
              <w:t>0.801***</w:t>
            </w:r>
          </w:p>
        </w:tc>
        <w:tc>
          <w:tcPr>
            <w:tcW w:w="1134" w:type="dxa"/>
          </w:tcPr>
          <w:p w14:paraId="56479DCB" w14:textId="77777777" w:rsidR="00073AD9" w:rsidRPr="001A4AA1" w:rsidRDefault="00000000">
            <w:pPr>
              <w:pStyle w:val="Compact"/>
              <w:jc w:val="right"/>
              <w:rPr>
                <w:sz w:val="21"/>
                <w:szCs w:val="21"/>
              </w:rPr>
            </w:pPr>
            <w:r w:rsidRPr="001A4AA1">
              <w:rPr>
                <w:sz w:val="21"/>
                <w:szCs w:val="21"/>
              </w:rPr>
              <w:t>1.000</w:t>
            </w:r>
          </w:p>
        </w:tc>
        <w:tc>
          <w:tcPr>
            <w:tcW w:w="992" w:type="dxa"/>
          </w:tcPr>
          <w:p w14:paraId="147D5555" w14:textId="77777777" w:rsidR="00073AD9" w:rsidRPr="001A4AA1" w:rsidRDefault="00073AD9">
            <w:pPr>
              <w:pStyle w:val="Compact"/>
              <w:rPr>
                <w:sz w:val="21"/>
                <w:szCs w:val="21"/>
              </w:rPr>
            </w:pPr>
          </w:p>
        </w:tc>
        <w:tc>
          <w:tcPr>
            <w:tcW w:w="870" w:type="dxa"/>
          </w:tcPr>
          <w:p w14:paraId="273F5687" w14:textId="77777777" w:rsidR="00073AD9" w:rsidRPr="001A4AA1" w:rsidRDefault="00073AD9">
            <w:pPr>
              <w:pStyle w:val="Compact"/>
              <w:rPr>
                <w:sz w:val="21"/>
                <w:szCs w:val="21"/>
              </w:rPr>
            </w:pPr>
          </w:p>
        </w:tc>
        <w:tc>
          <w:tcPr>
            <w:tcW w:w="955" w:type="dxa"/>
          </w:tcPr>
          <w:p w14:paraId="43E738CF" w14:textId="77777777" w:rsidR="00073AD9" w:rsidRPr="001A4AA1" w:rsidRDefault="00073AD9">
            <w:pPr>
              <w:pStyle w:val="Compact"/>
              <w:rPr>
                <w:sz w:val="21"/>
                <w:szCs w:val="21"/>
              </w:rPr>
            </w:pPr>
          </w:p>
        </w:tc>
        <w:tc>
          <w:tcPr>
            <w:tcW w:w="869" w:type="dxa"/>
          </w:tcPr>
          <w:p w14:paraId="187B26C8" w14:textId="77777777" w:rsidR="00073AD9" w:rsidRPr="001A4AA1" w:rsidRDefault="00073AD9">
            <w:pPr>
              <w:pStyle w:val="Compact"/>
              <w:rPr>
                <w:sz w:val="21"/>
                <w:szCs w:val="21"/>
              </w:rPr>
            </w:pPr>
          </w:p>
        </w:tc>
        <w:tc>
          <w:tcPr>
            <w:tcW w:w="1041" w:type="dxa"/>
          </w:tcPr>
          <w:p w14:paraId="478B885E" w14:textId="77777777" w:rsidR="00073AD9" w:rsidRPr="001A4AA1" w:rsidRDefault="00073AD9">
            <w:pPr>
              <w:pStyle w:val="Compact"/>
              <w:rPr>
                <w:sz w:val="21"/>
                <w:szCs w:val="21"/>
              </w:rPr>
            </w:pPr>
          </w:p>
        </w:tc>
      </w:tr>
      <w:tr w:rsidR="001A4AA1" w14:paraId="4B6E2470" w14:textId="77777777" w:rsidTr="001A4AA1">
        <w:tc>
          <w:tcPr>
            <w:tcW w:w="1134" w:type="dxa"/>
          </w:tcPr>
          <w:p w14:paraId="1D2322CC" w14:textId="77777777" w:rsidR="00073AD9" w:rsidRPr="001A4AA1" w:rsidRDefault="00000000">
            <w:pPr>
              <w:pStyle w:val="Compact"/>
              <w:rPr>
                <w:sz w:val="21"/>
                <w:szCs w:val="21"/>
              </w:rPr>
            </w:pPr>
            <w:r w:rsidRPr="001A4AA1">
              <w:rPr>
                <w:sz w:val="21"/>
                <w:szCs w:val="21"/>
              </w:rPr>
              <w:t>Forearm Fracture</w:t>
            </w:r>
          </w:p>
        </w:tc>
        <w:tc>
          <w:tcPr>
            <w:tcW w:w="851" w:type="dxa"/>
          </w:tcPr>
          <w:p w14:paraId="67FAB4CA" w14:textId="77777777" w:rsidR="00073AD9" w:rsidRPr="001A4AA1" w:rsidRDefault="00000000">
            <w:pPr>
              <w:pStyle w:val="Compact"/>
              <w:jc w:val="center"/>
              <w:rPr>
                <w:sz w:val="21"/>
                <w:szCs w:val="21"/>
              </w:rPr>
            </w:pPr>
            <w:r w:rsidRPr="001A4AA1">
              <w:rPr>
                <w:sz w:val="21"/>
                <w:szCs w:val="21"/>
              </w:rPr>
              <w:t>0.640***</w:t>
            </w:r>
          </w:p>
        </w:tc>
        <w:tc>
          <w:tcPr>
            <w:tcW w:w="992" w:type="dxa"/>
          </w:tcPr>
          <w:p w14:paraId="17F68A91" w14:textId="77777777" w:rsidR="00073AD9" w:rsidRPr="001A4AA1" w:rsidRDefault="00000000">
            <w:pPr>
              <w:pStyle w:val="Compact"/>
              <w:jc w:val="right"/>
              <w:rPr>
                <w:sz w:val="21"/>
                <w:szCs w:val="21"/>
              </w:rPr>
            </w:pPr>
            <w:r w:rsidRPr="001A4AA1">
              <w:rPr>
                <w:sz w:val="21"/>
                <w:szCs w:val="21"/>
              </w:rPr>
              <w:t>0.813***</w:t>
            </w:r>
          </w:p>
        </w:tc>
        <w:tc>
          <w:tcPr>
            <w:tcW w:w="1134" w:type="dxa"/>
          </w:tcPr>
          <w:p w14:paraId="682EA6B4" w14:textId="77777777" w:rsidR="00073AD9" w:rsidRPr="001A4AA1" w:rsidRDefault="00000000">
            <w:pPr>
              <w:pStyle w:val="Compact"/>
              <w:jc w:val="right"/>
              <w:rPr>
                <w:sz w:val="21"/>
                <w:szCs w:val="21"/>
              </w:rPr>
            </w:pPr>
            <w:r w:rsidRPr="001A4AA1">
              <w:rPr>
                <w:sz w:val="21"/>
                <w:szCs w:val="21"/>
              </w:rPr>
              <w:t>0.656***</w:t>
            </w:r>
          </w:p>
        </w:tc>
        <w:tc>
          <w:tcPr>
            <w:tcW w:w="992" w:type="dxa"/>
          </w:tcPr>
          <w:p w14:paraId="60BE32E9" w14:textId="77777777" w:rsidR="00073AD9" w:rsidRPr="001A4AA1" w:rsidRDefault="00000000">
            <w:pPr>
              <w:pStyle w:val="Compact"/>
              <w:jc w:val="right"/>
              <w:rPr>
                <w:sz w:val="21"/>
                <w:szCs w:val="21"/>
              </w:rPr>
            </w:pPr>
            <w:r w:rsidRPr="001A4AA1">
              <w:rPr>
                <w:sz w:val="21"/>
                <w:szCs w:val="21"/>
              </w:rPr>
              <w:t>1.000</w:t>
            </w:r>
          </w:p>
        </w:tc>
        <w:tc>
          <w:tcPr>
            <w:tcW w:w="870" w:type="dxa"/>
          </w:tcPr>
          <w:p w14:paraId="7BB40795" w14:textId="77777777" w:rsidR="00073AD9" w:rsidRPr="001A4AA1" w:rsidRDefault="00073AD9">
            <w:pPr>
              <w:pStyle w:val="Compact"/>
              <w:rPr>
                <w:sz w:val="21"/>
                <w:szCs w:val="21"/>
              </w:rPr>
            </w:pPr>
          </w:p>
        </w:tc>
        <w:tc>
          <w:tcPr>
            <w:tcW w:w="955" w:type="dxa"/>
          </w:tcPr>
          <w:p w14:paraId="4493D165" w14:textId="77777777" w:rsidR="00073AD9" w:rsidRPr="001A4AA1" w:rsidRDefault="00073AD9">
            <w:pPr>
              <w:pStyle w:val="Compact"/>
              <w:rPr>
                <w:sz w:val="21"/>
                <w:szCs w:val="21"/>
              </w:rPr>
            </w:pPr>
          </w:p>
        </w:tc>
        <w:tc>
          <w:tcPr>
            <w:tcW w:w="869" w:type="dxa"/>
          </w:tcPr>
          <w:p w14:paraId="75D4E9AD" w14:textId="77777777" w:rsidR="00073AD9" w:rsidRPr="001A4AA1" w:rsidRDefault="00073AD9">
            <w:pPr>
              <w:pStyle w:val="Compact"/>
              <w:rPr>
                <w:sz w:val="21"/>
                <w:szCs w:val="21"/>
              </w:rPr>
            </w:pPr>
          </w:p>
        </w:tc>
        <w:tc>
          <w:tcPr>
            <w:tcW w:w="1041" w:type="dxa"/>
          </w:tcPr>
          <w:p w14:paraId="041597D3" w14:textId="77777777" w:rsidR="00073AD9" w:rsidRPr="001A4AA1" w:rsidRDefault="00073AD9">
            <w:pPr>
              <w:pStyle w:val="Compact"/>
              <w:rPr>
                <w:sz w:val="21"/>
                <w:szCs w:val="21"/>
              </w:rPr>
            </w:pPr>
          </w:p>
        </w:tc>
      </w:tr>
      <w:tr w:rsidR="001A4AA1" w14:paraId="00FDCBD0" w14:textId="77777777" w:rsidTr="001A4AA1">
        <w:tc>
          <w:tcPr>
            <w:tcW w:w="1134" w:type="dxa"/>
          </w:tcPr>
          <w:p w14:paraId="5B78ABA9" w14:textId="77777777" w:rsidR="00073AD9" w:rsidRPr="001A4AA1" w:rsidRDefault="00000000">
            <w:pPr>
              <w:pStyle w:val="Compact"/>
              <w:rPr>
                <w:sz w:val="21"/>
                <w:szCs w:val="21"/>
              </w:rPr>
            </w:pPr>
            <w:r w:rsidRPr="001A4AA1">
              <w:rPr>
                <w:sz w:val="21"/>
                <w:szCs w:val="21"/>
              </w:rPr>
              <w:t>Terrain Slope</w:t>
            </w:r>
          </w:p>
        </w:tc>
        <w:tc>
          <w:tcPr>
            <w:tcW w:w="851" w:type="dxa"/>
          </w:tcPr>
          <w:p w14:paraId="3F5E5D78" w14:textId="77777777" w:rsidR="00073AD9" w:rsidRPr="001A4AA1" w:rsidRDefault="00000000">
            <w:pPr>
              <w:pStyle w:val="Compact"/>
              <w:jc w:val="center"/>
              <w:rPr>
                <w:sz w:val="21"/>
                <w:szCs w:val="21"/>
              </w:rPr>
            </w:pPr>
            <w:r w:rsidRPr="001A4AA1">
              <w:rPr>
                <w:sz w:val="21"/>
                <w:szCs w:val="21"/>
              </w:rPr>
              <w:t>0.475***</w:t>
            </w:r>
          </w:p>
        </w:tc>
        <w:tc>
          <w:tcPr>
            <w:tcW w:w="992" w:type="dxa"/>
          </w:tcPr>
          <w:p w14:paraId="22348DBA" w14:textId="77777777" w:rsidR="00073AD9" w:rsidRPr="001A4AA1" w:rsidRDefault="00000000">
            <w:pPr>
              <w:pStyle w:val="Compact"/>
              <w:jc w:val="right"/>
              <w:rPr>
                <w:sz w:val="21"/>
                <w:szCs w:val="21"/>
              </w:rPr>
            </w:pPr>
            <w:r w:rsidRPr="001A4AA1">
              <w:rPr>
                <w:sz w:val="21"/>
                <w:szCs w:val="21"/>
              </w:rPr>
              <w:t>0.394**</w:t>
            </w:r>
          </w:p>
        </w:tc>
        <w:tc>
          <w:tcPr>
            <w:tcW w:w="1134" w:type="dxa"/>
          </w:tcPr>
          <w:p w14:paraId="552DD6D6" w14:textId="77777777" w:rsidR="00073AD9" w:rsidRPr="001A4AA1" w:rsidRDefault="00000000">
            <w:pPr>
              <w:pStyle w:val="Compact"/>
              <w:jc w:val="right"/>
              <w:rPr>
                <w:sz w:val="21"/>
                <w:szCs w:val="21"/>
              </w:rPr>
            </w:pPr>
            <w:r w:rsidRPr="001A4AA1">
              <w:rPr>
                <w:sz w:val="21"/>
                <w:szCs w:val="21"/>
              </w:rPr>
              <w:t>0.138</w:t>
            </w:r>
          </w:p>
        </w:tc>
        <w:tc>
          <w:tcPr>
            <w:tcW w:w="992" w:type="dxa"/>
          </w:tcPr>
          <w:p w14:paraId="5A97A768" w14:textId="77777777" w:rsidR="00073AD9" w:rsidRPr="001A4AA1" w:rsidRDefault="00000000">
            <w:pPr>
              <w:pStyle w:val="Compact"/>
              <w:jc w:val="right"/>
              <w:rPr>
                <w:sz w:val="21"/>
                <w:szCs w:val="21"/>
              </w:rPr>
            </w:pPr>
            <w:r w:rsidRPr="001A4AA1">
              <w:rPr>
                <w:sz w:val="21"/>
                <w:szCs w:val="21"/>
              </w:rPr>
              <w:t>0.177</w:t>
            </w:r>
          </w:p>
        </w:tc>
        <w:tc>
          <w:tcPr>
            <w:tcW w:w="870" w:type="dxa"/>
          </w:tcPr>
          <w:p w14:paraId="06FE2E8E" w14:textId="77777777" w:rsidR="00073AD9" w:rsidRPr="001A4AA1" w:rsidRDefault="00000000">
            <w:pPr>
              <w:pStyle w:val="Compact"/>
              <w:jc w:val="right"/>
              <w:rPr>
                <w:sz w:val="21"/>
                <w:szCs w:val="21"/>
              </w:rPr>
            </w:pPr>
            <w:r w:rsidRPr="001A4AA1">
              <w:rPr>
                <w:sz w:val="21"/>
                <w:szCs w:val="21"/>
              </w:rPr>
              <w:t>1.000</w:t>
            </w:r>
          </w:p>
        </w:tc>
        <w:tc>
          <w:tcPr>
            <w:tcW w:w="955" w:type="dxa"/>
          </w:tcPr>
          <w:p w14:paraId="604CB508" w14:textId="77777777" w:rsidR="00073AD9" w:rsidRPr="001A4AA1" w:rsidRDefault="00073AD9">
            <w:pPr>
              <w:pStyle w:val="Compact"/>
              <w:rPr>
                <w:sz w:val="21"/>
                <w:szCs w:val="21"/>
              </w:rPr>
            </w:pPr>
          </w:p>
        </w:tc>
        <w:tc>
          <w:tcPr>
            <w:tcW w:w="869" w:type="dxa"/>
          </w:tcPr>
          <w:p w14:paraId="79C9DDA0" w14:textId="77777777" w:rsidR="00073AD9" w:rsidRPr="001A4AA1" w:rsidRDefault="00073AD9">
            <w:pPr>
              <w:pStyle w:val="Compact"/>
              <w:rPr>
                <w:sz w:val="21"/>
                <w:szCs w:val="21"/>
              </w:rPr>
            </w:pPr>
          </w:p>
        </w:tc>
        <w:tc>
          <w:tcPr>
            <w:tcW w:w="1041" w:type="dxa"/>
          </w:tcPr>
          <w:p w14:paraId="50484EA4" w14:textId="77777777" w:rsidR="00073AD9" w:rsidRPr="001A4AA1" w:rsidRDefault="00073AD9">
            <w:pPr>
              <w:pStyle w:val="Compact"/>
              <w:rPr>
                <w:sz w:val="21"/>
                <w:szCs w:val="21"/>
              </w:rPr>
            </w:pPr>
          </w:p>
        </w:tc>
      </w:tr>
      <w:tr w:rsidR="001A4AA1" w14:paraId="570E9B69" w14:textId="77777777" w:rsidTr="001A4AA1">
        <w:tc>
          <w:tcPr>
            <w:tcW w:w="1134" w:type="dxa"/>
          </w:tcPr>
          <w:p w14:paraId="2380A30F" w14:textId="21D248B9" w:rsidR="00073AD9" w:rsidRPr="001A4AA1" w:rsidRDefault="00284F51">
            <w:pPr>
              <w:pStyle w:val="Compact"/>
              <w:rPr>
                <w:sz w:val="21"/>
                <w:szCs w:val="21"/>
              </w:rPr>
            </w:pPr>
            <w:ins w:id="740" w:author="治輝 齋藤" w:date="2026-05-19T23:41:00Z" w16du:dateUtc="2026-05-19T14:41:00Z">
              <w:r w:rsidRPr="001A4AA1">
                <w:rPr>
                  <w:sz w:val="21"/>
                  <w:szCs w:val="21"/>
                </w:rPr>
                <w:t>Proportion aged ≥65 years</w:t>
              </w:r>
            </w:ins>
            <w:del w:id="741" w:author="治輝 齋藤" w:date="2026-05-19T23:41:00Z" w16du:dateUtc="2026-05-19T14:41:00Z">
              <w:r w:rsidRPr="001A4AA1" w:rsidDel="00284F51">
                <w:rPr>
                  <w:sz w:val="21"/>
                  <w:szCs w:val="21"/>
                </w:rPr>
                <w:delText>Aging Rate</w:delText>
              </w:r>
            </w:del>
          </w:p>
        </w:tc>
        <w:tc>
          <w:tcPr>
            <w:tcW w:w="851" w:type="dxa"/>
          </w:tcPr>
          <w:p w14:paraId="18FC4EA5" w14:textId="77777777" w:rsidR="00073AD9" w:rsidRPr="001A4AA1" w:rsidRDefault="00000000">
            <w:pPr>
              <w:pStyle w:val="Compact"/>
              <w:jc w:val="center"/>
              <w:rPr>
                <w:sz w:val="21"/>
                <w:szCs w:val="21"/>
              </w:rPr>
            </w:pPr>
            <w:r w:rsidRPr="001A4AA1">
              <w:rPr>
                <w:sz w:val="21"/>
                <w:szCs w:val="21"/>
              </w:rPr>
              <w:t>0.533***</w:t>
            </w:r>
          </w:p>
        </w:tc>
        <w:tc>
          <w:tcPr>
            <w:tcW w:w="992" w:type="dxa"/>
          </w:tcPr>
          <w:p w14:paraId="2261C6E7" w14:textId="77777777" w:rsidR="00073AD9" w:rsidRPr="001A4AA1" w:rsidRDefault="00000000">
            <w:pPr>
              <w:pStyle w:val="Compact"/>
              <w:jc w:val="right"/>
              <w:rPr>
                <w:sz w:val="21"/>
                <w:szCs w:val="21"/>
              </w:rPr>
            </w:pPr>
            <w:r w:rsidRPr="001A4AA1">
              <w:rPr>
                <w:sz w:val="21"/>
                <w:szCs w:val="21"/>
              </w:rPr>
              <w:t>0.430**</w:t>
            </w:r>
          </w:p>
        </w:tc>
        <w:tc>
          <w:tcPr>
            <w:tcW w:w="1134" w:type="dxa"/>
          </w:tcPr>
          <w:p w14:paraId="1C185B88" w14:textId="77777777" w:rsidR="00073AD9" w:rsidRPr="001A4AA1" w:rsidRDefault="00000000">
            <w:pPr>
              <w:pStyle w:val="Compact"/>
              <w:jc w:val="right"/>
              <w:rPr>
                <w:sz w:val="21"/>
                <w:szCs w:val="21"/>
              </w:rPr>
            </w:pPr>
            <w:r w:rsidRPr="001A4AA1">
              <w:rPr>
                <w:sz w:val="21"/>
                <w:szCs w:val="21"/>
              </w:rPr>
              <w:t>0.152</w:t>
            </w:r>
          </w:p>
        </w:tc>
        <w:tc>
          <w:tcPr>
            <w:tcW w:w="992" w:type="dxa"/>
          </w:tcPr>
          <w:p w14:paraId="6D7C36CD" w14:textId="77777777" w:rsidR="00073AD9" w:rsidRPr="001A4AA1" w:rsidRDefault="00000000">
            <w:pPr>
              <w:pStyle w:val="Compact"/>
              <w:jc w:val="right"/>
              <w:rPr>
                <w:sz w:val="21"/>
                <w:szCs w:val="21"/>
              </w:rPr>
            </w:pPr>
            <w:r w:rsidRPr="001A4AA1">
              <w:rPr>
                <w:sz w:val="21"/>
                <w:szCs w:val="21"/>
              </w:rPr>
              <w:t>0.156</w:t>
            </w:r>
          </w:p>
        </w:tc>
        <w:tc>
          <w:tcPr>
            <w:tcW w:w="870" w:type="dxa"/>
          </w:tcPr>
          <w:p w14:paraId="514F361E" w14:textId="77777777" w:rsidR="00073AD9" w:rsidRPr="001A4AA1" w:rsidRDefault="00000000">
            <w:pPr>
              <w:pStyle w:val="Compact"/>
              <w:jc w:val="right"/>
              <w:rPr>
                <w:sz w:val="21"/>
                <w:szCs w:val="21"/>
              </w:rPr>
            </w:pPr>
            <w:r w:rsidRPr="001A4AA1">
              <w:rPr>
                <w:sz w:val="21"/>
                <w:szCs w:val="21"/>
              </w:rPr>
              <w:t>0.505***</w:t>
            </w:r>
          </w:p>
        </w:tc>
        <w:tc>
          <w:tcPr>
            <w:tcW w:w="955" w:type="dxa"/>
          </w:tcPr>
          <w:p w14:paraId="66DC04D2" w14:textId="77777777" w:rsidR="00073AD9" w:rsidRPr="001A4AA1" w:rsidRDefault="00000000">
            <w:pPr>
              <w:pStyle w:val="Compact"/>
              <w:jc w:val="right"/>
              <w:rPr>
                <w:sz w:val="21"/>
                <w:szCs w:val="21"/>
              </w:rPr>
            </w:pPr>
            <w:r w:rsidRPr="001A4AA1">
              <w:rPr>
                <w:sz w:val="21"/>
                <w:szCs w:val="21"/>
              </w:rPr>
              <w:t>1.000</w:t>
            </w:r>
          </w:p>
        </w:tc>
        <w:tc>
          <w:tcPr>
            <w:tcW w:w="869" w:type="dxa"/>
          </w:tcPr>
          <w:p w14:paraId="21B1EA05" w14:textId="77777777" w:rsidR="00073AD9" w:rsidRPr="001A4AA1" w:rsidRDefault="00073AD9">
            <w:pPr>
              <w:pStyle w:val="Compact"/>
              <w:rPr>
                <w:sz w:val="21"/>
                <w:szCs w:val="21"/>
              </w:rPr>
            </w:pPr>
          </w:p>
        </w:tc>
        <w:tc>
          <w:tcPr>
            <w:tcW w:w="1041" w:type="dxa"/>
          </w:tcPr>
          <w:p w14:paraId="416B93B7" w14:textId="77777777" w:rsidR="00073AD9" w:rsidRPr="001A4AA1" w:rsidRDefault="00073AD9">
            <w:pPr>
              <w:pStyle w:val="Compact"/>
              <w:rPr>
                <w:sz w:val="21"/>
                <w:szCs w:val="21"/>
              </w:rPr>
            </w:pPr>
          </w:p>
        </w:tc>
      </w:tr>
      <w:tr w:rsidR="001A4AA1" w14:paraId="6C745773" w14:textId="77777777" w:rsidTr="001A4AA1">
        <w:tc>
          <w:tcPr>
            <w:tcW w:w="1134" w:type="dxa"/>
          </w:tcPr>
          <w:p w14:paraId="666CF35E" w14:textId="539BE321" w:rsidR="00073AD9" w:rsidRPr="001A4AA1" w:rsidRDefault="00000000">
            <w:pPr>
              <w:pStyle w:val="Compact"/>
              <w:rPr>
                <w:sz w:val="21"/>
                <w:szCs w:val="21"/>
              </w:rPr>
            </w:pPr>
            <w:r w:rsidRPr="001A4AA1">
              <w:rPr>
                <w:sz w:val="21"/>
                <w:szCs w:val="21"/>
              </w:rPr>
              <w:t>Fast</w:t>
            </w:r>
            <w:ins w:id="742" w:author="治輝 齋藤" w:date="2026-05-19T23:41:00Z" w16du:dateUtc="2026-05-19T14:41:00Z">
              <w:r w:rsidR="00284F51" w:rsidRPr="001A4AA1">
                <w:rPr>
                  <w:sz w:val="21"/>
                  <w:szCs w:val="21"/>
                </w:rPr>
                <w:t xml:space="preserve"> -walking proportion</w:t>
              </w:r>
            </w:ins>
            <w:del w:id="743" w:author="治輝 齋藤" w:date="2026-05-19T23:41:00Z" w16du:dateUtc="2026-05-19T14:41:00Z">
              <w:r w:rsidRPr="001A4AA1" w:rsidDel="00284F51">
                <w:rPr>
                  <w:sz w:val="21"/>
                  <w:szCs w:val="21"/>
                </w:rPr>
                <w:delText xml:space="preserve"> Walking Rate</w:delText>
              </w:r>
            </w:del>
          </w:p>
        </w:tc>
        <w:tc>
          <w:tcPr>
            <w:tcW w:w="851" w:type="dxa"/>
          </w:tcPr>
          <w:p w14:paraId="7CC15062" w14:textId="77777777" w:rsidR="00073AD9" w:rsidRPr="001A4AA1" w:rsidRDefault="00000000">
            <w:pPr>
              <w:pStyle w:val="Compact"/>
              <w:jc w:val="center"/>
              <w:rPr>
                <w:sz w:val="21"/>
                <w:szCs w:val="21"/>
              </w:rPr>
            </w:pPr>
            <w:r w:rsidRPr="001A4AA1">
              <w:rPr>
                <w:sz w:val="21"/>
                <w:szCs w:val="21"/>
              </w:rPr>
              <w:t>−0.044</w:t>
            </w:r>
          </w:p>
        </w:tc>
        <w:tc>
          <w:tcPr>
            <w:tcW w:w="992" w:type="dxa"/>
          </w:tcPr>
          <w:p w14:paraId="1F35CDBE" w14:textId="77777777" w:rsidR="00073AD9" w:rsidRPr="001A4AA1" w:rsidRDefault="00000000">
            <w:pPr>
              <w:pStyle w:val="Compact"/>
              <w:jc w:val="right"/>
              <w:rPr>
                <w:sz w:val="21"/>
                <w:szCs w:val="21"/>
              </w:rPr>
            </w:pPr>
            <w:r w:rsidRPr="001A4AA1">
              <w:rPr>
                <w:sz w:val="21"/>
                <w:szCs w:val="21"/>
              </w:rPr>
              <w:t>0.011</w:t>
            </w:r>
          </w:p>
        </w:tc>
        <w:tc>
          <w:tcPr>
            <w:tcW w:w="1134" w:type="dxa"/>
          </w:tcPr>
          <w:p w14:paraId="6E22BB87" w14:textId="77777777" w:rsidR="00073AD9" w:rsidRPr="001A4AA1" w:rsidRDefault="00000000">
            <w:pPr>
              <w:pStyle w:val="Compact"/>
              <w:jc w:val="right"/>
              <w:rPr>
                <w:sz w:val="21"/>
                <w:szCs w:val="21"/>
              </w:rPr>
            </w:pPr>
            <w:r w:rsidRPr="001A4AA1">
              <w:rPr>
                <w:sz w:val="21"/>
                <w:szCs w:val="21"/>
              </w:rPr>
              <w:t>0.177</w:t>
            </w:r>
          </w:p>
        </w:tc>
        <w:tc>
          <w:tcPr>
            <w:tcW w:w="992" w:type="dxa"/>
          </w:tcPr>
          <w:p w14:paraId="45810B26" w14:textId="77777777" w:rsidR="00073AD9" w:rsidRPr="001A4AA1" w:rsidRDefault="00000000">
            <w:pPr>
              <w:pStyle w:val="Compact"/>
              <w:jc w:val="right"/>
              <w:rPr>
                <w:sz w:val="21"/>
                <w:szCs w:val="21"/>
              </w:rPr>
            </w:pPr>
            <w:r w:rsidRPr="001A4AA1">
              <w:rPr>
                <w:sz w:val="21"/>
                <w:szCs w:val="21"/>
              </w:rPr>
              <w:t>0.060</w:t>
            </w:r>
          </w:p>
        </w:tc>
        <w:tc>
          <w:tcPr>
            <w:tcW w:w="870" w:type="dxa"/>
          </w:tcPr>
          <w:p w14:paraId="02959A3C" w14:textId="77777777" w:rsidR="00073AD9" w:rsidRPr="001A4AA1" w:rsidRDefault="00000000">
            <w:pPr>
              <w:pStyle w:val="Compact"/>
              <w:jc w:val="right"/>
              <w:rPr>
                <w:sz w:val="21"/>
                <w:szCs w:val="21"/>
              </w:rPr>
            </w:pPr>
            <w:r w:rsidRPr="001A4AA1">
              <w:rPr>
                <w:sz w:val="21"/>
                <w:szCs w:val="21"/>
              </w:rPr>
              <w:t>−0.264</w:t>
            </w:r>
          </w:p>
        </w:tc>
        <w:tc>
          <w:tcPr>
            <w:tcW w:w="955" w:type="dxa"/>
          </w:tcPr>
          <w:p w14:paraId="404A92B7" w14:textId="77777777" w:rsidR="00073AD9" w:rsidRPr="001A4AA1" w:rsidRDefault="00000000">
            <w:pPr>
              <w:pStyle w:val="Compact"/>
              <w:jc w:val="right"/>
              <w:rPr>
                <w:sz w:val="21"/>
                <w:szCs w:val="21"/>
              </w:rPr>
            </w:pPr>
            <w:r w:rsidRPr="001A4AA1">
              <w:rPr>
                <w:sz w:val="21"/>
                <w:szCs w:val="21"/>
              </w:rPr>
              <w:t>−0.406**</w:t>
            </w:r>
          </w:p>
        </w:tc>
        <w:tc>
          <w:tcPr>
            <w:tcW w:w="869" w:type="dxa"/>
          </w:tcPr>
          <w:p w14:paraId="07EB42B0" w14:textId="77777777" w:rsidR="00073AD9" w:rsidRPr="001A4AA1" w:rsidRDefault="00000000">
            <w:pPr>
              <w:pStyle w:val="Compact"/>
              <w:jc w:val="right"/>
              <w:rPr>
                <w:sz w:val="21"/>
                <w:szCs w:val="21"/>
              </w:rPr>
            </w:pPr>
            <w:r w:rsidRPr="001A4AA1">
              <w:rPr>
                <w:sz w:val="21"/>
                <w:szCs w:val="21"/>
              </w:rPr>
              <w:t>1.000</w:t>
            </w:r>
          </w:p>
        </w:tc>
        <w:tc>
          <w:tcPr>
            <w:tcW w:w="1041" w:type="dxa"/>
          </w:tcPr>
          <w:p w14:paraId="676A1A00" w14:textId="77777777" w:rsidR="00073AD9" w:rsidRPr="001A4AA1" w:rsidRDefault="00073AD9">
            <w:pPr>
              <w:pStyle w:val="Compact"/>
              <w:rPr>
                <w:sz w:val="21"/>
                <w:szCs w:val="21"/>
              </w:rPr>
            </w:pPr>
          </w:p>
        </w:tc>
      </w:tr>
      <w:tr w:rsidR="001A4AA1" w14:paraId="56B0F382" w14:textId="77777777" w:rsidTr="001A4AA1">
        <w:tc>
          <w:tcPr>
            <w:tcW w:w="1134" w:type="dxa"/>
          </w:tcPr>
          <w:p w14:paraId="464BD4BB" w14:textId="276EFBAB" w:rsidR="00073AD9" w:rsidRPr="001A4AA1" w:rsidRDefault="00000000">
            <w:pPr>
              <w:pStyle w:val="Compact"/>
              <w:rPr>
                <w:sz w:val="21"/>
                <w:szCs w:val="21"/>
              </w:rPr>
            </w:pPr>
            <w:r w:rsidRPr="001A4AA1">
              <w:rPr>
                <w:sz w:val="21"/>
                <w:szCs w:val="21"/>
              </w:rPr>
              <w:t>Pop</w:t>
            </w:r>
            <w:r w:rsidR="00086EBA" w:rsidRPr="001A4AA1">
              <w:rPr>
                <w:rFonts w:hint="eastAsia"/>
                <w:sz w:val="21"/>
                <w:szCs w:val="21"/>
                <w:lang w:eastAsia="ja-JP"/>
              </w:rPr>
              <w:t>ulation</w:t>
            </w:r>
            <w:r w:rsidRPr="001A4AA1">
              <w:rPr>
                <w:sz w:val="21"/>
                <w:szCs w:val="21"/>
              </w:rPr>
              <w:t xml:space="preserve"> Density</w:t>
            </w:r>
          </w:p>
        </w:tc>
        <w:tc>
          <w:tcPr>
            <w:tcW w:w="851" w:type="dxa"/>
          </w:tcPr>
          <w:p w14:paraId="662CF0CF" w14:textId="77777777" w:rsidR="00073AD9" w:rsidRPr="001A4AA1" w:rsidRDefault="00000000">
            <w:pPr>
              <w:pStyle w:val="Compact"/>
              <w:jc w:val="center"/>
              <w:rPr>
                <w:sz w:val="21"/>
                <w:szCs w:val="21"/>
              </w:rPr>
            </w:pPr>
            <w:r w:rsidRPr="001A4AA1">
              <w:rPr>
                <w:sz w:val="21"/>
                <w:szCs w:val="21"/>
              </w:rPr>
              <w:t>−0.336*</w:t>
            </w:r>
          </w:p>
        </w:tc>
        <w:tc>
          <w:tcPr>
            <w:tcW w:w="992" w:type="dxa"/>
          </w:tcPr>
          <w:p w14:paraId="651F1E19" w14:textId="77777777" w:rsidR="00073AD9" w:rsidRPr="001A4AA1" w:rsidRDefault="00000000">
            <w:pPr>
              <w:pStyle w:val="Compact"/>
              <w:jc w:val="right"/>
              <w:rPr>
                <w:sz w:val="21"/>
                <w:szCs w:val="21"/>
              </w:rPr>
            </w:pPr>
            <w:r w:rsidRPr="001A4AA1">
              <w:rPr>
                <w:sz w:val="21"/>
                <w:szCs w:val="21"/>
              </w:rPr>
              <w:t>−0.238</w:t>
            </w:r>
          </w:p>
        </w:tc>
        <w:tc>
          <w:tcPr>
            <w:tcW w:w="1134" w:type="dxa"/>
          </w:tcPr>
          <w:p w14:paraId="75D28A4F" w14:textId="77777777" w:rsidR="00073AD9" w:rsidRPr="001A4AA1" w:rsidRDefault="00000000">
            <w:pPr>
              <w:pStyle w:val="Compact"/>
              <w:jc w:val="right"/>
              <w:rPr>
                <w:sz w:val="21"/>
                <w:szCs w:val="21"/>
              </w:rPr>
            </w:pPr>
            <w:r w:rsidRPr="001A4AA1">
              <w:rPr>
                <w:sz w:val="21"/>
                <w:szCs w:val="21"/>
              </w:rPr>
              <w:t>0.006</w:t>
            </w:r>
          </w:p>
        </w:tc>
        <w:tc>
          <w:tcPr>
            <w:tcW w:w="992" w:type="dxa"/>
          </w:tcPr>
          <w:p w14:paraId="2910E1C0" w14:textId="77777777" w:rsidR="00073AD9" w:rsidRPr="001A4AA1" w:rsidRDefault="00000000">
            <w:pPr>
              <w:pStyle w:val="Compact"/>
              <w:jc w:val="right"/>
              <w:rPr>
                <w:sz w:val="21"/>
                <w:szCs w:val="21"/>
              </w:rPr>
            </w:pPr>
            <w:r w:rsidRPr="001A4AA1">
              <w:rPr>
                <w:sz w:val="21"/>
                <w:szCs w:val="21"/>
              </w:rPr>
              <w:t>−0.032</w:t>
            </w:r>
          </w:p>
        </w:tc>
        <w:tc>
          <w:tcPr>
            <w:tcW w:w="870" w:type="dxa"/>
          </w:tcPr>
          <w:p w14:paraId="07B14FB5" w14:textId="77777777" w:rsidR="00073AD9" w:rsidRPr="001A4AA1" w:rsidRDefault="00000000">
            <w:pPr>
              <w:pStyle w:val="Compact"/>
              <w:jc w:val="right"/>
              <w:rPr>
                <w:sz w:val="21"/>
                <w:szCs w:val="21"/>
              </w:rPr>
            </w:pPr>
            <w:r w:rsidRPr="001A4AA1">
              <w:rPr>
                <w:sz w:val="21"/>
                <w:szCs w:val="21"/>
              </w:rPr>
              <w:t>−0.345*</w:t>
            </w:r>
          </w:p>
        </w:tc>
        <w:tc>
          <w:tcPr>
            <w:tcW w:w="955" w:type="dxa"/>
          </w:tcPr>
          <w:p w14:paraId="384B74C6" w14:textId="77777777" w:rsidR="00073AD9" w:rsidRPr="001A4AA1" w:rsidRDefault="00000000">
            <w:pPr>
              <w:pStyle w:val="Compact"/>
              <w:jc w:val="right"/>
              <w:rPr>
                <w:sz w:val="21"/>
                <w:szCs w:val="21"/>
              </w:rPr>
            </w:pPr>
            <w:r w:rsidRPr="001A4AA1">
              <w:rPr>
                <w:sz w:val="21"/>
                <w:szCs w:val="21"/>
              </w:rPr>
              <w:t>−0.628***</w:t>
            </w:r>
          </w:p>
        </w:tc>
        <w:tc>
          <w:tcPr>
            <w:tcW w:w="869" w:type="dxa"/>
          </w:tcPr>
          <w:p w14:paraId="41CB953D" w14:textId="77777777" w:rsidR="00073AD9" w:rsidRPr="001A4AA1" w:rsidRDefault="00000000">
            <w:pPr>
              <w:pStyle w:val="Compact"/>
              <w:jc w:val="right"/>
              <w:rPr>
                <w:sz w:val="21"/>
                <w:szCs w:val="21"/>
              </w:rPr>
            </w:pPr>
            <w:r w:rsidRPr="001A4AA1">
              <w:rPr>
                <w:sz w:val="21"/>
                <w:szCs w:val="21"/>
              </w:rPr>
              <w:t>0.381**</w:t>
            </w:r>
          </w:p>
        </w:tc>
        <w:tc>
          <w:tcPr>
            <w:tcW w:w="1041" w:type="dxa"/>
          </w:tcPr>
          <w:p w14:paraId="3A291FAD" w14:textId="77777777" w:rsidR="00073AD9" w:rsidRPr="001A4AA1" w:rsidRDefault="00000000">
            <w:pPr>
              <w:pStyle w:val="Compact"/>
              <w:jc w:val="right"/>
              <w:rPr>
                <w:sz w:val="21"/>
                <w:szCs w:val="21"/>
              </w:rPr>
            </w:pPr>
            <w:r w:rsidRPr="001A4AA1">
              <w:rPr>
                <w:sz w:val="21"/>
                <w:szCs w:val="21"/>
              </w:rPr>
              <w:t>1.000</w:t>
            </w:r>
          </w:p>
        </w:tc>
      </w:tr>
    </w:tbl>
    <w:p w14:paraId="5D7A9CE3" w14:textId="7BF303CF" w:rsidR="00073AD9" w:rsidRPr="0067046B" w:rsidRDefault="00000000">
      <w:pPr>
        <w:pStyle w:val="a0"/>
      </w:pPr>
      <w:r w:rsidRPr="0067046B">
        <w:rPr>
          <w:i/>
          <w:iCs/>
        </w:rPr>
        <w:t>p</w:t>
      </w:r>
      <w:r w:rsidRPr="0067046B">
        <w:t xml:space="preserve"> &lt; 0.05 (</w:t>
      </w:r>
      <w:ins w:id="744" w:author="治輝 齋藤" w:date="2026-05-20T19:20:00Z" w16du:dateUtc="2026-05-20T10:20:00Z">
        <w:r w:rsidR="0067046B">
          <w:rPr>
            <w:rFonts w:hint="eastAsia"/>
            <w:lang w:eastAsia="ja-JP"/>
          </w:rPr>
          <w:t>*</w:t>
        </w:r>
      </w:ins>
      <w:r w:rsidRPr="0067046B">
        <w:t xml:space="preserve">), </w:t>
      </w:r>
      <w:r w:rsidRPr="0067046B">
        <w:rPr>
          <w:i/>
          <w:iCs/>
        </w:rPr>
        <w:t>p</w:t>
      </w:r>
      <w:del w:id="745" w:author="治輝 齋藤" w:date="2026-05-20T19:20:00Z" w16du:dateUtc="2026-05-20T10:20:00Z">
        <w:r w:rsidRPr="0067046B" w:rsidDel="0067046B">
          <w:delText>*</w:delText>
        </w:r>
      </w:del>
      <w:r w:rsidRPr="0067046B">
        <w:t xml:space="preserve"> &lt; 0.01 (</w:t>
      </w:r>
      <w:ins w:id="746" w:author="治輝 齋藤" w:date="2026-05-20T19:20:00Z" w16du:dateUtc="2026-05-20T10:20:00Z">
        <w:r w:rsidR="0067046B">
          <w:rPr>
            <w:rFonts w:hint="eastAsia"/>
            <w:lang w:eastAsia="ja-JP"/>
          </w:rPr>
          <w:t>**</w:t>
        </w:r>
      </w:ins>
      <w:r w:rsidRPr="0067046B">
        <w:t xml:space="preserve">), </w:t>
      </w:r>
      <w:r w:rsidRPr="0067046B">
        <w:rPr>
          <w:i/>
          <w:iCs/>
        </w:rPr>
        <w:t>p</w:t>
      </w:r>
      <w:r w:rsidRPr="0067046B">
        <w:t xml:space="preserve"> &lt; 0.001 (*</w:t>
      </w:r>
      <w:ins w:id="747" w:author="治輝 齋藤" w:date="2026-05-20T19:21:00Z" w16du:dateUtc="2026-05-20T10:21:00Z">
        <w:r w:rsidR="0067046B">
          <w:rPr>
            <w:rFonts w:hint="eastAsia"/>
            <w:lang w:eastAsia="ja-JP"/>
          </w:rPr>
          <w:t>**</w:t>
        </w:r>
      </w:ins>
      <w:r w:rsidRPr="0067046B">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748" w:name="X6fac7f2e493ef5b618f5ac39729b4328cfa1bc7"/>
      <w:bookmarkEnd w:id="735"/>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2835"/>
        <w:gridCol w:w="1985"/>
        <w:gridCol w:w="850"/>
        <w:gridCol w:w="2268"/>
        <w:gridCol w:w="900"/>
      </w:tblGrid>
      <w:tr w:rsidR="0067046B" w14:paraId="08BC22E5"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2835" w:type="dxa"/>
          </w:tcPr>
          <w:p w14:paraId="05CA022B" w14:textId="77777777" w:rsidR="00073AD9" w:rsidRDefault="00073AD9">
            <w:pPr>
              <w:pStyle w:val="Compact"/>
            </w:pPr>
          </w:p>
        </w:tc>
        <w:tc>
          <w:tcPr>
            <w:tcW w:w="1985" w:type="dxa"/>
          </w:tcPr>
          <w:p w14:paraId="31C1D0A3" w14:textId="77777777" w:rsidR="00073AD9" w:rsidRDefault="00000000">
            <w:pPr>
              <w:pStyle w:val="Compact"/>
              <w:jc w:val="right"/>
            </w:pPr>
            <w:r>
              <w:rPr>
                <w:b/>
                <w:bCs/>
              </w:rPr>
              <w:t>Model 1</w:t>
            </w:r>
            <w:r>
              <w:t xml:space="preserve"> (Unadjusted)</w:t>
            </w:r>
          </w:p>
        </w:tc>
        <w:tc>
          <w:tcPr>
            <w:tcW w:w="850" w:type="dxa"/>
          </w:tcPr>
          <w:p w14:paraId="736DCCB6" w14:textId="77777777" w:rsidR="00073AD9" w:rsidRDefault="00073AD9">
            <w:pPr>
              <w:pStyle w:val="Compact"/>
            </w:pPr>
          </w:p>
        </w:tc>
        <w:tc>
          <w:tcPr>
            <w:tcW w:w="2268" w:type="dxa"/>
          </w:tcPr>
          <w:p w14:paraId="5653579B" w14:textId="77777777" w:rsidR="00073AD9" w:rsidRDefault="00000000">
            <w:pPr>
              <w:pStyle w:val="Compact"/>
              <w:jc w:val="right"/>
            </w:pPr>
            <w:r>
              <w:rPr>
                <w:b/>
                <w:bCs/>
              </w:rPr>
              <w:t>Model 2</w:t>
            </w:r>
            <w:r>
              <w:t xml:space="preserve"> (Multivariable)</w:t>
            </w:r>
          </w:p>
        </w:tc>
        <w:tc>
          <w:tcPr>
            <w:tcW w:w="900" w:type="dxa"/>
          </w:tcPr>
          <w:p w14:paraId="5654A7F4" w14:textId="77777777" w:rsidR="00073AD9" w:rsidRDefault="00073AD9">
            <w:pPr>
              <w:pStyle w:val="Compact"/>
            </w:pPr>
          </w:p>
        </w:tc>
      </w:tr>
      <w:tr w:rsidR="0067046B" w14:paraId="140E6CE8" w14:textId="77777777" w:rsidTr="0067046B">
        <w:tc>
          <w:tcPr>
            <w:tcW w:w="2835" w:type="dxa"/>
          </w:tcPr>
          <w:p w14:paraId="34936A35" w14:textId="77777777" w:rsidR="00073AD9" w:rsidRDefault="00000000">
            <w:pPr>
              <w:pStyle w:val="Compact"/>
            </w:pPr>
            <w:r>
              <w:rPr>
                <w:b/>
                <w:bCs/>
              </w:rPr>
              <w:t>Variable</w:t>
            </w:r>
          </w:p>
        </w:tc>
        <w:tc>
          <w:tcPr>
            <w:tcW w:w="1985" w:type="dxa"/>
          </w:tcPr>
          <w:p w14:paraId="165E43E1" w14:textId="77777777" w:rsidR="00073AD9" w:rsidRDefault="00000000">
            <w:pPr>
              <w:pStyle w:val="Compact"/>
              <w:jc w:val="right"/>
            </w:pPr>
            <w:r>
              <w:rPr>
                <w:b/>
                <w:bCs/>
              </w:rPr>
              <w:t>β (95% CI)</w:t>
            </w:r>
          </w:p>
        </w:tc>
        <w:tc>
          <w:tcPr>
            <w:tcW w:w="850" w:type="dxa"/>
          </w:tcPr>
          <w:p w14:paraId="395ED34C" w14:textId="77777777" w:rsidR="00073AD9" w:rsidRDefault="00000000">
            <w:pPr>
              <w:pStyle w:val="Compact"/>
              <w:jc w:val="right"/>
            </w:pPr>
            <w:r>
              <w:rPr>
                <w:b/>
                <w:bCs/>
                <w:i/>
                <w:iCs/>
              </w:rPr>
              <w:t>p</w:t>
            </w:r>
          </w:p>
        </w:tc>
        <w:tc>
          <w:tcPr>
            <w:tcW w:w="2268" w:type="dxa"/>
          </w:tcPr>
          <w:p w14:paraId="05DCEC2B" w14:textId="77777777" w:rsidR="00073AD9" w:rsidRDefault="00000000">
            <w:pPr>
              <w:pStyle w:val="Compact"/>
              <w:jc w:val="right"/>
            </w:pPr>
            <w:r>
              <w:rPr>
                <w:b/>
                <w:bCs/>
              </w:rPr>
              <w:t>β (95% CI)</w:t>
            </w:r>
          </w:p>
        </w:tc>
        <w:tc>
          <w:tcPr>
            <w:tcW w:w="900" w:type="dxa"/>
          </w:tcPr>
          <w:p w14:paraId="075CF422" w14:textId="77777777" w:rsidR="00073AD9" w:rsidRDefault="00000000">
            <w:pPr>
              <w:pStyle w:val="Compact"/>
              <w:jc w:val="right"/>
            </w:pPr>
            <w:r>
              <w:rPr>
                <w:b/>
                <w:bCs/>
                <w:i/>
                <w:iCs/>
              </w:rPr>
              <w:t>p</w:t>
            </w:r>
          </w:p>
        </w:tc>
      </w:tr>
      <w:tr w:rsidR="0067046B" w14:paraId="2512EDED" w14:textId="77777777" w:rsidTr="0067046B">
        <w:tc>
          <w:tcPr>
            <w:tcW w:w="2835" w:type="dxa"/>
          </w:tcPr>
          <w:p w14:paraId="0874CEBC" w14:textId="77777777" w:rsidR="00073AD9" w:rsidRDefault="00000000">
            <w:pPr>
              <w:pStyle w:val="Compact"/>
            </w:pPr>
            <w:r>
              <w:t>Terrain slope (per 1 degree)</w:t>
            </w:r>
          </w:p>
        </w:tc>
        <w:tc>
          <w:tcPr>
            <w:tcW w:w="1985" w:type="dxa"/>
          </w:tcPr>
          <w:p w14:paraId="042BBC98" w14:textId="77777777" w:rsidR="00073AD9" w:rsidRDefault="00000000">
            <w:pPr>
              <w:pStyle w:val="Compact"/>
              <w:jc w:val="right"/>
            </w:pPr>
            <w:r>
              <w:rPr>
                <w:b/>
                <w:bCs/>
              </w:rPr>
              <w:t>5.65 (2.50, 8.79)</w:t>
            </w:r>
          </w:p>
        </w:tc>
        <w:tc>
          <w:tcPr>
            <w:tcW w:w="850" w:type="dxa"/>
          </w:tcPr>
          <w:p w14:paraId="1CEED2D6" w14:textId="77777777" w:rsidR="00073AD9" w:rsidRDefault="00000000">
            <w:pPr>
              <w:pStyle w:val="Compact"/>
              <w:jc w:val="right"/>
            </w:pPr>
            <w:r>
              <w:rPr>
                <w:b/>
                <w:bCs/>
              </w:rPr>
              <w:t>0.001</w:t>
            </w:r>
          </w:p>
        </w:tc>
        <w:tc>
          <w:tcPr>
            <w:tcW w:w="2268" w:type="dxa"/>
          </w:tcPr>
          <w:p w14:paraId="111B1763" w14:textId="77777777" w:rsidR="00073AD9" w:rsidRDefault="00000000">
            <w:pPr>
              <w:pStyle w:val="Compact"/>
              <w:jc w:val="right"/>
            </w:pPr>
            <w:r>
              <w:rPr>
                <w:b/>
                <w:bCs/>
              </w:rPr>
              <w:t>3.49 (0.11, 6.86)</w:t>
            </w:r>
          </w:p>
        </w:tc>
        <w:tc>
          <w:tcPr>
            <w:tcW w:w="900" w:type="dxa"/>
          </w:tcPr>
          <w:p w14:paraId="575CFAEB" w14:textId="77777777" w:rsidR="00073AD9" w:rsidRDefault="00000000">
            <w:pPr>
              <w:pStyle w:val="Compact"/>
              <w:jc w:val="right"/>
            </w:pPr>
            <w:r>
              <w:rPr>
                <w:b/>
                <w:bCs/>
              </w:rPr>
              <w:t>0.043</w:t>
            </w:r>
          </w:p>
        </w:tc>
      </w:tr>
      <w:tr w:rsidR="0067046B" w14:paraId="76F22E58" w14:textId="77777777" w:rsidTr="0067046B">
        <w:tc>
          <w:tcPr>
            <w:tcW w:w="2835" w:type="dxa"/>
          </w:tcPr>
          <w:p w14:paraId="623E6DCB" w14:textId="20FC158B" w:rsidR="00073AD9" w:rsidRDefault="00284F51">
            <w:pPr>
              <w:pStyle w:val="Compact"/>
            </w:pPr>
            <w:ins w:id="749" w:author="治輝 齋藤" w:date="2026-05-19T23:42:00Z" w16du:dateUtc="2026-05-19T14:42:00Z">
              <w:r w:rsidRPr="00284F51">
                <w:t>Proportion aged ≥65 years</w:t>
              </w:r>
            </w:ins>
            <w:del w:id="750" w:author="治輝 齋藤" w:date="2026-05-19T23:42:00Z" w16du:dateUtc="2026-05-19T14:42:00Z">
              <w:r w:rsidDel="00284F51">
                <w:delText>Aging rate</w:delText>
              </w:r>
            </w:del>
            <w:r>
              <w:t xml:space="preserve"> (per 1%)</w:t>
            </w:r>
          </w:p>
        </w:tc>
        <w:tc>
          <w:tcPr>
            <w:tcW w:w="1985" w:type="dxa"/>
          </w:tcPr>
          <w:p w14:paraId="1006F6A4" w14:textId="77777777" w:rsidR="00073AD9" w:rsidRDefault="00000000">
            <w:pPr>
              <w:pStyle w:val="Compact"/>
              <w:jc w:val="right"/>
            </w:pPr>
            <w:r>
              <w:t>—</w:t>
            </w:r>
          </w:p>
        </w:tc>
        <w:tc>
          <w:tcPr>
            <w:tcW w:w="850" w:type="dxa"/>
          </w:tcPr>
          <w:p w14:paraId="7630A8A6" w14:textId="77777777" w:rsidR="00073AD9" w:rsidRDefault="00000000">
            <w:pPr>
              <w:pStyle w:val="Compact"/>
              <w:jc w:val="right"/>
            </w:pPr>
            <w:r>
              <w:t>—</w:t>
            </w:r>
          </w:p>
        </w:tc>
        <w:tc>
          <w:tcPr>
            <w:tcW w:w="2268" w:type="dxa"/>
          </w:tcPr>
          <w:p w14:paraId="43C2D58D" w14:textId="77777777" w:rsidR="00073AD9" w:rsidRDefault="00000000">
            <w:pPr>
              <w:pStyle w:val="Compact"/>
              <w:jc w:val="right"/>
            </w:pPr>
            <w:r>
              <w:rPr>
                <w:b/>
                <w:bCs/>
              </w:rPr>
              <w:t>5.53 (1.32, 9.74)</w:t>
            </w:r>
          </w:p>
        </w:tc>
        <w:tc>
          <w:tcPr>
            <w:tcW w:w="900" w:type="dxa"/>
          </w:tcPr>
          <w:p w14:paraId="248755C5" w14:textId="77777777" w:rsidR="00073AD9" w:rsidRDefault="00000000">
            <w:pPr>
              <w:pStyle w:val="Compact"/>
              <w:jc w:val="right"/>
            </w:pPr>
            <w:r>
              <w:rPr>
                <w:b/>
                <w:bCs/>
              </w:rPr>
              <w:t>0.011</w:t>
            </w:r>
          </w:p>
        </w:tc>
      </w:tr>
      <w:tr w:rsidR="0067046B" w14:paraId="1BEFC48D" w14:textId="77777777" w:rsidTr="0067046B">
        <w:tc>
          <w:tcPr>
            <w:tcW w:w="2835" w:type="dxa"/>
          </w:tcPr>
          <w:p w14:paraId="43E8E69F" w14:textId="0EA8C758" w:rsidR="00073AD9" w:rsidRDefault="00000000">
            <w:pPr>
              <w:pStyle w:val="Compact"/>
            </w:pPr>
            <w:r>
              <w:t>Fast</w:t>
            </w:r>
            <w:ins w:id="751" w:author="治輝 齋藤" w:date="2026-05-19T23:42:00Z" w16du:dateUtc="2026-05-19T14:42:00Z">
              <w:r w:rsidR="00284F51">
                <w:rPr>
                  <w:rFonts w:hint="eastAsia"/>
                  <w:lang w:eastAsia="ja-JP"/>
                </w:rPr>
                <w:t>-</w:t>
              </w:r>
            </w:ins>
            <w:del w:id="752" w:author="治輝 齋藤" w:date="2026-05-19T23:42:00Z" w16du:dateUtc="2026-05-19T14:42:00Z">
              <w:r w:rsidDel="00284F51">
                <w:delText xml:space="preserve"> </w:delText>
              </w:r>
            </w:del>
            <w:r>
              <w:t xml:space="preserve">walking </w:t>
            </w:r>
            <w:ins w:id="753" w:author="治輝 齋藤" w:date="2026-05-19T23:42:00Z" w16du:dateUtc="2026-05-19T14:42:00Z">
              <w:r w:rsidR="00284F51" w:rsidRPr="00284F51">
                <w:t>proportion</w:t>
              </w:r>
            </w:ins>
            <w:del w:id="754" w:author="治輝 齋藤" w:date="2026-05-19T23:42:00Z" w16du:dateUtc="2026-05-19T14:42:00Z">
              <w:r w:rsidDel="00284F51">
                <w:delText>rate</w:delText>
              </w:r>
            </w:del>
            <w:r>
              <w:t xml:space="preserve"> (per 1%)</w:t>
            </w:r>
          </w:p>
        </w:tc>
        <w:tc>
          <w:tcPr>
            <w:tcW w:w="1985" w:type="dxa"/>
          </w:tcPr>
          <w:p w14:paraId="58E436F4" w14:textId="77777777" w:rsidR="00073AD9" w:rsidRDefault="00000000">
            <w:pPr>
              <w:pStyle w:val="Compact"/>
              <w:jc w:val="right"/>
            </w:pPr>
            <w:r>
              <w:t>—</w:t>
            </w:r>
          </w:p>
        </w:tc>
        <w:tc>
          <w:tcPr>
            <w:tcW w:w="850" w:type="dxa"/>
          </w:tcPr>
          <w:p w14:paraId="461D1CA3" w14:textId="77777777" w:rsidR="00073AD9" w:rsidRDefault="00000000">
            <w:pPr>
              <w:pStyle w:val="Compact"/>
              <w:jc w:val="right"/>
            </w:pPr>
            <w:r>
              <w:t>—</w:t>
            </w:r>
          </w:p>
        </w:tc>
        <w:tc>
          <w:tcPr>
            <w:tcW w:w="2268" w:type="dxa"/>
          </w:tcPr>
          <w:p w14:paraId="65E06591" w14:textId="77777777" w:rsidR="00073AD9" w:rsidRDefault="00000000">
            <w:pPr>
              <w:pStyle w:val="Compact"/>
              <w:jc w:val="right"/>
            </w:pPr>
            <w:r>
              <w:t>2.02 (−0.34, 4.37)</w:t>
            </w:r>
          </w:p>
        </w:tc>
        <w:tc>
          <w:tcPr>
            <w:tcW w:w="900" w:type="dxa"/>
          </w:tcPr>
          <w:p w14:paraId="6CA54909" w14:textId="77777777" w:rsidR="00073AD9" w:rsidRDefault="00000000">
            <w:pPr>
              <w:pStyle w:val="Compact"/>
              <w:jc w:val="right"/>
            </w:pPr>
            <w:r>
              <w:t>0.091</w:t>
            </w:r>
          </w:p>
        </w:tc>
      </w:tr>
      <w:tr w:rsidR="0067046B" w14:paraId="3A399F87" w14:textId="77777777" w:rsidTr="0067046B">
        <w:tc>
          <w:tcPr>
            <w:tcW w:w="2835" w:type="dxa"/>
          </w:tcPr>
          <w:p w14:paraId="58540673" w14:textId="77777777" w:rsidR="00073AD9" w:rsidRDefault="00000000">
            <w:pPr>
              <w:pStyle w:val="Compact"/>
            </w:pPr>
            <w:r>
              <w:t>Population density (per 1 person/km²)</w:t>
            </w:r>
          </w:p>
        </w:tc>
        <w:tc>
          <w:tcPr>
            <w:tcW w:w="1985" w:type="dxa"/>
          </w:tcPr>
          <w:p w14:paraId="2A885095" w14:textId="77777777" w:rsidR="00073AD9" w:rsidRDefault="00000000">
            <w:pPr>
              <w:pStyle w:val="Compact"/>
              <w:jc w:val="right"/>
            </w:pPr>
            <w:r>
              <w:t>—</w:t>
            </w:r>
          </w:p>
        </w:tc>
        <w:tc>
          <w:tcPr>
            <w:tcW w:w="850" w:type="dxa"/>
          </w:tcPr>
          <w:p w14:paraId="4A881FB2" w14:textId="77777777" w:rsidR="00073AD9" w:rsidRDefault="00000000">
            <w:pPr>
              <w:pStyle w:val="Compact"/>
              <w:jc w:val="right"/>
            </w:pPr>
            <w:r>
              <w:t>—</w:t>
            </w:r>
          </w:p>
        </w:tc>
        <w:tc>
          <w:tcPr>
            <w:tcW w:w="2268" w:type="dxa"/>
          </w:tcPr>
          <w:p w14:paraId="6334D903" w14:textId="77777777" w:rsidR="00073AD9" w:rsidRDefault="00000000">
            <w:pPr>
              <w:pStyle w:val="Compact"/>
              <w:jc w:val="right"/>
            </w:pPr>
            <w:r>
              <w:t>−0.001 (−0.01, 0.01)</w:t>
            </w:r>
          </w:p>
        </w:tc>
        <w:tc>
          <w:tcPr>
            <w:tcW w:w="900" w:type="dxa"/>
          </w:tcPr>
          <w:p w14:paraId="7D7630C3" w14:textId="77777777" w:rsidR="00073AD9" w:rsidRDefault="00000000">
            <w:pPr>
              <w:pStyle w:val="Compact"/>
              <w:jc w:val="right"/>
            </w:pPr>
            <w:r>
              <w:t>0.818</w:t>
            </w:r>
          </w:p>
        </w:tc>
      </w:tr>
      <w:tr w:rsidR="0067046B" w14:paraId="3C3926B4" w14:textId="77777777" w:rsidTr="0067046B">
        <w:tc>
          <w:tcPr>
            <w:tcW w:w="2835" w:type="dxa"/>
          </w:tcPr>
          <w:p w14:paraId="4FA9CD17" w14:textId="77777777" w:rsidR="00073AD9" w:rsidRDefault="00000000">
            <w:pPr>
              <w:pStyle w:val="Compact"/>
            </w:pPr>
            <w:r>
              <w:rPr>
                <w:b/>
                <w:bCs/>
              </w:rPr>
              <w:t>R²</w:t>
            </w:r>
          </w:p>
        </w:tc>
        <w:tc>
          <w:tcPr>
            <w:tcW w:w="1985" w:type="dxa"/>
          </w:tcPr>
          <w:p w14:paraId="402DDD66" w14:textId="77777777" w:rsidR="00073AD9" w:rsidRDefault="00000000">
            <w:pPr>
              <w:pStyle w:val="Compact"/>
              <w:jc w:val="right"/>
            </w:pPr>
            <w:r>
              <w:t>0.225</w:t>
            </w:r>
          </w:p>
        </w:tc>
        <w:tc>
          <w:tcPr>
            <w:tcW w:w="850" w:type="dxa"/>
          </w:tcPr>
          <w:p w14:paraId="3A935710" w14:textId="77777777" w:rsidR="00073AD9" w:rsidRDefault="00073AD9">
            <w:pPr>
              <w:pStyle w:val="Compact"/>
            </w:pPr>
          </w:p>
        </w:tc>
        <w:tc>
          <w:tcPr>
            <w:tcW w:w="2268" w:type="dxa"/>
          </w:tcPr>
          <w:p w14:paraId="417FE5D1" w14:textId="77777777" w:rsidR="00073AD9" w:rsidRDefault="00000000">
            <w:pPr>
              <w:pStyle w:val="Compact"/>
              <w:jc w:val="right"/>
            </w:pPr>
            <w:r>
              <w:t>0.385</w:t>
            </w:r>
          </w:p>
        </w:tc>
        <w:tc>
          <w:tcPr>
            <w:tcW w:w="900" w:type="dxa"/>
          </w:tcPr>
          <w:p w14:paraId="62A05712" w14:textId="77777777" w:rsidR="00073AD9" w:rsidRDefault="00073AD9">
            <w:pPr>
              <w:pStyle w:val="Compact"/>
            </w:pPr>
          </w:p>
        </w:tc>
      </w:tr>
      <w:tr w:rsidR="0067046B" w14:paraId="6B10EF53" w14:textId="77777777" w:rsidTr="0067046B">
        <w:tc>
          <w:tcPr>
            <w:tcW w:w="2835" w:type="dxa"/>
          </w:tcPr>
          <w:p w14:paraId="778EA712" w14:textId="77777777" w:rsidR="00073AD9" w:rsidRDefault="00000000">
            <w:pPr>
              <w:pStyle w:val="Compact"/>
            </w:pPr>
            <w:r>
              <w:rPr>
                <w:b/>
                <w:bCs/>
              </w:rPr>
              <w:t>Adjusted R²</w:t>
            </w:r>
          </w:p>
        </w:tc>
        <w:tc>
          <w:tcPr>
            <w:tcW w:w="1985" w:type="dxa"/>
          </w:tcPr>
          <w:p w14:paraId="36AC5C05" w14:textId="77777777" w:rsidR="00073AD9" w:rsidRDefault="00000000">
            <w:pPr>
              <w:pStyle w:val="Compact"/>
              <w:jc w:val="right"/>
            </w:pPr>
            <w:r>
              <w:t>0.208</w:t>
            </w:r>
          </w:p>
        </w:tc>
        <w:tc>
          <w:tcPr>
            <w:tcW w:w="850" w:type="dxa"/>
          </w:tcPr>
          <w:p w14:paraId="0D52F6AC" w14:textId="77777777" w:rsidR="00073AD9" w:rsidRDefault="00073AD9">
            <w:pPr>
              <w:pStyle w:val="Compact"/>
            </w:pPr>
          </w:p>
        </w:tc>
        <w:tc>
          <w:tcPr>
            <w:tcW w:w="2268" w:type="dxa"/>
          </w:tcPr>
          <w:p w14:paraId="42CDE992" w14:textId="77777777" w:rsidR="00073AD9" w:rsidRDefault="00000000">
            <w:pPr>
              <w:pStyle w:val="Compact"/>
              <w:jc w:val="right"/>
            </w:pPr>
            <w:r>
              <w:t>0.326</w:t>
            </w:r>
          </w:p>
        </w:tc>
        <w:tc>
          <w:tcPr>
            <w:tcW w:w="900" w:type="dxa"/>
          </w:tcPr>
          <w:p w14:paraId="70864BA5" w14:textId="77777777" w:rsidR="00073AD9" w:rsidRDefault="00073AD9">
            <w:pPr>
              <w:pStyle w:val="Compact"/>
            </w:pPr>
          </w:p>
        </w:tc>
      </w:tr>
      <w:tr w:rsidR="0067046B" w14:paraId="6224EFFE" w14:textId="77777777" w:rsidTr="0067046B">
        <w:tc>
          <w:tcPr>
            <w:tcW w:w="2835" w:type="dxa"/>
          </w:tcPr>
          <w:p w14:paraId="03BA430F" w14:textId="77777777" w:rsidR="00073AD9" w:rsidRDefault="00000000">
            <w:pPr>
              <w:pStyle w:val="Compact"/>
            </w:pPr>
            <w:r>
              <w:rPr>
                <w:b/>
                <w:bCs/>
              </w:rPr>
              <w:t>F-statistic (</w:t>
            </w:r>
            <w:r>
              <w:rPr>
                <w:b/>
                <w:bCs/>
                <w:i/>
                <w:iCs/>
              </w:rPr>
              <w:t>p</w:t>
            </w:r>
            <w:r>
              <w:rPr>
                <w:b/>
                <w:bCs/>
              </w:rPr>
              <w:t>)</w:t>
            </w:r>
          </w:p>
        </w:tc>
        <w:tc>
          <w:tcPr>
            <w:tcW w:w="1985" w:type="dxa"/>
          </w:tcPr>
          <w:p w14:paraId="1BAB4C53" w14:textId="77777777" w:rsidR="00073AD9" w:rsidRDefault="00000000">
            <w:pPr>
              <w:pStyle w:val="Compact"/>
              <w:jc w:val="right"/>
            </w:pPr>
            <w:r>
              <w:t>13.23 (0.001)</w:t>
            </w:r>
          </w:p>
        </w:tc>
        <w:tc>
          <w:tcPr>
            <w:tcW w:w="850" w:type="dxa"/>
          </w:tcPr>
          <w:p w14:paraId="159BD6A2" w14:textId="77777777" w:rsidR="00073AD9" w:rsidRDefault="00073AD9">
            <w:pPr>
              <w:pStyle w:val="Compact"/>
            </w:pPr>
          </w:p>
        </w:tc>
        <w:tc>
          <w:tcPr>
            <w:tcW w:w="2268" w:type="dxa"/>
          </w:tcPr>
          <w:p w14:paraId="1685CD76" w14:textId="77777777" w:rsidR="00073AD9" w:rsidRDefault="00000000">
            <w:pPr>
              <w:pStyle w:val="Compact"/>
              <w:jc w:val="right"/>
            </w:pPr>
            <w:r>
              <w:t>6.56 (0.0003)</w:t>
            </w:r>
          </w:p>
        </w:tc>
        <w:tc>
          <w:tcPr>
            <w:tcW w:w="900" w:type="dxa"/>
          </w:tcPr>
          <w:p w14:paraId="2627DBB8" w14:textId="77777777" w:rsidR="00073AD9" w:rsidRDefault="00073AD9">
            <w:pPr>
              <w:pStyle w:val="Compact"/>
            </w:pPr>
          </w:p>
        </w:tc>
      </w:tr>
    </w:tbl>
    <w:p w14:paraId="3E17CE6C" w14:textId="34A75FF3" w:rsidR="00073AD9" w:rsidRDefault="00000000">
      <w:pPr>
        <w:pStyle w:val="a0"/>
      </w:pPr>
      <w:r>
        <w:t xml:space="preserve">Model 1: simple linear regression of hip fracture rate on terrain slope alone. Model 2: multivariable linear regression adjusting for </w:t>
      </w:r>
      <w:ins w:id="755" w:author="治輝 齋藤" w:date="2026-05-19T23:42:00Z" w16du:dateUtc="2026-05-19T14:42:00Z">
        <w:r w:rsidR="00284F51" w:rsidRPr="00284F51">
          <w:t>proportion aged ≥65 years</w:t>
        </w:r>
      </w:ins>
      <w:del w:id="756" w:author="治輝 齋藤" w:date="2026-05-19T23:42:00Z" w16du:dateUtc="2026-05-19T14:42:00Z">
        <w:r w:rsidDel="00284F51">
          <w:delText>aging rate</w:delText>
        </w:r>
      </w:del>
      <w:r>
        <w:t>, fast</w:t>
      </w:r>
      <w:ins w:id="757" w:author="治輝 齋藤" w:date="2026-05-19T23:42:00Z" w16du:dateUtc="2026-05-19T14:42:00Z">
        <w:r w:rsidR="00284F51">
          <w:rPr>
            <w:rFonts w:hint="eastAsia"/>
            <w:lang w:eastAsia="ja-JP"/>
          </w:rPr>
          <w:t>-</w:t>
        </w:r>
      </w:ins>
      <w:del w:id="758" w:author="治輝 齋藤" w:date="2026-05-19T23:42:00Z" w16du:dateUtc="2026-05-19T14:42:00Z">
        <w:r w:rsidDel="00284F51">
          <w:delText xml:space="preserve"> </w:delText>
        </w:r>
      </w:del>
      <w:r>
        <w:t xml:space="preserve">walking </w:t>
      </w:r>
      <w:ins w:id="759" w:author="治輝 齋藤" w:date="2026-05-19T23:42:00Z" w16du:dateUtc="2026-05-19T14:42:00Z">
        <w:r w:rsidR="00284F51" w:rsidRPr="00284F51">
          <w:t>proportion</w:t>
        </w:r>
      </w:ins>
      <w:del w:id="760" w:author="治輝 齋藤" w:date="2026-05-19T23:42:00Z" w16du:dateUtc="2026-05-19T14:42: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761" w:name="Xdeb87af7aa3e82ca70e47e493f4f841d319d1c1"/>
      <w:bookmarkEnd w:id="748"/>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560"/>
        <w:gridCol w:w="1559"/>
        <w:gridCol w:w="850"/>
        <w:gridCol w:w="2127"/>
        <w:gridCol w:w="850"/>
        <w:gridCol w:w="851"/>
        <w:gridCol w:w="1041"/>
      </w:tblGrid>
      <w:tr w:rsidR="00073AD9" w14:paraId="7EE0AF94" w14:textId="77777777" w:rsidTr="0067046B">
        <w:trPr>
          <w:cnfStyle w:val="100000000000" w:firstRow="1" w:lastRow="0" w:firstColumn="0" w:lastColumn="0" w:oddVBand="0" w:evenVBand="0" w:oddHBand="0" w:evenHBand="0" w:firstRowFirstColumn="0" w:firstRowLastColumn="0" w:lastRowFirstColumn="0" w:lastRowLastColumn="0"/>
          <w:tblHeader/>
        </w:trPr>
        <w:tc>
          <w:tcPr>
            <w:tcW w:w="1560" w:type="dxa"/>
          </w:tcPr>
          <w:p w14:paraId="4D25F401" w14:textId="77777777" w:rsidR="00073AD9" w:rsidRDefault="00000000">
            <w:pPr>
              <w:pStyle w:val="Compact"/>
            </w:pPr>
            <w:r>
              <w:rPr>
                <w:b/>
                <w:bCs/>
              </w:rPr>
              <w:t>Outcome</w:t>
            </w:r>
          </w:p>
        </w:tc>
        <w:tc>
          <w:tcPr>
            <w:tcW w:w="1559" w:type="dxa"/>
          </w:tcPr>
          <w:p w14:paraId="440EB49D" w14:textId="77777777" w:rsidR="00073AD9" w:rsidRDefault="00000000">
            <w:pPr>
              <w:pStyle w:val="Compact"/>
              <w:jc w:val="right"/>
            </w:pPr>
            <w:r>
              <w:rPr>
                <w:b/>
                <w:bCs/>
              </w:rPr>
              <w:t>Slope β (95% CI)</w:t>
            </w:r>
          </w:p>
        </w:tc>
        <w:tc>
          <w:tcPr>
            <w:tcW w:w="850" w:type="dxa"/>
          </w:tcPr>
          <w:p w14:paraId="0333B43E" w14:textId="77777777" w:rsidR="00073AD9" w:rsidRDefault="00000000">
            <w:pPr>
              <w:pStyle w:val="Compact"/>
              <w:jc w:val="right"/>
            </w:pPr>
            <w:r>
              <w:rPr>
                <w:b/>
                <w:bCs/>
                <w:i/>
                <w:iCs/>
              </w:rPr>
              <w:t>p</w:t>
            </w:r>
          </w:p>
        </w:tc>
        <w:tc>
          <w:tcPr>
            <w:tcW w:w="2127" w:type="dxa"/>
          </w:tcPr>
          <w:p w14:paraId="719673C1" w14:textId="34886599" w:rsidR="00073AD9" w:rsidRDefault="00284F51">
            <w:pPr>
              <w:pStyle w:val="Compact"/>
              <w:jc w:val="right"/>
            </w:pPr>
            <w:ins w:id="762" w:author="治輝 齋藤" w:date="2026-05-19T23:43:00Z" w16du:dateUtc="2026-05-19T14:43:00Z">
              <w:r w:rsidRPr="00284F51">
                <w:rPr>
                  <w:b/>
                  <w:bCs/>
                </w:rPr>
                <w:t>Proportion aged ≥65 years</w:t>
              </w:r>
            </w:ins>
            <w:del w:id="763" w:author="治輝 齋藤" w:date="2026-05-19T23:43:00Z" w16du:dateUtc="2026-05-19T14:43:00Z">
              <w:r w:rsidDel="00284F51">
                <w:rPr>
                  <w:b/>
                  <w:bCs/>
                </w:rPr>
                <w:delText>Aging rate</w:delText>
              </w:r>
            </w:del>
            <w:r>
              <w:rPr>
                <w:b/>
                <w:bCs/>
              </w:rPr>
              <w:t xml:space="preserve"> β (95% CI)</w:t>
            </w:r>
          </w:p>
        </w:tc>
        <w:tc>
          <w:tcPr>
            <w:tcW w:w="850" w:type="dxa"/>
          </w:tcPr>
          <w:p w14:paraId="33E3AD06" w14:textId="77777777" w:rsidR="00073AD9" w:rsidRDefault="00000000">
            <w:pPr>
              <w:pStyle w:val="Compact"/>
              <w:jc w:val="right"/>
            </w:pPr>
            <w:r>
              <w:rPr>
                <w:b/>
                <w:bCs/>
                <w:i/>
                <w:iCs/>
              </w:rPr>
              <w:t>p</w:t>
            </w:r>
          </w:p>
        </w:tc>
        <w:tc>
          <w:tcPr>
            <w:tcW w:w="851" w:type="dxa"/>
          </w:tcPr>
          <w:p w14:paraId="40719DF7" w14:textId="77777777" w:rsidR="00073AD9" w:rsidRDefault="00000000">
            <w:pPr>
              <w:pStyle w:val="Compact"/>
              <w:jc w:val="right"/>
            </w:pPr>
            <w:r>
              <w:rPr>
                <w:b/>
                <w:bCs/>
              </w:rPr>
              <w:t>R²</w:t>
            </w:r>
          </w:p>
        </w:tc>
        <w:tc>
          <w:tcPr>
            <w:tcW w:w="1041" w:type="dxa"/>
          </w:tcPr>
          <w:p w14:paraId="61C5DDF3" w14:textId="77777777" w:rsidR="00073AD9" w:rsidRDefault="00000000">
            <w:pPr>
              <w:pStyle w:val="Compact"/>
              <w:jc w:val="right"/>
            </w:pPr>
            <w:r>
              <w:rPr>
                <w:b/>
                <w:bCs/>
              </w:rPr>
              <w:t>Adj. R²</w:t>
            </w:r>
          </w:p>
        </w:tc>
      </w:tr>
      <w:tr w:rsidR="00073AD9" w14:paraId="1ED93FC1" w14:textId="77777777" w:rsidTr="0067046B">
        <w:tc>
          <w:tcPr>
            <w:tcW w:w="1560" w:type="dxa"/>
          </w:tcPr>
          <w:p w14:paraId="0CBCCE15" w14:textId="77777777" w:rsidR="00073AD9" w:rsidRDefault="00000000">
            <w:pPr>
              <w:pStyle w:val="Compact"/>
            </w:pPr>
            <w:r>
              <w:t>Hip (femur) fracture</w:t>
            </w:r>
          </w:p>
        </w:tc>
        <w:tc>
          <w:tcPr>
            <w:tcW w:w="1559" w:type="dxa"/>
          </w:tcPr>
          <w:p w14:paraId="423AC549" w14:textId="77777777" w:rsidR="00073AD9" w:rsidRDefault="00000000">
            <w:pPr>
              <w:pStyle w:val="Compact"/>
              <w:jc w:val="right"/>
            </w:pPr>
            <w:r>
              <w:rPr>
                <w:b/>
                <w:bCs/>
              </w:rPr>
              <w:t>3.49 (0.11, 6.86)</w:t>
            </w:r>
          </w:p>
        </w:tc>
        <w:tc>
          <w:tcPr>
            <w:tcW w:w="850" w:type="dxa"/>
          </w:tcPr>
          <w:p w14:paraId="63AF4A33" w14:textId="77777777" w:rsidR="00073AD9" w:rsidRDefault="00000000">
            <w:pPr>
              <w:pStyle w:val="Compact"/>
              <w:jc w:val="right"/>
            </w:pPr>
            <w:r>
              <w:rPr>
                <w:b/>
                <w:bCs/>
              </w:rPr>
              <w:t>0.043</w:t>
            </w:r>
          </w:p>
        </w:tc>
        <w:tc>
          <w:tcPr>
            <w:tcW w:w="2127" w:type="dxa"/>
          </w:tcPr>
          <w:p w14:paraId="56BE67B5" w14:textId="77777777" w:rsidR="00073AD9" w:rsidRDefault="00000000">
            <w:pPr>
              <w:pStyle w:val="Compact"/>
              <w:jc w:val="right"/>
            </w:pPr>
            <w:r>
              <w:rPr>
                <w:b/>
                <w:bCs/>
              </w:rPr>
              <w:t>5.53 (1.32, 9.74)</w:t>
            </w:r>
          </w:p>
        </w:tc>
        <w:tc>
          <w:tcPr>
            <w:tcW w:w="850" w:type="dxa"/>
          </w:tcPr>
          <w:p w14:paraId="619D7B25" w14:textId="77777777" w:rsidR="00073AD9" w:rsidRDefault="00000000">
            <w:pPr>
              <w:pStyle w:val="Compact"/>
              <w:jc w:val="right"/>
            </w:pPr>
            <w:r>
              <w:rPr>
                <w:b/>
                <w:bCs/>
              </w:rPr>
              <w:t>0.011</w:t>
            </w:r>
          </w:p>
        </w:tc>
        <w:tc>
          <w:tcPr>
            <w:tcW w:w="851" w:type="dxa"/>
          </w:tcPr>
          <w:p w14:paraId="718A25F6" w14:textId="77777777" w:rsidR="00073AD9" w:rsidRDefault="00000000">
            <w:pPr>
              <w:pStyle w:val="Compact"/>
              <w:jc w:val="right"/>
            </w:pPr>
            <w:r>
              <w:rPr>
                <w:b/>
                <w:bCs/>
              </w:rPr>
              <w:t>0.385</w:t>
            </w:r>
          </w:p>
        </w:tc>
        <w:tc>
          <w:tcPr>
            <w:tcW w:w="1041" w:type="dxa"/>
          </w:tcPr>
          <w:p w14:paraId="5BDF414E" w14:textId="77777777" w:rsidR="00073AD9" w:rsidRDefault="00000000">
            <w:pPr>
              <w:pStyle w:val="Compact"/>
              <w:jc w:val="right"/>
            </w:pPr>
            <w:r>
              <w:rPr>
                <w:b/>
                <w:bCs/>
              </w:rPr>
              <w:t>0.326</w:t>
            </w:r>
          </w:p>
        </w:tc>
      </w:tr>
      <w:tr w:rsidR="00073AD9" w14:paraId="5655CD69" w14:textId="77777777" w:rsidTr="0067046B">
        <w:tc>
          <w:tcPr>
            <w:tcW w:w="1560" w:type="dxa"/>
          </w:tcPr>
          <w:p w14:paraId="0F6F909B" w14:textId="77777777" w:rsidR="00073AD9" w:rsidRDefault="00000000">
            <w:pPr>
              <w:pStyle w:val="Compact"/>
            </w:pPr>
            <w:r>
              <w:t>Total fracture</w:t>
            </w:r>
          </w:p>
        </w:tc>
        <w:tc>
          <w:tcPr>
            <w:tcW w:w="1559" w:type="dxa"/>
          </w:tcPr>
          <w:p w14:paraId="460B3458" w14:textId="77777777" w:rsidR="00073AD9" w:rsidRDefault="00000000">
            <w:pPr>
              <w:pStyle w:val="Compact"/>
              <w:jc w:val="right"/>
            </w:pPr>
            <w:r>
              <w:t>4.47 (−0.88, 9.82)</w:t>
            </w:r>
          </w:p>
        </w:tc>
        <w:tc>
          <w:tcPr>
            <w:tcW w:w="850" w:type="dxa"/>
          </w:tcPr>
          <w:p w14:paraId="36E3E9FD" w14:textId="77777777" w:rsidR="00073AD9" w:rsidRDefault="00000000">
            <w:pPr>
              <w:pStyle w:val="Compact"/>
              <w:jc w:val="right"/>
            </w:pPr>
            <w:r>
              <w:t>0.099</w:t>
            </w:r>
          </w:p>
        </w:tc>
        <w:tc>
          <w:tcPr>
            <w:tcW w:w="2127" w:type="dxa"/>
          </w:tcPr>
          <w:p w14:paraId="60945677" w14:textId="77777777" w:rsidR="00073AD9" w:rsidRDefault="00000000">
            <w:pPr>
              <w:pStyle w:val="Compact"/>
              <w:jc w:val="right"/>
            </w:pPr>
            <w:r>
              <w:rPr>
                <w:b/>
                <w:bCs/>
              </w:rPr>
              <w:t>7.19 (0.51, 13.86)</w:t>
            </w:r>
          </w:p>
        </w:tc>
        <w:tc>
          <w:tcPr>
            <w:tcW w:w="850" w:type="dxa"/>
          </w:tcPr>
          <w:p w14:paraId="35C5FEFA" w14:textId="77777777" w:rsidR="00073AD9" w:rsidRDefault="00000000">
            <w:pPr>
              <w:pStyle w:val="Compact"/>
              <w:jc w:val="right"/>
            </w:pPr>
            <w:r>
              <w:rPr>
                <w:b/>
                <w:bCs/>
              </w:rPr>
              <w:t>0.035</w:t>
            </w:r>
          </w:p>
        </w:tc>
        <w:tc>
          <w:tcPr>
            <w:tcW w:w="851" w:type="dxa"/>
          </w:tcPr>
          <w:p w14:paraId="07D39E4E" w14:textId="77777777" w:rsidR="00073AD9" w:rsidRDefault="00000000">
            <w:pPr>
              <w:pStyle w:val="Compact"/>
              <w:jc w:val="right"/>
            </w:pPr>
            <w:r>
              <w:t>0.276</w:t>
            </w:r>
          </w:p>
        </w:tc>
        <w:tc>
          <w:tcPr>
            <w:tcW w:w="1041" w:type="dxa"/>
          </w:tcPr>
          <w:p w14:paraId="5C6CD5E0" w14:textId="77777777" w:rsidR="00073AD9" w:rsidRDefault="00000000">
            <w:pPr>
              <w:pStyle w:val="Compact"/>
              <w:jc w:val="right"/>
            </w:pPr>
            <w:r>
              <w:t>0.206</w:t>
            </w:r>
          </w:p>
        </w:tc>
      </w:tr>
      <w:tr w:rsidR="00073AD9" w14:paraId="4C3BF7C7" w14:textId="77777777" w:rsidTr="0067046B">
        <w:tc>
          <w:tcPr>
            <w:tcW w:w="1560" w:type="dxa"/>
          </w:tcPr>
          <w:p w14:paraId="34B62996" w14:textId="77777777" w:rsidR="00073AD9" w:rsidRDefault="00000000">
            <w:pPr>
              <w:pStyle w:val="Compact"/>
            </w:pPr>
            <w:r>
              <w:t>Humerus fracture</w:t>
            </w:r>
          </w:p>
        </w:tc>
        <w:tc>
          <w:tcPr>
            <w:tcW w:w="1559" w:type="dxa"/>
          </w:tcPr>
          <w:p w14:paraId="4B661D4F" w14:textId="77777777" w:rsidR="00073AD9" w:rsidRDefault="00000000">
            <w:pPr>
              <w:pStyle w:val="Compact"/>
              <w:jc w:val="right"/>
            </w:pPr>
            <w:r>
              <w:t>0.23 (−0.50, 0.96)</w:t>
            </w:r>
          </w:p>
        </w:tc>
        <w:tc>
          <w:tcPr>
            <w:tcW w:w="850" w:type="dxa"/>
          </w:tcPr>
          <w:p w14:paraId="277F33EC" w14:textId="77777777" w:rsidR="00073AD9" w:rsidRDefault="00000000">
            <w:pPr>
              <w:pStyle w:val="Compact"/>
              <w:jc w:val="right"/>
            </w:pPr>
            <w:r>
              <w:t>0.524</w:t>
            </w:r>
          </w:p>
        </w:tc>
        <w:tc>
          <w:tcPr>
            <w:tcW w:w="2127" w:type="dxa"/>
          </w:tcPr>
          <w:p w14:paraId="55F79E81" w14:textId="77777777" w:rsidR="00073AD9" w:rsidRDefault="00000000">
            <w:pPr>
              <w:pStyle w:val="Compact"/>
              <w:jc w:val="right"/>
            </w:pPr>
            <w:r>
              <w:t>0.54 (−0.38, 1.46)</w:t>
            </w:r>
          </w:p>
        </w:tc>
        <w:tc>
          <w:tcPr>
            <w:tcW w:w="850" w:type="dxa"/>
          </w:tcPr>
          <w:p w14:paraId="1788966E" w14:textId="77777777" w:rsidR="00073AD9" w:rsidRDefault="00000000">
            <w:pPr>
              <w:pStyle w:val="Compact"/>
              <w:jc w:val="right"/>
            </w:pPr>
            <w:r>
              <w:t>0.245</w:t>
            </w:r>
          </w:p>
        </w:tc>
        <w:tc>
          <w:tcPr>
            <w:tcW w:w="851" w:type="dxa"/>
          </w:tcPr>
          <w:p w14:paraId="6DFFAC16" w14:textId="77777777" w:rsidR="00073AD9" w:rsidRDefault="00000000">
            <w:pPr>
              <w:pStyle w:val="Compact"/>
              <w:jc w:val="right"/>
            </w:pPr>
            <w:r>
              <w:t>0.107</w:t>
            </w:r>
          </w:p>
        </w:tc>
        <w:tc>
          <w:tcPr>
            <w:tcW w:w="1041" w:type="dxa"/>
          </w:tcPr>
          <w:p w14:paraId="0479B5B1" w14:textId="77777777" w:rsidR="00073AD9" w:rsidRDefault="00000000">
            <w:pPr>
              <w:pStyle w:val="Compact"/>
              <w:jc w:val="right"/>
            </w:pPr>
            <w:r>
              <w:t>0.022</w:t>
            </w:r>
          </w:p>
        </w:tc>
      </w:tr>
      <w:tr w:rsidR="00073AD9" w14:paraId="75067BA9" w14:textId="77777777" w:rsidTr="0067046B">
        <w:tc>
          <w:tcPr>
            <w:tcW w:w="1560" w:type="dxa"/>
          </w:tcPr>
          <w:p w14:paraId="339D7B24" w14:textId="77777777" w:rsidR="00073AD9" w:rsidRDefault="00000000">
            <w:pPr>
              <w:pStyle w:val="Compact"/>
            </w:pPr>
            <w:r>
              <w:t>Forearm fracture</w:t>
            </w:r>
          </w:p>
        </w:tc>
        <w:tc>
          <w:tcPr>
            <w:tcW w:w="1559" w:type="dxa"/>
          </w:tcPr>
          <w:p w14:paraId="3B89D27E" w14:textId="77777777" w:rsidR="00073AD9" w:rsidRDefault="00000000">
            <w:pPr>
              <w:pStyle w:val="Compact"/>
              <w:jc w:val="right"/>
            </w:pPr>
            <w:r>
              <w:t>0.67 (−0.95, 2.30)</w:t>
            </w:r>
          </w:p>
        </w:tc>
        <w:tc>
          <w:tcPr>
            <w:tcW w:w="850" w:type="dxa"/>
          </w:tcPr>
          <w:p w14:paraId="315D1161" w14:textId="77777777" w:rsidR="00073AD9" w:rsidRDefault="00000000">
            <w:pPr>
              <w:pStyle w:val="Compact"/>
              <w:jc w:val="right"/>
            </w:pPr>
            <w:r>
              <w:t>0.402</w:t>
            </w:r>
          </w:p>
        </w:tc>
        <w:tc>
          <w:tcPr>
            <w:tcW w:w="2127" w:type="dxa"/>
          </w:tcPr>
          <w:p w14:paraId="5A707567" w14:textId="77777777" w:rsidR="00073AD9" w:rsidRDefault="00000000">
            <w:pPr>
              <w:pStyle w:val="Compact"/>
              <w:jc w:val="right"/>
            </w:pPr>
            <w:r>
              <w:t>1.28 (−0.77, 3.33)</w:t>
            </w:r>
          </w:p>
        </w:tc>
        <w:tc>
          <w:tcPr>
            <w:tcW w:w="850" w:type="dxa"/>
          </w:tcPr>
          <w:p w14:paraId="2754CEFB" w14:textId="77777777" w:rsidR="00073AD9" w:rsidRDefault="00000000">
            <w:pPr>
              <w:pStyle w:val="Compact"/>
              <w:jc w:val="right"/>
            </w:pPr>
            <w:r>
              <w:t>0.218</w:t>
            </w:r>
          </w:p>
        </w:tc>
        <w:tc>
          <w:tcPr>
            <w:tcW w:w="851" w:type="dxa"/>
          </w:tcPr>
          <w:p w14:paraId="7B952F7F" w14:textId="77777777" w:rsidR="00073AD9" w:rsidRDefault="00000000">
            <w:pPr>
              <w:pStyle w:val="Compact"/>
              <w:jc w:val="right"/>
            </w:pPr>
            <w:r>
              <w:t>0.062</w:t>
            </w:r>
          </w:p>
        </w:tc>
        <w:tc>
          <w:tcPr>
            <w:tcW w:w="1041" w:type="dxa"/>
          </w:tcPr>
          <w:p w14:paraId="254C23CF" w14:textId="77777777" w:rsidR="00073AD9" w:rsidRDefault="00000000">
            <w:pPr>
              <w:pStyle w:val="Compact"/>
              <w:jc w:val="right"/>
            </w:pPr>
            <w:r>
              <w:t>−0.027</w:t>
            </w:r>
          </w:p>
        </w:tc>
      </w:tr>
    </w:tbl>
    <w:p w14:paraId="14C2FCD5" w14:textId="59D4705D" w:rsidR="00073AD9" w:rsidRDefault="00000000">
      <w:pPr>
        <w:pStyle w:val="a0"/>
      </w:pPr>
      <w:r>
        <w:t xml:space="preserve">All models adjusted for </w:t>
      </w:r>
      <w:ins w:id="764" w:author="治輝 齋藤" w:date="2026-05-19T23:43:00Z" w16du:dateUtc="2026-05-19T14:43:00Z">
        <w:r w:rsidR="00284F51" w:rsidRPr="00284F51">
          <w:t>proportion aged ≥65 years</w:t>
        </w:r>
      </w:ins>
      <w:del w:id="765" w:author="治輝 齋藤" w:date="2026-05-19T23:43:00Z" w16du:dateUtc="2026-05-19T14:43:00Z">
        <w:r w:rsidDel="00284F51">
          <w:delText>aging rate</w:delText>
        </w:r>
      </w:del>
      <w:r>
        <w:t>, fast</w:t>
      </w:r>
      <w:ins w:id="766" w:author="治輝 齋藤" w:date="2026-05-19T23:43:00Z" w16du:dateUtc="2026-05-19T14:43:00Z">
        <w:r w:rsidR="00284F51">
          <w:rPr>
            <w:rFonts w:hint="eastAsia"/>
            <w:lang w:eastAsia="ja-JP"/>
          </w:rPr>
          <w:t>-</w:t>
        </w:r>
      </w:ins>
      <w:del w:id="767" w:author="治輝 齋藤" w:date="2026-05-19T23:43:00Z" w16du:dateUtc="2026-05-19T14:43:00Z">
        <w:r w:rsidDel="00284F51">
          <w:delText xml:space="preserve"> </w:delText>
        </w:r>
      </w:del>
      <w:r>
        <w:t xml:space="preserve">walking </w:t>
      </w:r>
      <w:ins w:id="768" w:author="治輝 齋藤" w:date="2026-05-19T23:43:00Z" w16du:dateUtc="2026-05-19T14:43:00Z">
        <w:r w:rsidR="00284F51" w:rsidRPr="00284F51">
          <w:t>proportion</w:t>
        </w:r>
      </w:ins>
      <w:del w:id="769" w:author="治輝 齋藤" w:date="2026-05-19T23:43:00Z" w16du:dateUtc="2026-05-19T14:43: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rPr>
          <w:ins w:id="770" w:author="治輝 齋藤" w:date="2026-05-19T12:41:00Z" w16du:dateUtc="2026-05-19T03:41:00Z"/>
        </w:rPr>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pPr>
        <w:rPr>
          <w:ins w:id="771" w:author="治輝 齋藤" w:date="2026-05-19T12:41:00Z" w16du:dateUtc="2026-05-19T03:41:00Z"/>
        </w:rPr>
      </w:pPr>
      <w:ins w:id="772" w:author="治輝 齋藤" w:date="2026-05-19T12:41:00Z" w16du:dateUtc="2026-05-19T03:41:00Z">
        <w:r>
          <w:pict w14:anchorId="14EA81B3">
            <v:rect id="_x0000_i1040" style="width:0;height:1.5pt" o:hralign="center" o:hrstd="t" o:hr="t"/>
          </w:pict>
        </w:r>
      </w:ins>
    </w:p>
    <w:p w14:paraId="2B7A965A" w14:textId="77777777" w:rsidR="00FE5A92" w:rsidRPr="00F04F3D" w:rsidRDefault="00FE5A92" w:rsidP="00FE5A92">
      <w:pPr>
        <w:pStyle w:val="2"/>
        <w:rPr>
          <w:ins w:id="773" w:author="治輝 齋藤" w:date="2026-05-19T12:41:00Z" w16du:dateUtc="2026-05-19T03:41:00Z"/>
        </w:rPr>
      </w:pPr>
      <w:ins w:id="774" w:author="治輝 齋藤" w:date="2026-05-19T12:41:00Z" w16du:dateUtc="2026-05-19T03:41:00Z">
        <w:r>
          <w:br w:type="page"/>
        </w:r>
        <w:commentRangeStart w:id="775"/>
        <w:r w:rsidRPr="00F04F3D">
          <w:lastRenderedPageBreak/>
          <w:t>Table 5. Indirect Standardization Sensitivity Analysis: Multivariable Linear Regression of Indirectly Standardized Hip (Femur) Surgery Rate on Terrain Slope (N = 47)</w:t>
        </w:r>
      </w:ins>
    </w:p>
    <w:tbl>
      <w:tblPr>
        <w:tblStyle w:val="Table"/>
        <w:tblW w:w="5000" w:type="pct"/>
        <w:tblLayout w:type="fixed"/>
        <w:tblLook w:val="0020" w:firstRow="1" w:lastRow="0" w:firstColumn="0" w:lastColumn="0" w:noHBand="0" w:noVBand="0"/>
        <w:tblPrChange w:id="776" w:author="治輝 齋藤" w:date="2026-05-20T19:16:00Z" w16du:dateUtc="2026-05-20T10:16:00Z">
          <w:tblPr>
            <w:tblStyle w:val="Table"/>
            <w:tblW w:w="5000" w:type="pct"/>
            <w:tblLayout w:type="fixed"/>
            <w:tblLook w:val="0020" w:firstRow="1" w:lastRow="0" w:firstColumn="0" w:lastColumn="0" w:noHBand="0" w:noVBand="0"/>
          </w:tblPr>
        </w:tblPrChange>
      </w:tblPr>
      <w:tblGrid>
        <w:gridCol w:w="4395"/>
        <w:gridCol w:w="3543"/>
        <w:gridCol w:w="900"/>
        <w:tblGridChange w:id="777">
          <w:tblGrid>
            <w:gridCol w:w="2946"/>
            <w:gridCol w:w="1449"/>
            <w:gridCol w:w="1497"/>
            <w:gridCol w:w="2046"/>
            <w:gridCol w:w="900"/>
          </w:tblGrid>
        </w:tblGridChange>
      </w:tblGrid>
      <w:tr w:rsidR="00FE5A92" w:rsidRPr="00F04F3D" w14:paraId="1EC9A087" w14:textId="77777777" w:rsidTr="0067046B">
        <w:trPr>
          <w:cnfStyle w:val="100000000000" w:firstRow="1" w:lastRow="0" w:firstColumn="0" w:lastColumn="0" w:oddVBand="0" w:evenVBand="0" w:oddHBand="0" w:evenHBand="0" w:firstRowFirstColumn="0" w:firstRowLastColumn="0" w:lastRowFirstColumn="0" w:lastRowLastColumn="0"/>
          <w:tblHeader/>
          <w:ins w:id="778" w:author="治輝 齋藤" w:date="2026-05-19T12:41:00Z"/>
          <w:trPrChange w:id="779" w:author="治輝 齋藤" w:date="2026-05-20T19:16:00Z" w16du:dateUtc="2026-05-20T10:16:00Z">
            <w:trPr>
              <w:tblHeader/>
            </w:trPr>
          </w:trPrChange>
        </w:trPr>
        <w:tc>
          <w:tcPr>
            <w:tcW w:w="4395" w:type="dxa"/>
            <w:tcPrChange w:id="780" w:author="治輝 齋藤" w:date="2026-05-20T19:16:00Z" w16du:dateUtc="2026-05-20T10:16:00Z">
              <w:tcPr>
                <w:tcW w:w="2640" w:type="dxa"/>
              </w:tcPr>
            </w:tcPrChange>
          </w:tcPr>
          <w:p w14:paraId="18E6CB05" w14:textId="7CE0D065" w:rsidR="00FE5A92" w:rsidRPr="00F04F3D" w:rsidRDefault="005B1F6E" w:rsidP="005A47BC">
            <w:pPr>
              <w:spacing w:before="36" w:after="36"/>
              <w:cnfStyle w:val="100000000000" w:firstRow="1" w:lastRow="0" w:firstColumn="0" w:lastColumn="0" w:oddVBand="0" w:evenVBand="0" w:oddHBand="0" w:evenHBand="0" w:firstRowFirstColumn="0" w:firstRowLastColumn="0" w:lastRowFirstColumn="0" w:lastRowLastColumn="0"/>
              <w:rPr>
                <w:ins w:id="781" w:author="治輝 齋藤" w:date="2026-05-19T12:41:00Z" w16du:dateUtc="2026-05-19T03:41:00Z"/>
              </w:rPr>
            </w:pPr>
            <w:ins w:id="782" w:author="治輝 齋藤" w:date="2026-05-20T12:32:00Z" w16du:dateUtc="2026-05-20T03:32:00Z">
              <w:r w:rsidRPr="005B1F6E">
                <w:rPr>
                  <w:b/>
                  <w:bCs/>
                </w:rPr>
                <w:t>Replacement assumption</w:t>
              </w:r>
            </w:ins>
            <w:ins w:id="783" w:author="治輝 齋藤" w:date="2026-05-19T12:41:00Z" w16du:dateUtc="2026-05-19T03:41:00Z">
              <w:r w:rsidR="00FE5A92" w:rsidRPr="00F04F3D">
                <w:rPr>
                  <w:b/>
                  <w:bCs/>
                </w:rPr>
                <w:t xml:space="preserve"> for </w:t>
              </w:r>
            </w:ins>
            <w:ins w:id="784" w:author="治輝 齋藤" w:date="2026-05-20T12:33:00Z" w16du:dateUtc="2026-05-20T03:33:00Z">
              <w:r w:rsidRPr="005B1F6E">
                <w:rPr>
                  <w:b/>
                  <w:bCs/>
                </w:rPr>
                <w:t>withheld</w:t>
              </w:r>
            </w:ins>
            <w:ins w:id="785" w:author="治輝 齋藤" w:date="2026-05-19T12:41:00Z" w16du:dateUtc="2026-05-19T03:41:00Z">
              <w:r w:rsidR="00FE5A92" w:rsidRPr="00F04F3D">
                <w:rPr>
                  <w:b/>
                  <w:bCs/>
                </w:rPr>
                <w:t xml:space="preserve"> age-stratified surgery cells</w:t>
              </w:r>
            </w:ins>
          </w:p>
        </w:tc>
        <w:tc>
          <w:tcPr>
            <w:tcW w:w="3543" w:type="dxa"/>
            <w:tcPrChange w:id="786" w:author="治輝 齋藤" w:date="2026-05-20T19:16:00Z" w16du:dateUtc="2026-05-20T10:16:00Z">
              <w:tcPr>
                <w:tcW w:w="2640" w:type="dxa"/>
                <w:gridSpan w:val="2"/>
              </w:tcPr>
            </w:tcPrChange>
          </w:tcPr>
          <w:p w14:paraId="69074DDD" w14:textId="77777777" w:rsidR="00FE5A92" w:rsidRPr="00F04F3D" w:rsidRDefault="00FE5A92" w:rsidP="005A47BC">
            <w:pPr>
              <w:spacing w:before="36" w:after="36"/>
              <w:cnfStyle w:val="100000000000" w:firstRow="1" w:lastRow="0" w:firstColumn="0" w:lastColumn="0" w:oddVBand="0" w:evenVBand="0" w:oddHBand="0" w:evenHBand="0" w:firstRowFirstColumn="0" w:firstRowLastColumn="0" w:lastRowFirstColumn="0" w:lastRowLastColumn="0"/>
              <w:rPr>
                <w:ins w:id="787" w:author="治輝 齋藤" w:date="2026-05-19T12:41:00Z" w16du:dateUtc="2026-05-19T03:41:00Z"/>
              </w:rPr>
            </w:pPr>
            <w:ins w:id="788" w:author="治輝 齋藤" w:date="2026-05-19T12:41:00Z" w16du:dateUtc="2026-05-19T03:41:00Z">
              <w:r w:rsidRPr="00F04F3D">
                <w:rPr>
                  <w:b/>
                  <w:bCs/>
                </w:rPr>
                <w:t>Terrain slope β (95% CI)</w:t>
              </w:r>
              <w:r w:rsidRPr="00F04F3D">
                <w:t xml:space="preserve"> per 1°</w:t>
              </w:r>
            </w:ins>
          </w:p>
        </w:tc>
        <w:tc>
          <w:tcPr>
            <w:tcW w:w="900" w:type="dxa"/>
            <w:tcPrChange w:id="789" w:author="治輝 齋藤" w:date="2026-05-20T19:16:00Z" w16du:dateUtc="2026-05-20T10:16:00Z">
              <w:tcPr>
                <w:tcW w:w="2640" w:type="dxa"/>
                <w:gridSpan w:val="2"/>
              </w:tcPr>
            </w:tcPrChange>
          </w:tcPr>
          <w:p w14:paraId="58430953" w14:textId="77777777" w:rsidR="00FE5A92" w:rsidRPr="00F04F3D" w:rsidRDefault="00FE5A92" w:rsidP="005A47BC">
            <w:pPr>
              <w:spacing w:before="36" w:after="36"/>
              <w:cnfStyle w:val="100000000000" w:firstRow="1" w:lastRow="0" w:firstColumn="0" w:lastColumn="0" w:oddVBand="0" w:evenVBand="0" w:oddHBand="0" w:evenHBand="0" w:firstRowFirstColumn="0" w:firstRowLastColumn="0" w:lastRowFirstColumn="0" w:lastRowLastColumn="0"/>
              <w:rPr>
                <w:ins w:id="790" w:author="治輝 齋藤" w:date="2026-05-19T12:41:00Z" w16du:dateUtc="2026-05-19T03:41:00Z"/>
              </w:rPr>
            </w:pPr>
            <w:ins w:id="791" w:author="治輝 齋藤" w:date="2026-05-19T12:41:00Z" w16du:dateUtc="2026-05-19T03:41:00Z">
              <w:r w:rsidRPr="00F04F3D">
                <w:rPr>
                  <w:b/>
                  <w:bCs/>
                  <w:i/>
                  <w:iCs/>
                </w:rPr>
                <w:t>p</w:t>
              </w:r>
            </w:ins>
          </w:p>
        </w:tc>
      </w:tr>
      <w:tr w:rsidR="00FE5A92" w:rsidRPr="00F04F3D" w14:paraId="192F1A6A" w14:textId="77777777" w:rsidTr="0067046B">
        <w:trPr>
          <w:ins w:id="792" w:author="治輝 齋藤" w:date="2026-05-19T12:41:00Z"/>
        </w:trPr>
        <w:tc>
          <w:tcPr>
            <w:tcW w:w="4395" w:type="dxa"/>
            <w:tcPrChange w:id="793" w:author="治輝 齋藤" w:date="2026-05-20T19:16:00Z" w16du:dateUtc="2026-05-20T10:16:00Z">
              <w:tcPr>
                <w:tcW w:w="2640" w:type="dxa"/>
              </w:tcPr>
            </w:tcPrChange>
          </w:tcPr>
          <w:p w14:paraId="382019AF" w14:textId="7E21D6C8" w:rsidR="00FE5A92" w:rsidRPr="00F04F3D" w:rsidRDefault="005B1F6E" w:rsidP="005A47BC">
            <w:pPr>
              <w:spacing w:before="36" w:after="36"/>
              <w:rPr>
                <w:ins w:id="794" w:author="治輝 齋藤" w:date="2026-05-19T12:41:00Z" w16du:dateUtc="2026-05-19T03:41:00Z"/>
              </w:rPr>
            </w:pPr>
            <w:ins w:id="795" w:author="治輝 齋藤" w:date="2026-05-20T12:33:00Z" w16du:dateUtc="2026-05-20T03:33:00Z">
              <w:r w:rsidRPr="005B1F6E">
                <w:t>Withheld cell replaced with 0 surgeries</w:t>
              </w:r>
            </w:ins>
          </w:p>
        </w:tc>
        <w:tc>
          <w:tcPr>
            <w:tcW w:w="3543" w:type="dxa"/>
            <w:tcPrChange w:id="796" w:author="治輝 齋藤" w:date="2026-05-20T19:16:00Z" w16du:dateUtc="2026-05-20T10:16:00Z">
              <w:tcPr>
                <w:tcW w:w="2640" w:type="dxa"/>
                <w:gridSpan w:val="2"/>
              </w:tcPr>
            </w:tcPrChange>
          </w:tcPr>
          <w:p w14:paraId="428622B8" w14:textId="77777777" w:rsidR="00FE5A92" w:rsidRPr="00F04F3D" w:rsidRDefault="00FE5A92" w:rsidP="005A47BC">
            <w:pPr>
              <w:spacing w:before="36" w:after="36"/>
              <w:rPr>
                <w:ins w:id="797" w:author="治輝 齋藤" w:date="2026-05-19T12:41:00Z" w16du:dateUtc="2026-05-19T03:41:00Z"/>
              </w:rPr>
            </w:pPr>
            <w:ins w:id="798" w:author="治輝 齋藤" w:date="2026-05-19T12:41:00Z" w16du:dateUtc="2026-05-19T03:41:00Z">
              <w:r w:rsidRPr="00F04F3D">
                <w:rPr>
                  <w:b/>
                  <w:bCs/>
                </w:rPr>
                <w:t>5.71 (0.54, 10.88)</w:t>
              </w:r>
            </w:ins>
          </w:p>
        </w:tc>
        <w:tc>
          <w:tcPr>
            <w:tcW w:w="900" w:type="dxa"/>
            <w:tcPrChange w:id="799" w:author="治輝 齋藤" w:date="2026-05-20T19:16:00Z" w16du:dateUtc="2026-05-20T10:16:00Z">
              <w:tcPr>
                <w:tcW w:w="2640" w:type="dxa"/>
                <w:gridSpan w:val="2"/>
              </w:tcPr>
            </w:tcPrChange>
          </w:tcPr>
          <w:p w14:paraId="2EEEC603" w14:textId="77777777" w:rsidR="00FE5A92" w:rsidRPr="00F04F3D" w:rsidRDefault="00FE5A92" w:rsidP="005A47BC">
            <w:pPr>
              <w:spacing w:before="36" w:after="36"/>
              <w:rPr>
                <w:ins w:id="800" w:author="治輝 齋藤" w:date="2026-05-19T12:41:00Z" w16du:dateUtc="2026-05-19T03:41:00Z"/>
              </w:rPr>
            </w:pPr>
            <w:ins w:id="801" w:author="治輝 齋藤" w:date="2026-05-19T12:41:00Z" w16du:dateUtc="2026-05-19T03:41:00Z">
              <w:r w:rsidRPr="00F04F3D">
                <w:rPr>
                  <w:b/>
                  <w:bCs/>
                </w:rPr>
                <w:t>0.031</w:t>
              </w:r>
            </w:ins>
          </w:p>
        </w:tc>
      </w:tr>
      <w:tr w:rsidR="00FE5A92" w:rsidRPr="00F04F3D" w14:paraId="18AC0EDC" w14:textId="77777777" w:rsidTr="0067046B">
        <w:trPr>
          <w:ins w:id="802" w:author="治輝 齋藤" w:date="2026-05-19T12:41:00Z"/>
        </w:trPr>
        <w:tc>
          <w:tcPr>
            <w:tcW w:w="4395" w:type="dxa"/>
            <w:tcPrChange w:id="803" w:author="治輝 齋藤" w:date="2026-05-20T19:16:00Z" w16du:dateUtc="2026-05-20T10:16:00Z">
              <w:tcPr>
                <w:tcW w:w="2640" w:type="dxa"/>
              </w:tcPr>
            </w:tcPrChange>
          </w:tcPr>
          <w:p w14:paraId="3F150643" w14:textId="777E0186" w:rsidR="00FE5A92" w:rsidRPr="00F04F3D" w:rsidRDefault="005B1F6E" w:rsidP="005A47BC">
            <w:pPr>
              <w:spacing w:before="36" w:after="36"/>
              <w:rPr>
                <w:ins w:id="804" w:author="治輝 齋藤" w:date="2026-05-19T12:41:00Z" w16du:dateUtc="2026-05-19T03:41:00Z"/>
              </w:rPr>
            </w:pPr>
            <w:ins w:id="805" w:author="治輝 齋藤" w:date="2026-05-20T12:34:00Z" w16du:dateUtc="2026-05-20T03:34:00Z">
              <w:r w:rsidRPr="005B1F6E">
                <w:t>Withheld cell replaced with 5 surgeries</w:t>
              </w:r>
            </w:ins>
          </w:p>
        </w:tc>
        <w:tc>
          <w:tcPr>
            <w:tcW w:w="3543" w:type="dxa"/>
            <w:tcPrChange w:id="806" w:author="治輝 齋藤" w:date="2026-05-20T19:16:00Z" w16du:dateUtc="2026-05-20T10:16:00Z">
              <w:tcPr>
                <w:tcW w:w="2640" w:type="dxa"/>
                <w:gridSpan w:val="2"/>
              </w:tcPr>
            </w:tcPrChange>
          </w:tcPr>
          <w:p w14:paraId="249E0332" w14:textId="77777777" w:rsidR="00FE5A92" w:rsidRPr="00F04F3D" w:rsidRDefault="00FE5A92" w:rsidP="005A47BC">
            <w:pPr>
              <w:spacing w:before="36" w:after="36"/>
              <w:rPr>
                <w:ins w:id="807" w:author="治輝 齋藤" w:date="2026-05-19T12:41:00Z" w16du:dateUtc="2026-05-19T03:41:00Z"/>
              </w:rPr>
            </w:pPr>
            <w:ins w:id="808" w:author="治輝 齋藤" w:date="2026-05-19T12:41:00Z" w16du:dateUtc="2026-05-19T03:41:00Z">
              <w:r w:rsidRPr="00F04F3D">
                <w:rPr>
                  <w:b/>
                  <w:bCs/>
                </w:rPr>
                <w:t>3.61 (0.30, 6.92)</w:t>
              </w:r>
            </w:ins>
          </w:p>
        </w:tc>
        <w:tc>
          <w:tcPr>
            <w:tcW w:w="900" w:type="dxa"/>
            <w:tcPrChange w:id="809" w:author="治輝 齋藤" w:date="2026-05-20T19:16:00Z" w16du:dateUtc="2026-05-20T10:16:00Z">
              <w:tcPr>
                <w:tcW w:w="2640" w:type="dxa"/>
                <w:gridSpan w:val="2"/>
              </w:tcPr>
            </w:tcPrChange>
          </w:tcPr>
          <w:p w14:paraId="5CED5A3F" w14:textId="77777777" w:rsidR="00FE5A92" w:rsidRPr="00F04F3D" w:rsidRDefault="00FE5A92" w:rsidP="005A47BC">
            <w:pPr>
              <w:spacing w:before="36" w:after="36"/>
              <w:rPr>
                <w:ins w:id="810" w:author="治輝 齋藤" w:date="2026-05-19T12:41:00Z" w16du:dateUtc="2026-05-19T03:41:00Z"/>
              </w:rPr>
            </w:pPr>
            <w:ins w:id="811" w:author="治輝 齋藤" w:date="2026-05-19T12:41:00Z" w16du:dateUtc="2026-05-19T03:41:00Z">
              <w:r w:rsidRPr="00F04F3D">
                <w:rPr>
                  <w:b/>
                  <w:bCs/>
                </w:rPr>
                <w:t>0.033</w:t>
              </w:r>
            </w:ins>
          </w:p>
        </w:tc>
      </w:tr>
      <w:tr w:rsidR="00FE5A92" w:rsidRPr="00F04F3D" w14:paraId="1FB80FD9" w14:textId="77777777" w:rsidTr="0067046B">
        <w:trPr>
          <w:ins w:id="812" w:author="治輝 齋藤" w:date="2026-05-19T12:41:00Z"/>
        </w:trPr>
        <w:tc>
          <w:tcPr>
            <w:tcW w:w="4395" w:type="dxa"/>
            <w:tcPrChange w:id="813" w:author="治輝 齋藤" w:date="2026-05-20T19:16:00Z" w16du:dateUtc="2026-05-20T10:16:00Z">
              <w:tcPr>
                <w:tcW w:w="2640" w:type="dxa"/>
              </w:tcPr>
            </w:tcPrChange>
          </w:tcPr>
          <w:p w14:paraId="1BC2DDF3" w14:textId="353E6B45" w:rsidR="00FE5A92" w:rsidRPr="00F04F3D" w:rsidRDefault="005B1F6E" w:rsidP="005A47BC">
            <w:pPr>
              <w:spacing w:before="36" w:after="36"/>
              <w:rPr>
                <w:ins w:id="814" w:author="治輝 齋藤" w:date="2026-05-19T12:41:00Z" w16du:dateUtc="2026-05-19T03:41:00Z"/>
              </w:rPr>
            </w:pPr>
            <w:ins w:id="815" w:author="治輝 齋藤" w:date="2026-05-20T12:34:00Z" w16du:dateUtc="2026-05-20T03:34:00Z">
              <w:r>
                <w:rPr>
                  <w:rFonts w:hint="eastAsia"/>
                  <w:lang w:eastAsia="ja-JP"/>
                </w:rPr>
                <w:t>W</w:t>
              </w:r>
              <w:r w:rsidRPr="005B1F6E">
                <w:t>ithheld cell replaced with 9 surgeries</w:t>
              </w:r>
            </w:ins>
          </w:p>
        </w:tc>
        <w:tc>
          <w:tcPr>
            <w:tcW w:w="3543" w:type="dxa"/>
            <w:tcPrChange w:id="816" w:author="治輝 齋藤" w:date="2026-05-20T19:16:00Z" w16du:dateUtc="2026-05-20T10:16:00Z">
              <w:tcPr>
                <w:tcW w:w="2640" w:type="dxa"/>
                <w:gridSpan w:val="2"/>
              </w:tcPr>
            </w:tcPrChange>
          </w:tcPr>
          <w:p w14:paraId="1DC96675" w14:textId="77777777" w:rsidR="00FE5A92" w:rsidRPr="00F04F3D" w:rsidRDefault="00FE5A92" w:rsidP="005A47BC">
            <w:pPr>
              <w:spacing w:before="36" w:after="36"/>
              <w:rPr>
                <w:ins w:id="817" w:author="治輝 齋藤" w:date="2026-05-19T12:41:00Z" w16du:dateUtc="2026-05-19T03:41:00Z"/>
              </w:rPr>
            </w:pPr>
            <w:ins w:id="818" w:author="治輝 齋藤" w:date="2026-05-19T12:41:00Z" w16du:dateUtc="2026-05-19T03:41:00Z">
              <w:r w:rsidRPr="00F04F3D">
                <w:rPr>
                  <w:b/>
                  <w:bCs/>
                </w:rPr>
                <w:t>3.64 (0.28, 7.00)</w:t>
              </w:r>
            </w:ins>
          </w:p>
        </w:tc>
        <w:tc>
          <w:tcPr>
            <w:tcW w:w="900" w:type="dxa"/>
            <w:tcPrChange w:id="819" w:author="治輝 齋藤" w:date="2026-05-20T19:16:00Z" w16du:dateUtc="2026-05-20T10:16:00Z">
              <w:tcPr>
                <w:tcW w:w="2640" w:type="dxa"/>
                <w:gridSpan w:val="2"/>
              </w:tcPr>
            </w:tcPrChange>
          </w:tcPr>
          <w:p w14:paraId="526C4C4D" w14:textId="77777777" w:rsidR="00FE5A92" w:rsidRPr="00F04F3D" w:rsidRDefault="00FE5A92" w:rsidP="005A47BC">
            <w:pPr>
              <w:spacing w:before="36" w:after="36"/>
              <w:rPr>
                <w:ins w:id="820" w:author="治輝 齋藤" w:date="2026-05-19T12:41:00Z" w16du:dateUtc="2026-05-19T03:41:00Z"/>
              </w:rPr>
            </w:pPr>
            <w:ins w:id="821" w:author="治輝 齋藤" w:date="2026-05-19T12:41:00Z" w16du:dateUtc="2026-05-19T03:41:00Z">
              <w:r w:rsidRPr="00F04F3D">
                <w:rPr>
                  <w:b/>
                  <w:bCs/>
                </w:rPr>
                <w:t>0.035</w:t>
              </w:r>
            </w:ins>
          </w:p>
        </w:tc>
      </w:tr>
    </w:tbl>
    <w:p w14:paraId="7344C48E" w14:textId="529DEA31" w:rsidR="00FE5A92" w:rsidRDefault="00FE5A92" w:rsidP="00FE5A92">
      <w:pPr>
        <w:pStyle w:val="2"/>
        <w:rPr>
          <w:ins w:id="822" w:author="治輝 齋藤" w:date="2026-05-19T12:41:00Z" w16du:dateUtc="2026-05-19T03:41:00Z"/>
        </w:rPr>
      </w:pPr>
      <w:ins w:id="823" w:author="治輝 齋藤" w:date="2026-05-19T12:41:00Z" w16du:dateUtc="2026-05-19T03:41:00Z">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w:t>
        </w:r>
      </w:ins>
      <w:ins w:id="824" w:author="治輝 齋藤" w:date="2026-05-20T12:34:00Z" w16du:dateUtc="2026-05-20T03:34:00Z">
        <w:r w:rsidR="005B1F6E" w:rsidRPr="005B1F6E">
          <w:rPr>
            <w:rFonts w:asciiTheme="minorHAnsi" w:eastAsiaTheme="minorEastAsia" w:hAnsiTheme="minorHAnsi" w:cstheme="minorBidi"/>
            <w:color w:val="auto"/>
            <w:sz w:val="24"/>
            <w:szCs w:val="24"/>
          </w:rPr>
          <w:t>replacement</w:t>
        </w:r>
      </w:ins>
      <w:ins w:id="825" w:author="治輝 齋藤" w:date="2026-05-19T12:41:00Z" w16du:dateUtc="2026-05-19T03:41:00Z">
        <w:r w:rsidRPr="00F04F3D">
          <w:rPr>
            <w:rFonts w:asciiTheme="minorHAnsi" w:eastAsiaTheme="minorEastAsia" w:hAnsiTheme="minorHAnsi" w:cstheme="minorBidi"/>
            <w:color w:val="auto"/>
            <w:sz w:val="24"/>
            <w:szCs w:val="24"/>
          </w:rPr>
          <w:t xml:space="preserve"> rule (Methods</w:t>
        </w:r>
      </w:ins>
      <w:ins w:id="826" w:author="治輝 齋藤" w:date="2026-05-20T12:34:00Z" w16du:dateUtc="2026-05-20T03:34:00Z">
        <w:r w:rsidR="005B1F6E" w:rsidRPr="005B1F6E">
          <w:rPr>
            <w:rFonts w:asciiTheme="minorHAnsi" w:eastAsiaTheme="minorEastAsia" w:hAnsiTheme="minorHAnsi" w:cstheme="minorBidi"/>
            <w:color w:val="auto"/>
            <w:sz w:val="24"/>
            <w:szCs w:val="24"/>
          </w:rPr>
          <w:t>). Withheld cells are counts suppressed in public NDB Open Data for disclosure control (originally shown as "-"</w:t>
        </w:r>
      </w:ins>
      <w:ins w:id="827" w:author="治輝 齋藤" w:date="2026-05-19T12:41:00Z" w16du:dateUtc="2026-05-19T03:41:00Z">
        <w:r w:rsidRPr="00F04F3D">
          <w:rPr>
            <w:rFonts w:asciiTheme="minorHAnsi" w:eastAsiaTheme="minorEastAsia" w:hAnsiTheme="minorHAnsi" w:cstheme="minorBidi"/>
            <w:color w:val="auto"/>
            <w:sz w:val="24"/>
            <w:szCs w:val="24"/>
          </w:rPr>
          <w:t xml:space="preserve">).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commentRangeEnd w:id="775"/>
        <w:r>
          <w:rPr>
            <w:rStyle w:val="af2"/>
            <w:rFonts w:asciiTheme="minorHAnsi" w:eastAsiaTheme="minorEastAsia" w:hAnsiTheme="minorHAnsi" w:cstheme="minorBidi"/>
            <w:color w:val="auto"/>
          </w:rPr>
          <w:commentReference w:id="775"/>
        </w:r>
      </w:ins>
    </w:p>
    <w:p w14:paraId="6E63E8CD" w14:textId="30357BCA" w:rsidR="004213BC" w:rsidDel="00FE5A92" w:rsidRDefault="004213BC" w:rsidP="00FE5A92">
      <w:pPr>
        <w:pStyle w:val="a0"/>
        <w:rPr>
          <w:del w:id="828" w:author="治輝 齋藤" w:date="2026-05-19T12:41:00Z" w16du:dateUtc="2026-05-19T03:41:00Z"/>
        </w:rPr>
      </w:pPr>
    </w:p>
    <w:p w14:paraId="176A235D" w14:textId="5211EE29" w:rsidR="00073AD9" w:rsidDel="00FE5A92" w:rsidRDefault="00000000" w:rsidP="00FE5A92">
      <w:pPr>
        <w:pStyle w:val="a0"/>
        <w:rPr>
          <w:del w:id="829" w:author="治輝 齋藤" w:date="2026-05-19T12:41:00Z" w16du:dateUtc="2026-05-19T03:41:00Z"/>
        </w:rPr>
      </w:pPr>
      <w:del w:id="830" w:author="治輝 齋藤" w:date="2026-05-19T12:41:00Z" w16du:dateUtc="2026-05-19T03:41:00Z">
        <w:r>
          <w:pict w14:anchorId="657FDAF1">
            <v:rect id="_x0000_i1041" style="width:0;height:1.5pt" o:hralign="center" o:hrstd="t" o:hr="t"/>
          </w:pict>
        </w:r>
      </w:del>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831" w:name="figure-legends"/>
      <w:bookmarkEnd w:id="761"/>
      <w:r>
        <w:br w:type="page"/>
      </w:r>
    </w:p>
    <w:p w14:paraId="5DDB7229" w14:textId="34706350" w:rsidR="00073AD9" w:rsidRDefault="00000000">
      <w:pPr>
        <w:pStyle w:val="2"/>
      </w:pPr>
      <w:r>
        <w:lastRenderedPageBreak/>
        <w:t>Figure Legends</w:t>
      </w:r>
    </w:p>
    <w:p w14:paraId="46B784C2" w14:textId="2DAD2DC2"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w:t>
      </w:r>
      <w:commentRangeStart w:id="832"/>
      <w:ins w:id="833" w:author="治輝 齋藤" w:date="2026-05-20T20:15:00Z" w16du:dateUtc="2026-05-20T11:15:00Z">
        <w:r w:rsidR="00EF6117" w:rsidRPr="00EF6117">
          <w:t>; prefecture names in English are offset</w:t>
        </w:r>
      </w:ins>
      <w:ins w:id="834" w:author="治輝 齋藤" w:date="2026-05-20T20:16:00Z" w16du:dateUtc="2026-05-20T11:16:00Z">
        <w:r w:rsidR="00EF6117" w:rsidRPr="00EF6117">
          <w:t xml:space="preserve"> with leader lines to reduce overlap</w:t>
        </w:r>
      </w:ins>
      <w:r>
        <w:t xml:space="preserve">. The solid line </w:t>
      </w:r>
      <w:ins w:id="835" w:author="治輝 齋藤" w:date="2026-05-20T20:16:00Z" w16du:dateUtc="2026-05-20T11:16:00Z">
        <w:r w:rsidR="00EF6117" w:rsidRPr="00EF6117">
          <w:t>shows</w:t>
        </w:r>
      </w:ins>
      <w:del w:id="836" w:author="治輝 齋藤" w:date="2026-05-20T20:16:00Z" w16du:dateUtc="2026-05-20T11:16:00Z">
        <w:r w:rsidDel="00EF6117">
          <w:delText>represents</w:delText>
        </w:r>
      </w:del>
      <w:r>
        <w:t xml:space="preserve"> the simple linear regression fit</w:t>
      </w:r>
      <w:ins w:id="837" w:author="治輝 齋藤" w:date="2026-05-20T20:16:00Z" w16du:dateUtc="2026-05-20T11:16:00Z">
        <w:r w:rsidR="00EF6117" w:rsidRPr="00EF6117">
          <w:t>; the shaded band indicates the approximate 95% confidence interval for the fitted mean</w:t>
        </w:r>
      </w:ins>
      <w:r>
        <w:t>.</w:t>
      </w:r>
      <w:commentRangeEnd w:id="832"/>
      <w:r w:rsidR="00EF6117">
        <w:rPr>
          <w:rStyle w:val="af2"/>
        </w:rPr>
        <w:commentReference w:id="832"/>
      </w:r>
    </w:p>
    <w:p w14:paraId="096CD59B" w14:textId="0FBE4E95" w:rsidR="00073AD9" w:rsidRDefault="00000000">
      <w:pPr>
        <w:pStyle w:val="a0"/>
      </w:pPr>
      <w:del w:id="838" w:author="治輝 齋藤" w:date="2026-05-20T08:40:00Z" w16du:dateUtc="2026-05-19T23:40:00Z">
        <w:r w:rsidDel="002F41AA">
          <w:rPr>
            <w:b/>
            <w:bCs/>
          </w:rPr>
          <w:delText>Figure 2.</w:delText>
        </w:r>
        <w:r w:rsidDel="002F41AA">
          <w:delText xml:space="preserve"> Correlation heatmap of key study variables across 47 Japanese prefectures. Pearson correlation coefficients are displayed in each cell. Color intensity represents the magnitude of correlation (red = positive, blue = negative).</w:delText>
        </w:r>
      </w:del>
    </w:p>
    <w:p w14:paraId="7606531B" w14:textId="794CD742" w:rsidR="00073AD9" w:rsidRDefault="00000000">
      <w:pPr>
        <w:pStyle w:val="a0"/>
      </w:pPr>
      <w:commentRangeStart w:id="839"/>
      <w:r>
        <w:rPr>
          <w:b/>
          <w:bCs/>
        </w:rPr>
        <w:t xml:space="preserve">Figure </w:t>
      </w:r>
      <w:ins w:id="840" w:author="治輝 齋藤" w:date="2026-05-20T08:40:00Z" w16du:dateUtc="2026-05-19T23:40:00Z">
        <w:r w:rsidR="002F41AA">
          <w:rPr>
            <w:rFonts w:hint="eastAsia"/>
            <w:b/>
            <w:bCs/>
            <w:lang w:eastAsia="ja-JP"/>
          </w:rPr>
          <w:t>2</w:t>
        </w:r>
      </w:ins>
      <w:del w:id="841" w:author="治輝 齋藤" w:date="2026-05-20T08:40:00Z" w16du:dateUtc="2026-05-19T23:40:00Z">
        <w:r w:rsidR="003E0C45" w:rsidDel="002F41AA">
          <w:rPr>
            <w:rFonts w:hint="eastAsia"/>
            <w:b/>
            <w:bCs/>
            <w:lang w:eastAsia="ja-JP"/>
          </w:rPr>
          <w:delText>3</w:delText>
        </w:r>
      </w:del>
      <w:r>
        <w:rPr>
          <w:b/>
          <w:bCs/>
        </w:rPr>
        <w:t>.</w:t>
      </w:r>
      <w:r>
        <w:t xml:space="preserve"> </w:t>
      </w:r>
      <w:ins w:id="842" w:author="治輝 齋藤" w:date="2026-05-20T20:17:00Z" w16du:dateUtc="2026-05-20T11:17:00Z">
        <w:r w:rsidR="007E0C48" w:rsidRPr="007E0C48">
          <w:t>Geographic distribution of study variables across Japan by prefecture</w:t>
        </w:r>
      </w:ins>
      <w:ins w:id="843" w:author="治輝 齋藤" w:date="2026-05-20T17:50:00Z" w16du:dateUtc="2026-05-20T08:50:00Z">
        <w:r w:rsidR="00C1197A" w:rsidRPr="00C1197A">
          <w:t xml:space="preserve">. </w:t>
        </w:r>
        <w:r w:rsidR="00C1197A" w:rsidRPr="00C1197A">
          <w:rPr>
            <w:b/>
            <w:bCs/>
          </w:rPr>
          <w:t>(A)</w:t>
        </w:r>
        <w:r w:rsidR="00C1197A" w:rsidRPr="00C1197A">
          <w:t xml:space="preserve"> </w:t>
        </w:r>
      </w:ins>
      <w:ins w:id="844" w:author="治輝 齋藤" w:date="2026-05-20T20:17:00Z" w16du:dateUtc="2026-05-20T11:17:00Z">
        <w:r w:rsidR="007E0C48" w:rsidRPr="007E0C48">
          <w:t xml:space="preserve">Prefectural distribution of habitable-area-weighted terrain slope (degrees); darker shading indicates steeper terrain. Prefectures in the Chugoku, Shikoku, and </w:t>
        </w:r>
        <w:proofErr w:type="gramStart"/>
        <w:r w:rsidR="007E0C48" w:rsidRPr="007E0C48">
          <w:t>Kyushu mountain</w:t>
        </w:r>
        <w:proofErr w:type="gramEnd"/>
        <w:r w:rsidR="007E0C48" w:rsidRPr="007E0C48">
          <w:t xml:space="preserve"> ranges show the highest slope values</w:t>
        </w:r>
      </w:ins>
      <w:ins w:id="845" w:author="治輝 齋藤" w:date="2026-05-20T17:50:00Z" w16du:dateUtc="2026-05-20T08:50:00Z">
        <w:r w:rsidR="00C1197A" w:rsidRPr="00C1197A">
          <w:t xml:space="preserve">. </w:t>
        </w:r>
        <w:r w:rsidR="00C1197A" w:rsidRPr="00C1197A">
          <w:rPr>
            <w:b/>
            <w:bCs/>
          </w:rPr>
          <w:t>(B)</w:t>
        </w:r>
        <w:r w:rsidR="00C1197A" w:rsidRPr="00C1197A">
          <w:t xml:space="preserve"> </w:t>
        </w:r>
      </w:ins>
      <w:ins w:id="846" w:author="治輝 齋藤" w:date="2026-05-20T20:17:00Z" w16du:dateUtc="2026-05-20T11:17:00Z">
        <w:r w:rsidR="007E0C48" w:rsidRPr="007E0C48">
          <w:t>Prefectural distribution of hip fracture surgery rate (per 100,000 population); darker shading indicates higher rates. Prefectures in mountainous regions tend to show elevated rates</w:t>
        </w:r>
      </w:ins>
      <w:ins w:id="847" w:author="治輝 齋藤" w:date="2026-05-20T17:50:00Z" w16du:dateUtc="2026-05-20T08:50:00Z">
        <w:r w:rsidR="00C1197A" w:rsidRPr="00C1197A">
          <w:t xml:space="preserve">. </w:t>
        </w:r>
        <w:r w:rsidR="00C1197A" w:rsidRPr="00C1197A">
          <w:rPr>
            <w:b/>
            <w:bCs/>
          </w:rPr>
          <w:t>(C)</w:t>
        </w:r>
        <w:r w:rsidR="00C1197A" w:rsidRPr="00C1197A">
          <w:t xml:space="preserve"> </w:t>
        </w:r>
      </w:ins>
      <w:ins w:id="848" w:author="治輝 齋藤" w:date="2026-05-20T20:18:00Z" w16du:dateUtc="2026-05-20T11:18:00Z">
        <w:r w:rsidR="007E0C48" w:rsidRPr="007E0C48">
          <w:t>Bivariate choropleth displaying the joint distribution of terrain slope (horizontal axis of inset legend) and hip fracture surgery rate (vertical axis of inset legend). The 3×3 color grid classifies each prefecture into one of nine categories based on tertile rankings of each variable; red-brown colors indicate high slope and high fracture rate, and light grey indicates low on both dimensions. Okinawa Prefecture is shown in a separate inset (main island only, independent scale). For legibility, distant small islets were omitted from mainland map panels; prefecture-level analytic values were unchanged</w:t>
        </w:r>
      </w:ins>
      <w:del w:id="849" w:author="治輝 齋藤" w:date="2026-05-20T17:50:00Z" w16du:dateUtc="2026-05-20T08:50:00Z">
        <w:r w:rsidDel="00C1197A">
          <w:delText>Prefectural distribution of habitable-area-weighted terrain slope (degrees) across Japan. Darker shading indicates steeper terrain. Prefectures in the Chugoku, Shikoku, and Kyushu mountain ranges show the highest slope values</w:delText>
        </w:r>
      </w:del>
      <w:r>
        <w:t>.</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commentRangeEnd w:id="839"/>
      <w:r w:rsidR="00EF6117">
        <w:rPr>
          <w:rStyle w:val="af2"/>
        </w:rPr>
        <w:commentReference w:id="839"/>
      </w:r>
    </w:p>
    <w:p w14:paraId="6BAF182F" w14:textId="628A179A" w:rsidR="00073AD9" w:rsidDel="00C1197A" w:rsidRDefault="00000000">
      <w:pPr>
        <w:pStyle w:val="a0"/>
        <w:rPr>
          <w:del w:id="850" w:author="治輝 齋藤" w:date="2026-05-20T17:50:00Z" w16du:dateUtc="2026-05-20T08:50:00Z"/>
        </w:rPr>
      </w:pPr>
      <w:del w:id="851" w:author="治輝 齋藤" w:date="2026-05-20T17:50:00Z" w16du:dateUtc="2026-05-20T08:50:00Z">
        <w:r w:rsidDel="00C1197A">
          <w:rPr>
            <w:b/>
            <w:bCs/>
          </w:rPr>
          <w:delText xml:space="preserve">Figure </w:delText>
        </w:r>
      </w:del>
      <w:del w:id="852" w:author="治輝 齋藤" w:date="2026-05-20T08:40:00Z" w16du:dateUtc="2026-05-19T23:40:00Z">
        <w:r w:rsidR="003E0C45" w:rsidDel="002F41AA">
          <w:rPr>
            <w:rFonts w:hint="eastAsia"/>
            <w:b/>
            <w:bCs/>
            <w:lang w:eastAsia="ja-JP"/>
          </w:rPr>
          <w:delText>4</w:delText>
        </w:r>
      </w:del>
      <w:del w:id="853" w:author="治輝 齋藤" w:date="2026-05-20T17:50:00Z" w16du:dateUtc="2026-05-20T08:50:00Z">
        <w:r w:rsidDel="00C1197A">
          <w:rPr>
            <w:b/>
            <w:bCs/>
          </w:rPr>
          <w:delText>.</w:delText>
        </w:r>
        <w:r w:rsidDel="00C1197A">
          <w:delText xml:space="preserve"> Prefectural distribution of hip fracture surgery rate (per 100,000 population) across Japan. Darker shading indicates higher rates. Prefectures in mountainous regions tend to show elevated rates.</w:delText>
        </w:r>
        <w:r w:rsidR="007D54A5" w:rsidRPr="007D54A5" w:rsidDel="00C1197A">
          <w:delText xml:space="preserve"> </w:delText>
        </w:r>
        <w:r w:rsidR="007D54A5" w:rsidRPr="007D54A5" w:rsidDel="00C1197A">
          <w:rPr>
            <w:b/>
            <w:bCs/>
          </w:rPr>
          <w:delText>Note:</w:delText>
        </w:r>
        <w:r w:rsidR="007D54A5" w:rsidRPr="007D54A5" w:rsidDel="00C1197A">
          <w:delText xml:space="preserve"> map lines delineate study areas and do not necessarily depict accepted national boundaries (here, prefectures used as the analytic geography)</w:delText>
        </w:r>
        <w:r w:rsidR="002600F3" w:rsidRPr="002600F3" w:rsidDel="00C1197A">
          <w:delText>.</w:delText>
        </w:r>
      </w:del>
    </w:p>
    <w:p w14:paraId="373FBA23" w14:textId="190D1669" w:rsidR="00073AD9" w:rsidRDefault="00000000">
      <w:pPr>
        <w:pStyle w:val="a0"/>
      </w:pPr>
      <w:del w:id="854" w:author="治輝 齋藤" w:date="2026-05-20T17:50:00Z" w16du:dateUtc="2026-05-20T08:50:00Z">
        <w:r w:rsidDel="00C1197A">
          <w:rPr>
            <w:b/>
            <w:bCs/>
          </w:rPr>
          <w:delText xml:space="preserve">Figure </w:delText>
        </w:r>
      </w:del>
      <w:del w:id="855" w:author="治輝 齋藤" w:date="2026-05-20T08:40:00Z" w16du:dateUtc="2026-05-19T23:40:00Z">
        <w:r w:rsidR="003E0C45" w:rsidDel="002F41AA">
          <w:rPr>
            <w:rFonts w:hint="eastAsia"/>
            <w:b/>
            <w:bCs/>
            <w:lang w:eastAsia="ja-JP"/>
          </w:rPr>
          <w:delText>5</w:delText>
        </w:r>
      </w:del>
      <w:del w:id="856" w:author="治輝 齋藤" w:date="2026-05-20T17:50:00Z" w16du:dateUtc="2026-05-20T08:50:00Z">
        <w:r w:rsidDel="00C1197A">
          <w:rPr>
            <w:b/>
            <w:bCs/>
          </w:rPr>
          <w:delText>.</w:delText>
        </w:r>
        <w:r w:rsidDel="00C1197A">
          <w:delTex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delText>
        </w:r>
        <w:r w:rsidR="002600F3" w:rsidRPr="002600F3" w:rsidDel="00C1197A">
          <w:delText xml:space="preserve"> </w:delText>
        </w:r>
        <w:r w:rsidR="007D54A5" w:rsidRPr="007D54A5" w:rsidDel="00C1197A">
          <w:rPr>
            <w:b/>
            <w:bCs/>
          </w:rPr>
          <w:delText>Note:</w:delText>
        </w:r>
        <w:r w:rsidR="007D54A5" w:rsidRPr="007D54A5" w:rsidDel="00C1197A">
          <w:delText xml:space="preserve"> map lines </w:delText>
        </w:r>
        <w:r w:rsidR="007D54A5" w:rsidRPr="007D54A5" w:rsidDel="00C1197A">
          <w:lastRenderedPageBreak/>
          <w:delText>delineate study areas and do not necessarily depict accepted national boundaries (here, prefectures used as the analytic geography)</w:delText>
        </w:r>
        <w:r w:rsidR="002600F3" w:rsidRPr="002600F3" w:rsidDel="00C1197A">
          <w:delText>.</w:delText>
        </w:r>
      </w:del>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857" w:name="figure-1"/>
      <w:bookmarkEnd w:id="831"/>
      <w:r>
        <w:br w:type="page"/>
      </w:r>
    </w:p>
    <w:p w14:paraId="22D49C52" w14:textId="046DBD16" w:rsidR="00073AD9" w:rsidRDefault="00000000">
      <w:pPr>
        <w:pStyle w:val="2"/>
      </w:pPr>
      <w:r>
        <w:lastRenderedPageBreak/>
        <w:t>Figure 1</w:t>
      </w:r>
    </w:p>
    <w:p w14:paraId="517DB3D4" w14:textId="25BDFFF5" w:rsidR="00073AD9" w:rsidRDefault="00705772">
      <w:pPr>
        <w:pStyle w:val="FirstParagraph"/>
        <w:rPr>
          <w:lang w:eastAsia="ja-JP"/>
        </w:rPr>
      </w:pPr>
      <w:del w:id="858" w:author="治輝 齋藤" w:date="2026-05-20T17:51:00Z" w16du:dateUtc="2026-05-20T08:51:00Z">
        <w:r w:rsidDel="00C1197A">
          <w:rPr>
            <w:rFonts w:hint="eastAsia"/>
            <w:noProof/>
            <w:lang w:eastAsia="ja-JP"/>
          </w:rPr>
          <w:drawing>
            <wp:anchor distT="0" distB="0" distL="114300" distR="114300" simplePos="0" relativeHeight="251667456" behindDoc="0" locked="0" layoutInCell="1" allowOverlap="1" wp14:anchorId="21EDFFB9" wp14:editId="205F930A">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7424" cy="4076700"/>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509E95A6" w14:textId="3F4F622A" w:rsidR="008F4985" w:rsidRPr="008F4985" w:rsidRDefault="008F4985" w:rsidP="008F4985">
      <w:pPr>
        <w:pStyle w:val="a0"/>
        <w:rPr>
          <w:lang w:eastAsia="ja-JP"/>
        </w:rPr>
      </w:pPr>
    </w:p>
    <w:p w14:paraId="5E68B523" w14:textId="51E20749" w:rsidR="00073AD9" w:rsidRDefault="00000000">
      <w:pPr>
        <w:pStyle w:val="2"/>
      </w:pPr>
      <w:bookmarkStart w:id="859" w:name="figure-2"/>
      <w:bookmarkEnd w:id="857"/>
      <w:r>
        <w:t>Figure 2</w:t>
      </w:r>
    </w:p>
    <w:p w14:paraId="71F9F9D8" w14:textId="05113066" w:rsidR="00073AD9" w:rsidRDefault="00C256CF">
      <w:pPr>
        <w:pStyle w:val="FirstParagraph"/>
      </w:pPr>
      <w:commentRangeStart w:id="860"/>
      <w:ins w:id="861" w:author="治輝 齋藤" w:date="2026-05-20T19:26:00Z" w16du:dateUtc="2026-05-20T10:26:00Z">
        <w:r>
          <w:rPr>
            <w:rFonts w:hint="eastAsia"/>
            <w:noProof/>
            <w:lang w:eastAsia="ja-JP"/>
          </w:rPr>
          <w:drawing>
            <wp:anchor distT="0" distB="0" distL="114300" distR="114300" simplePos="0" relativeHeight="251670528" behindDoc="0" locked="0" layoutInCell="1" allowOverlap="1" wp14:anchorId="788D6576" wp14:editId="724ED1E2">
              <wp:simplePos x="0" y="0"/>
              <wp:positionH relativeFrom="margin">
                <wp:align>left</wp:align>
              </wp:positionH>
              <wp:positionV relativeFrom="paragraph">
                <wp:posOffset>67945</wp:posOffset>
              </wp:positionV>
              <wp:extent cx="5612130" cy="3849370"/>
              <wp:effectExtent l="0" t="0" r="7620" b="0"/>
              <wp:wrapNone/>
              <wp:docPr id="134040408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4084" name="図 1340404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849370"/>
                      </a:xfrm>
                      <a:prstGeom prst="rect">
                        <a:avLst/>
                      </a:prstGeom>
                    </pic:spPr>
                  </pic:pic>
                </a:graphicData>
              </a:graphic>
            </wp:anchor>
          </w:drawing>
        </w:r>
        <w:commentRangeEnd w:id="860"/>
        <w:r>
          <w:rPr>
            <w:rStyle w:val="af2"/>
          </w:rPr>
          <w:commentReference w:id="860"/>
        </w:r>
      </w:ins>
    </w:p>
    <w:p w14:paraId="081C7A52" w14:textId="7F89B3C7" w:rsidR="00D14FC1" w:rsidRDefault="00D14FC1">
      <w:bookmarkStart w:id="862" w:name="figure-3"/>
      <w:bookmarkEnd w:id="859"/>
      <w:r>
        <w:br w:type="page"/>
      </w:r>
    </w:p>
    <w:p w14:paraId="5F70D62D" w14:textId="77777777" w:rsidR="00D14FC1" w:rsidRDefault="00D14FC1" w:rsidP="00D14FC1">
      <w:pPr>
        <w:pStyle w:val="FirstParagraph"/>
      </w:pPr>
    </w:p>
    <w:p w14:paraId="06D569E6" w14:textId="32F8060C" w:rsidR="00D14FC1" w:rsidDel="002F41AA" w:rsidRDefault="00D14FC1" w:rsidP="00D14FC1">
      <w:pPr>
        <w:pStyle w:val="2"/>
        <w:rPr>
          <w:del w:id="863" w:author="治輝 齋藤" w:date="2026-05-20T08:40:00Z" w16du:dateUtc="2026-05-19T23:40:00Z"/>
        </w:rPr>
      </w:pPr>
      <w:del w:id="864" w:author="治輝 齋藤" w:date="2026-05-20T08:40:00Z" w16du:dateUtc="2026-05-19T23:40:00Z">
        <w:r w:rsidDel="002F41AA">
          <w:delText xml:space="preserve">Figure </w:delText>
        </w:r>
        <w:r w:rsidDel="002F41AA">
          <w:rPr>
            <w:rFonts w:hint="eastAsia"/>
            <w:lang w:eastAsia="ja-JP"/>
          </w:rPr>
          <w:delText>2</w:delText>
        </w:r>
      </w:del>
    </w:p>
    <w:p w14:paraId="5EB6CC42" w14:textId="27E564B7" w:rsidR="00073AD9" w:rsidDel="002F41AA" w:rsidRDefault="00D14FC1">
      <w:pPr>
        <w:pStyle w:val="FirstParagraph"/>
        <w:rPr>
          <w:del w:id="865" w:author="治輝 齋藤" w:date="2026-05-20T08:40:00Z" w16du:dateUtc="2026-05-19T23:40:00Z"/>
        </w:rPr>
      </w:pPr>
      <w:del w:id="866" w:author="治輝 齋藤" w:date="2026-05-20T08:40:00Z" w16du:dateUtc="2026-05-19T23:40:00Z">
        <w:r w:rsidRPr="00705772" w:rsidDel="002F41AA">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3"/>
                      <a:stretch>
                        <a:fillRect/>
                      </a:stretch>
                    </pic:blipFill>
                    <pic:spPr bwMode="auto">
                      <a:xfrm>
                        <a:off x="0" y="0"/>
                        <a:ext cx="5509260" cy="4526280"/>
                      </a:xfrm>
                      <a:prstGeom prst="rect">
                        <a:avLst/>
                      </a:prstGeom>
                      <a:noFill/>
                      <a:ln w="9525">
                        <a:noFill/>
                        <a:headEnd/>
                        <a:tailEnd/>
                      </a:ln>
                    </pic:spPr>
                  </pic:pic>
                </a:graphicData>
              </a:graphic>
            </wp:inline>
          </w:drawing>
        </w:r>
      </w:del>
    </w:p>
    <w:p w14:paraId="0D7A0B15" w14:textId="3B85AF1D" w:rsidR="00D14FC1" w:rsidDel="002F41AA" w:rsidRDefault="00D14FC1">
      <w:pPr>
        <w:rPr>
          <w:del w:id="867" w:author="治輝 齋藤" w:date="2026-05-20T08:40:00Z" w16du:dateUtc="2026-05-19T23:40:00Z"/>
          <w:rFonts w:asciiTheme="majorHAnsi" w:eastAsiaTheme="majorEastAsia" w:hAnsiTheme="majorHAnsi" w:cstheme="majorBidi"/>
          <w:color w:val="0F4761" w:themeColor="accent1" w:themeShade="BF"/>
          <w:sz w:val="32"/>
          <w:szCs w:val="32"/>
        </w:rPr>
      </w:pPr>
      <w:bookmarkStart w:id="868" w:name="figure-4"/>
      <w:bookmarkEnd w:id="862"/>
      <w:del w:id="869" w:author="治輝 齋藤" w:date="2026-05-20T08:40:00Z" w16du:dateUtc="2026-05-19T23:40:00Z">
        <w:r w:rsidDel="002F41AA">
          <w:br w:type="page"/>
        </w:r>
      </w:del>
    </w:p>
    <w:p w14:paraId="478D52A3" w14:textId="2E3107C8" w:rsidR="00073AD9" w:rsidRDefault="00705772">
      <w:pPr>
        <w:pStyle w:val="2"/>
      </w:pPr>
      <w:del w:id="870" w:author="治輝 齋藤" w:date="2026-05-20T17:53:00Z" w16du:dateUtc="2026-05-20T08:53:00Z">
        <w:r w:rsidDel="00C1197A">
          <w:rPr>
            <w:rFonts w:hint="eastAsia"/>
            <w:noProof/>
            <w:lang w:eastAsia="ja-JP"/>
          </w:rPr>
          <w:lastRenderedPageBreak/>
          <w:drawing>
            <wp:anchor distT="0" distB="0" distL="114300" distR="114300" simplePos="0" relativeHeight="251664384" behindDoc="0" locked="0" layoutInCell="1" allowOverlap="1" wp14:anchorId="229BDE8F" wp14:editId="01C769EA">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del>
      <w:r>
        <w:t xml:space="preserve">Figure </w:t>
      </w:r>
      <w:ins w:id="871" w:author="治輝 齋藤" w:date="2026-05-20T08:40:00Z" w16du:dateUtc="2026-05-19T23:40:00Z">
        <w:r w:rsidR="002F41AA">
          <w:rPr>
            <w:rFonts w:hint="eastAsia"/>
            <w:lang w:eastAsia="ja-JP"/>
          </w:rPr>
          <w:t>2</w:t>
        </w:r>
      </w:ins>
      <w:del w:id="872" w:author="治輝 齋藤" w:date="2026-05-20T08:40:00Z" w16du:dateUtc="2026-05-19T23:40:00Z">
        <w:r w:rsidR="00217E23" w:rsidDel="002F41AA">
          <w:rPr>
            <w:rFonts w:hint="eastAsia"/>
            <w:lang w:eastAsia="ja-JP"/>
          </w:rPr>
          <w:delText>3</w:delText>
        </w:r>
      </w:del>
    </w:p>
    <w:p w14:paraId="13A80F8F" w14:textId="1C0F4CC7" w:rsidR="00073AD9" w:rsidRDefault="00073AD9">
      <w:pPr>
        <w:pStyle w:val="FirstParagraph"/>
        <w:rPr>
          <w:lang w:eastAsia="ja-JP"/>
        </w:rPr>
      </w:pPr>
    </w:p>
    <w:p w14:paraId="6BB77F9C" w14:textId="53468EEB" w:rsidR="008F4985" w:rsidRPr="008F4985" w:rsidRDefault="008F4985" w:rsidP="008F4985">
      <w:pPr>
        <w:pStyle w:val="a0"/>
        <w:rPr>
          <w:lang w:eastAsia="ja-JP"/>
        </w:rPr>
      </w:pPr>
    </w:p>
    <w:p w14:paraId="31699A58" w14:textId="2A045BEC" w:rsidR="00073AD9" w:rsidRDefault="0067046B">
      <w:pPr>
        <w:pStyle w:val="2"/>
      </w:pPr>
      <w:bookmarkStart w:id="873" w:name="figure-5"/>
      <w:bookmarkEnd w:id="868"/>
      <w:commentRangeStart w:id="874"/>
      <w:ins w:id="875" w:author="治輝 齋藤" w:date="2026-05-20T19:10:00Z" w16du:dateUtc="2026-05-20T10:10:00Z">
        <w:r>
          <w:rPr>
            <w:rFonts w:hint="eastAsia"/>
            <w:noProof/>
            <w:lang w:eastAsia="ja-JP"/>
          </w:rPr>
          <w:drawing>
            <wp:anchor distT="0" distB="0" distL="114300" distR="114300" simplePos="0" relativeHeight="251669504" behindDoc="0" locked="0" layoutInCell="1" allowOverlap="1" wp14:anchorId="5E29841B" wp14:editId="466390EC">
              <wp:simplePos x="0" y="0"/>
              <wp:positionH relativeFrom="margin">
                <wp:align>right</wp:align>
              </wp:positionH>
              <wp:positionV relativeFrom="paragraph">
                <wp:posOffset>109958</wp:posOffset>
              </wp:positionV>
              <wp:extent cx="5612130" cy="5342890"/>
              <wp:effectExtent l="0" t="0" r="7620" b="0"/>
              <wp:wrapNone/>
              <wp:docPr id="55554072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0720" name="図 5555407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5342890"/>
                      </a:xfrm>
                      <a:prstGeom prst="rect">
                        <a:avLst/>
                      </a:prstGeom>
                    </pic:spPr>
                  </pic:pic>
                </a:graphicData>
              </a:graphic>
            </wp:anchor>
          </w:drawing>
        </w:r>
        <w:commentRangeEnd w:id="874"/>
        <w:r>
          <w:rPr>
            <w:rStyle w:val="af2"/>
            <w:rFonts w:asciiTheme="minorHAnsi" w:eastAsiaTheme="minorEastAsia" w:hAnsiTheme="minorHAnsi" w:cstheme="minorBidi"/>
            <w:color w:val="auto"/>
          </w:rPr>
          <w:commentReference w:id="874"/>
        </w:r>
      </w:ins>
      <w:r>
        <w:t xml:space="preserve">Figure </w:t>
      </w:r>
      <w:r w:rsidR="00217E23">
        <w:rPr>
          <w:rFonts w:hint="eastAsia"/>
          <w:lang w:eastAsia="ja-JP"/>
        </w:rPr>
        <w:t>4</w:t>
      </w:r>
    </w:p>
    <w:p w14:paraId="3B53010E" w14:textId="3B1CB307"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876" w:name="figure-6"/>
      <w:bookmarkEnd w:id="873"/>
      <w:r>
        <w:t xml:space="preserve">Figure </w:t>
      </w:r>
      <w:r w:rsidR="00217E23">
        <w:rPr>
          <w:rFonts w:hint="eastAsia"/>
          <w:lang w:eastAsia="ja-JP"/>
        </w:rPr>
        <w:t>5</w:t>
      </w:r>
    </w:p>
    <w:bookmarkEnd w:id="721"/>
    <w:bookmarkEnd w:id="876"/>
    <w:p w14:paraId="3F9609BF" w14:textId="134D80D2" w:rsidR="00073AD9" w:rsidRDefault="00073AD9">
      <w:pPr>
        <w:pStyle w:val="FirstParagraph"/>
        <w:rPr>
          <w:lang w:eastAsia="ja-JP"/>
        </w:rPr>
      </w:pPr>
    </w:p>
    <w:p w14:paraId="4626B7B6" w14:textId="0B6CF5A8" w:rsidR="00D14FC1" w:rsidRDefault="00D14FC1">
      <w:pPr>
        <w:rPr>
          <w:lang w:eastAsia="ja-JP"/>
        </w:rPr>
      </w:pPr>
      <w:r>
        <w:rPr>
          <w:lang w:eastAsia="ja-JP"/>
        </w:rPr>
        <w:br w:type="page"/>
      </w:r>
    </w:p>
    <w:p w14:paraId="6A6ED019" w14:textId="7BDDEACE" w:rsidR="00D14FC1" w:rsidDel="007D0617" w:rsidRDefault="00705772" w:rsidP="00D14FC1">
      <w:pPr>
        <w:pStyle w:val="2"/>
        <w:rPr>
          <w:del w:id="877" w:author="治輝 齋藤" w:date="2026-05-20T19:28:00Z" w16du:dateUtc="2026-05-20T10:28:00Z"/>
        </w:rPr>
      </w:pPr>
      <w:del w:id="878" w:author="治輝 齋藤" w:date="2026-05-20T19:27:00Z" w16du:dateUtc="2026-05-20T10:27:00Z">
        <w:r w:rsidDel="007D0617">
          <w:rPr>
            <w:noProof/>
            <w:lang w:eastAsia="ja-JP"/>
          </w:rPr>
          <w:lastRenderedPageBreak/>
          <w:drawing>
            <wp:anchor distT="0" distB="0" distL="114300" distR="114300" simplePos="0" relativeHeight="251665408" behindDoc="0" locked="0" layoutInCell="1" allowOverlap="1" wp14:anchorId="231685EE" wp14:editId="24D5C2C4">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del>
      <w:del w:id="879" w:author="治輝 齋藤" w:date="2026-05-20T19:28:00Z" w16du:dateUtc="2026-05-20T10:28:00Z">
        <w:r w:rsidR="00D14FC1" w:rsidDel="007D0617">
          <w:delText xml:space="preserve">Figure </w:delText>
        </w:r>
      </w:del>
      <w:del w:id="880" w:author="治輝 齋藤" w:date="2026-05-20T08:40:00Z" w16du:dateUtc="2026-05-19T23:40:00Z">
        <w:r w:rsidR="00D14FC1" w:rsidDel="002F41AA">
          <w:rPr>
            <w:rFonts w:hint="eastAsia"/>
            <w:lang w:eastAsia="ja-JP"/>
          </w:rPr>
          <w:delText>4</w:delText>
        </w:r>
      </w:del>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0A49FA8" w:rsidR="00D14FC1" w:rsidDel="007D0617" w:rsidRDefault="00D14FC1" w:rsidP="00D14FC1">
      <w:pPr>
        <w:pStyle w:val="2"/>
        <w:rPr>
          <w:del w:id="881" w:author="治輝 齋藤" w:date="2026-05-20T19:27:00Z" w16du:dateUtc="2026-05-20T10:27:00Z"/>
          <w:lang w:eastAsia="ja-JP"/>
        </w:rPr>
      </w:pPr>
      <w:del w:id="882" w:author="治輝 齋藤" w:date="2026-05-20T19:27:00Z" w16du:dateUtc="2026-05-20T10:27:00Z">
        <w:r w:rsidDel="007D0617">
          <w:lastRenderedPageBreak/>
          <w:delText xml:space="preserve">Figure </w:delText>
        </w:r>
      </w:del>
      <w:del w:id="883" w:author="治輝 齋藤" w:date="2026-05-20T08:40:00Z" w16du:dateUtc="2026-05-19T23:40:00Z">
        <w:r w:rsidDel="002F41AA">
          <w:rPr>
            <w:rFonts w:hint="eastAsia"/>
            <w:lang w:eastAsia="ja-JP"/>
          </w:rPr>
          <w:delText>5</w:delText>
        </w:r>
      </w:del>
    </w:p>
    <w:p w14:paraId="737E15D5" w14:textId="41F1EA1A" w:rsidR="00104EB5" w:rsidRPr="00104EB5" w:rsidRDefault="00104EB5" w:rsidP="00104EB5">
      <w:pPr>
        <w:pStyle w:val="a0"/>
        <w:rPr>
          <w:lang w:eastAsia="ja-JP"/>
        </w:rPr>
      </w:pPr>
      <w:del w:id="884" w:author="治輝 齋藤" w:date="2026-05-20T19:27:00Z" w16du:dateUtc="2026-05-20T10:27:00Z">
        <w:r w:rsidDel="007D0617">
          <w:rPr>
            <w:rFonts w:hint="eastAsia"/>
            <w:noProof/>
            <w:lang w:eastAsia="ja-JP"/>
          </w:rPr>
          <w:drawing>
            <wp:anchor distT="0" distB="0" distL="114300" distR="114300" simplePos="0" relativeHeight="251666432" behindDoc="0" locked="0" layoutInCell="1" allowOverlap="1" wp14:anchorId="67D9A212" wp14:editId="78AEB1C5">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del>
    </w:p>
    <w:p w14:paraId="260EE0EA" w14:textId="159B5B32"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山岸良匡" w:date="2026-05-18T19:00:00Z" w:initials="山">
    <w:p w14:paraId="05635B02" w14:textId="77777777" w:rsidR="00004111" w:rsidRDefault="00B47F82" w:rsidP="00004111">
      <w:pPr>
        <w:pStyle w:val="af3"/>
        <w:rPr>
          <w:lang w:eastAsia="ja-JP"/>
        </w:rPr>
      </w:pPr>
      <w:r>
        <w:rPr>
          <w:rStyle w:val="af2"/>
        </w:rPr>
        <w:annotationRef/>
      </w:r>
      <w:r w:rsidR="00004111">
        <w:rPr>
          <w:rFonts w:hint="eastAsia"/>
          <w:lang w:eastAsia="ja-JP"/>
        </w:rPr>
        <w:t>今のままだと、ちょっと難解で、統計の細かい知識がない人でも、どのような分析をしたのかがイメージできるような書き方でないと、なかなか読まれないのではないかと心配します。（本文よりも</w:t>
      </w:r>
      <w:r w:rsidR="00004111">
        <w:rPr>
          <w:rFonts w:hint="eastAsia"/>
          <w:lang w:eastAsia="ja-JP"/>
        </w:rPr>
        <w:t>abstract</w:t>
      </w:r>
      <w:r w:rsidR="00004111">
        <w:rPr>
          <w:rFonts w:hint="eastAsia"/>
          <w:lang w:eastAsia="ja-JP"/>
        </w:rPr>
        <w:t xml:space="preserve">の方が難解に書かれているので、本文の書き方を持ってくる方がいい）　</w:t>
      </w:r>
      <w:r w:rsidR="00004111">
        <w:rPr>
          <w:lang w:eastAsia="ja-JP"/>
        </w:rPr>
        <w:t>abstract</w:t>
      </w:r>
      <w:r w:rsidR="00004111">
        <w:rPr>
          <w:rFonts w:hint="eastAsia"/>
          <w:lang w:eastAsia="ja-JP"/>
        </w:rPr>
        <w:t>を全体的にもう一度見直して、重要なメッセージがストレートに伝わるように検討してみてください。</w:t>
      </w:r>
    </w:p>
  </w:comment>
  <w:comment w:id="31" w:author="治輝 齋藤" w:date="2026-05-19T21:20:00Z" w:initials="治齋">
    <w:p w14:paraId="3FE47C04" w14:textId="1C89E667" w:rsidR="0072467F" w:rsidRDefault="0072467F">
      <w:pPr>
        <w:pStyle w:val="af3"/>
        <w:rPr>
          <w:lang w:eastAsia="ja-JP"/>
        </w:rPr>
      </w:pPr>
      <w:r>
        <w:rPr>
          <w:rStyle w:val="af2"/>
        </w:rPr>
        <w:annotationRef/>
      </w:r>
      <w:r>
        <w:rPr>
          <w:rFonts w:hint="eastAsia"/>
          <w:lang w:eastAsia="ja-JP"/>
        </w:rPr>
        <w:t>アブストラクトの記載について、どのような分析を行いどのような結果が得られたか、難解な記載を修正いたしました。</w:t>
      </w:r>
    </w:p>
  </w:comment>
  <w:comment w:id="70" w:author="山岸良匡" w:date="2026-05-18T23:39:00Z" w:initials="山">
    <w:p w14:paraId="64DE3CDF" w14:textId="56F3B5BB" w:rsidR="00CB1C9B" w:rsidRDefault="00CB1C9B" w:rsidP="00CB1C9B">
      <w:pPr>
        <w:pStyle w:val="af3"/>
        <w:rPr>
          <w:lang w:eastAsia="ja-JP"/>
        </w:rPr>
      </w:pPr>
      <w:r>
        <w:rPr>
          <w:rStyle w:val="af2"/>
        </w:rPr>
        <w:annotationRef/>
      </w:r>
      <w:r>
        <w:rPr>
          <w:rFonts w:hint="eastAsia"/>
          <w:lang w:eastAsia="ja-JP"/>
        </w:rPr>
        <w:t>感度分析の話は細かいので</w:t>
      </w:r>
      <w:r>
        <w:rPr>
          <w:lang w:eastAsia="ja-JP"/>
        </w:rPr>
        <w:t>abstract</w:t>
      </w:r>
      <w:r>
        <w:rPr>
          <w:rFonts w:hint="eastAsia"/>
          <w:lang w:eastAsia="ja-JP"/>
        </w:rPr>
        <w:t>には不要ではないか。</w:t>
      </w:r>
    </w:p>
  </w:comment>
  <w:comment w:id="71" w:author="治輝 齋藤" w:date="2026-05-19T21:25:00Z" w:initials="治齋">
    <w:p w14:paraId="190E9F48" w14:textId="624D1142" w:rsidR="00071026" w:rsidRDefault="00071026">
      <w:pPr>
        <w:pStyle w:val="af3"/>
        <w:rPr>
          <w:lang w:eastAsia="ja-JP"/>
        </w:rPr>
      </w:pPr>
      <w:r>
        <w:rPr>
          <w:rStyle w:val="af2"/>
        </w:rPr>
        <w:annotationRef/>
      </w:r>
      <w:r>
        <w:rPr>
          <w:rFonts w:hint="eastAsia"/>
          <w:lang w:eastAsia="ja-JP"/>
        </w:rPr>
        <w:t>感度分析の内容について、</w:t>
      </w:r>
      <w:r>
        <w:rPr>
          <w:rFonts w:hint="eastAsia"/>
          <w:lang w:eastAsia="ja-JP"/>
        </w:rPr>
        <w:t>abstract</w:t>
      </w:r>
      <w:r>
        <w:rPr>
          <w:rFonts w:hint="eastAsia"/>
          <w:lang w:eastAsia="ja-JP"/>
        </w:rPr>
        <w:t>から削除しました。</w:t>
      </w:r>
    </w:p>
  </w:comment>
  <w:comment w:id="82" w:author="治輝 齋藤" w:date="2026-05-20T12:50:00Z" w:initials="治齋">
    <w:p w14:paraId="49C1D72A" w14:textId="1433B3EF" w:rsidR="00EB4379" w:rsidRDefault="00EB4379">
      <w:pPr>
        <w:pStyle w:val="af3"/>
        <w:rPr>
          <w:lang w:eastAsia="ja-JP"/>
        </w:rPr>
      </w:pPr>
      <w:r>
        <w:rPr>
          <w:rStyle w:val="af2"/>
        </w:rPr>
        <w:annotationRef/>
      </w:r>
      <w:r w:rsidRPr="00EB4379">
        <w:rPr>
          <w:rFonts w:hint="eastAsia"/>
          <w:lang w:eastAsia="ja-JP"/>
        </w:rPr>
        <w:t>（江口先生コメント⑤）</w:t>
      </w:r>
      <w:r w:rsidRPr="00EB4379">
        <w:rPr>
          <w:rFonts w:hint="eastAsia"/>
          <w:lang w:eastAsia="ja-JP"/>
        </w:rPr>
        <w:t>「</w:t>
      </w:r>
      <w:r w:rsidRPr="00EB4379">
        <w:rPr>
          <w:rFonts w:hint="eastAsia"/>
          <w:lang w:eastAsia="ja-JP"/>
        </w:rPr>
        <w:t>1.81</w:t>
      </w:r>
      <w:r w:rsidRPr="00EB4379">
        <w:rPr>
          <w:rFonts w:hint="eastAsia"/>
          <w:lang w:eastAsia="ja-JP"/>
        </w:rPr>
        <w:t>度</w:t>
      </w:r>
      <w:r w:rsidRPr="00EB4379">
        <w:rPr>
          <w:rFonts w:hint="eastAsia"/>
          <w:lang w:eastAsia="ja-JP"/>
        </w:rPr>
        <w:t xml:space="preserve"> </w:t>
      </w:r>
      <w:r w:rsidRPr="00EB4379">
        <w:rPr>
          <w:rFonts w:hint="eastAsia"/>
          <w:lang w:eastAsia="ja-JP"/>
        </w:rPr>
        <w:t>（茨城県）、</w:t>
      </w:r>
      <w:r w:rsidRPr="00EB4379">
        <w:rPr>
          <w:rFonts w:hint="eastAsia"/>
          <w:lang w:eastAsia="ja-JP"/>
        </w:rPr>
        <w:t>15.43</w:t>
      </w:r>
      <w:r w:rsidRPr="00EB4379">
        <w:rPr>
          <w:rFonts w:hint="eastAsia"/>
          <w:lang w:eastAsia="ja-JP"/>
        </w:rPr>
        <w:t>度</w:t>
      </w:r>
      <w:r w:rsidRPr="00EB4379">
        <w:rPr>
          <w:rFonts w:hint="eastAsia"/>
          <w:lang w:eastAsia="ja-JP"/>
        </w:rPr>
        <w:t xml:space="preserve"> </w:t>
      </w:r>
      <w:r w:rsidRPr="00EB4379">
        <w:rPr>
          <w:rFonts w:hint="eastAsia"/>
          <w:lang w:eastAsia="ja-JP"/>
        </w:rPr>
        <w:t>（新潟県）」と、実際の都道府県例を示しました。</w:t>
      </w:r>
    </w:p>
  </w:comment>
  <w:comment w:id="75" w:author="山岸良匡" w:date="2026-05-18T18:52:00Z" w:initials="山">
    <w:p w14:paraId="655C391B" w14:textId="0130C970" w:rsidR="00407B16" w:rsidRDefault="00407B16" w:rsidP="00407B16">
      <w:pPr>
        <w:pStyle w:val="af3"/>
        <w:rPr>
          <w:lang w:eastAsia="ja-JP"/>
        </w:rPr>
      </w:pPr>
      <w:r>
        <w:rPr>
          <w:rStyle w:val="af2"/>
        </w:rPr>
        <w:annotationRef/>
      </w:r>
      <w:r>
        <w:rPr>
          <w:rFonts w:hint="eastAsia"/>
          <w:lang w:eastAsia="ja-JP"/>
        </w:rPr>
        <w:t>これが何を意味するのかがわかりにくいので説明が必要と思います。</w:t>
      </w:r>
    </w:p>
  </w:comment>
  <w:comment w:id="76" w:author="治輝 齋藤" w:date="2026-05-19T22:06:00Z" w:initials="治齋">
    <w:p w14:paraId="75552070" w14:textId="30A737ED" w:rsidR="00BE3401" w:rsidRDefault="00BE3401">
      <w:pPr>
        <w:pStyle w:val="af3"/>
        <w:rPr>
          <w:lang w:eastAsia="ja-JP"/>
        </w:rPr>
      </w:pPr>
      <w:r>
        <w:rPr>
          <w:rStyle w:val="af2"/>
        </w:rPr>
        <w:annotationRef/>
      </w:r>
      <w:r w:rsidRPr="00BE3401">
        <w:rPr>
          <w:rFonts w:hint="eastAsia"/>
          <w:lang w:eastAsia="ja-JP"/>
        </w:rPr>
        <w:t>47</w:t>
      </w:r>
      <w:r w:rsidRPr="00BE3401">
        <w:rPr>
          <w:rFonts w:hint="eastAsia"/>
          <w:lang w:eastAsia="ja-JP"/>
        </w:rPr>
        <w:t>都道府県</w:t>
      </w:r>
      <w:r>
        <w:rPr>
          <w:rFonts w:hint="eastAsia"/>
          <w:lang w:eastAsia="ja-JP"/>
        </w:rPr>
        <w:t>の傾斜度の平均が</w:t>
      </w:r>
      <w:r>
        <w:rPr>
          <w:rFonts w:hint="eastAsia"/>
          <w:lang w:eastAsia="ja-JP"/>
        </w:rPr>
        <w:t>8.57</w:t>
      </w:r>
      <w:r>
        <w:rPr>
          <w:rFonts w:hint="eastAsia"/>
          <w:lang w:eastAsia="ja-JP"/>
        </w:rPr>
        <w:t>度であり、</w:t>
      </w:r>
      <w:r w:rsidRPr="00BE3401">
        <w:rPr>
          <w:rFonts w:hint="eastAsia"/>
          <w:lang w:eastAsia="ja-JP"/>
        </w:rPr>
        <w:t>全国でほぼ平坦な県</w:t>
      </w:r>
      <w:r>
        <w:rPr>
          <w:rFonts w:hint="eastAsia"/>
          <w:lang w:eastAsia="ja-JP"/>
        </w:rPr>
        <w:t>（</w:t>
      </w:r>
      <w:r>
        <w:rPr>
          <w:rFonts w:hint="eastAsia"/>
          <w:lang w:eastAsia="ja-JP"/>
        </w:rPr>
        <w:t>1.81</w:t>
      </w:r>
      <w:r>
        <w:rPr>
          <w:rFonts w:hint="eastAsia"/>
          <w:lang w:eastAsia="ja-JP"/>
        </w:rPr>
        <w:t>度）</w:t>
      </w:r>
      <w:r w:rsidRPr="00BE3401">
        <w:rPr>
          <w:rFonts w:hint="eastAsia"/>
          <w:lang w:eastAsia="ja-JP"/>
        </w:rPr>
        <w:t>から坂の多い県</w:t>
      </w:r>
      <w:r>
        <w:rPr>
          <w:rFonts w:hint="eastAsia"/>
          <w:lang w:eastAsia="ja-JP"/>
        </w:rPr>
        <w:t>（</w:t>
      </w:r>
      <w:r>
        <w:rPr>
          <w:rFonts w:hint="eastAsia"/>
          <w:lang w:eastAsia="ja-JP"/>
        </w:rPr>
        <w:t>15.43</w:t>
      </w:r>
      <w:r>
        <w:rPr>
          <w:rFonts w:hint="eastAsia"/>
          <w:lang w:eastAsia="ja-JP"/>
        </w:rPr>
        <w:t>度）</w:t>
      </w:r>
      <w:r w:rsidRPr="00BE3401">
        <w:rPr>
          <w:rFonts w:hint="eastAsia"/>
          <w:lang w:eastAsia="ja-JP"/>
        </w:rPr>
        <w:t>まで幅がある</w:t>
      </w:r>
      <w:r>
        <w:rPr>
          <w:rFonts w:hint="eastAsia"/>
          <w:lang w:eastAsia="ja-JP"/>
        </w:rPr>
        <w:t>旨を記載しました。</w:t>
      </w:r>
    </w:p>
  </w:comment>
  <w:comment w:id="92" w:author="山岸良匡" w:date="2026-05-18T18:52:00Z" w:initials="山">
    <w:p w14:paraId="3C61C1A1" w14:textId="77777777" w:rsidR="00407B16" w:rsidRDefault="00407B16" w:rsidP="00407B16">
      <w:pPr>
        <w:pStyle w:val="af3"/>
        <w:rPr>
          <w:lang w:eastAsia="ja-JP"/>
        </w:rPr>
      </w:pPr>
      <w:r>
        <w:rPr>
          <w:rStyle w:val="af2"/>
        </w:rPr>
        <w:annotationRef/>
      </w:r>
      <w:r>
        <w:rPr>
          <w:rFonts w:hint="eastAsia"/>
          <w:lang w:eastAsia="ja-JP"/>
        </w:rPr>
        <w:t>年間１０万人当たりという意味ですか？</w:t>
      </w:r>
    </w:p>
  </w:comment>
  <w:comment w:id="93" w:author="治輝 齋藤" w:date="2026-05-19T22:15:00Z" w:initials="治齋">
    <w:p w14:paraId="602C9FFE" w14:textId="7508AEC4" w:rsidR="00F745C3" w:rsidRDefault="00F745C3">
      <w:pPr>
        <w:pStyle w:val="af3"/>
        <w:rPr>
          <w:lang w:eastAsia="ja-JP"/>
        </w:rPr>
      </w:pPr>
      <w:r>
        <w:rPr>
          <w:rStyle w:val="af2"/>
        </w:rPr>
        <w:annotationRef/>
      </w:r>
      <w:r>
        <w:rPr>
          <w:rFonts w:hint="eastAsia"/>
          <w:lang w:eastAsia="ja-JP"/>
        </w:rPr>
        <w:t>年間</w:t>
      </w:r>
      <w:r>
        <w:rPr>
          <w:rFonts w:hint="eastAsia"/>
          <w:lang w:eastAsia="ja-JP"/>
        </w:rPr>
        <w:t>10</w:t>
      </w:r>
      <w:r>
        <w:rPr>
          <w:rFonts w:hint="eastAsia"/>
          <w:lang w:eastAsia="ja-JP"/>
        </w:rPr>
        <w:t>万人当たりという記載に修正しました。</w:t>
      </w:r>
    </w:p>
  </w:comment>
  <w:comment w:id="104" w:author="治輝 齋藤" w:date="2026-05-19T20:36:00Z" w:initials="治齋">
    <w:p w14:paraId="4CFF8D02" w14:textId="5CA38955" w:rsidR="001D54C3" w:rsidRDefault="001D54C3">
      <w:pPr>
        <w:pStyle w:val="af3"/>
        <w:rPr>
          <w:lang w:eastAsia="ja-JP"/>
        </w:rPr>
      </w:pPr>
      <w:r>
        <w:rPr>
          <w:rStyle w:val="af2"/>
        </w:rPr>
        <w:annotationRef/>
      </w:r>
      <w:r w:rsidRPr="001D54C3">
        <w:rPr>
          <w:rFonts w:hint="eastAsia"/>
          <w:lang w:eastAsia="ja-JP"/>
        </w:rPr>
        <w:t>（</w:t>
      </w:r>
      <w:r>
        <w:rPr>
          <w:rFonts w:hint="eastAsia"/>
          <w:lang w:eastAsia="ja-JP"/>
        </w:rPr>
        <w:t>江口</w:t>
      </w:r>
      <w:r w:rsidRPr="001D54C3">
        <w:rPr>
          <w:rFonts w:hint="eastAsia"/>
          <w:lang w:eastAsia="ja-JP"/>
        </w:rPr>
        <w:t>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w:t>
      </w:r>
      <w:r w:rsidRPr="001D54C3">
        <w:rPr>
          <w:rFonts w:hint="eastAsia"/>
          <w:lang w:eastAsia="ja-JP"/>
        </w:rPr>
        <w:t>しました</w:t>
      </w:r>
    </w:p>
  </w:comment>
  <w:comment w:id="106" w:author="山岸良匡" w:date="2026-05-18T18:54:00Z" w:initials="山">
    <w:p w14:paraId="4FA4532D" w14:textId="77777777" w:rsidR="00CB1C9B" w:rsidRDefault="00407B16" w:rsidP="00CB1C9B">
      <w:pPr>
        <w:pStyle w:val="af3"/>
        <w:rPr>
          <w:lang w:eastAsia="ja-JP"/>
        </w:rPr>
      </w:pPr>
      <w:r>
        <w:rPr>
          <w:rStyle w:val="af2"/>
        </w:rPr>
        <w:annotationRef/>
      </w:r>
      <w:r w:rsidR="00CB1C9B">
        <w:rPr>
          <w:rFonts w:hint="eastAsia"/>
          <w:lang w:eastAsia="ja-JP"/>
        </w:rPr>
        <w:t>これが何を意味するのかがよくわかりませんでした。</w:t>
      </w:r>
      <w:r w:rsidR="00CB1C9B">
        <w:rPr>
          <w:lang w:eastAsia="ja-JP"/>
        </w:rPr>
        <w:t>Discussion</w:t>
      </w:r>
      <w:r w:rsidR="00CB1C9B">
        <w:rPr>
          <w:rFonts w:hint="eastAsia"/>
          <w:lang w:eastAsia="ja-JP"/>
        </w:rPr>
        <w:t>で使われている表現の方がわかりやすい。</w:t>
      </w:r>
    </w:p>
  </w:comment>
  <w:comment w:id="107" w:author="治輝 齋藤" w:date="2026-05-19T22:21:00Z" w:initials="治齋">
    <w:p w14:paraId="514C5BEC" w14:textId="7F838D03" w:rsidR="005F4CD1" w:rsidRDefault="005F4CD1">
      <w:pPr>
        <w:pStyle w:val="af3"/>
        <w:rPr>
          <w:lang w:eastAsia="ja-JP"/>
        </w:rPr>
      </w:pPr>
      <w:r>
        <w:rPr>
          <w:rStyle w:val="af2"/>
        </w:rPr>
        <w:annotationRef/>
      </w:r>
      <w:r w:rsidRPr="005F4CD1">
        <w:rPr>
          <w:rFonts w:hint="eastAsia"/>
          <w:lang w:eastAsia="ja-JP"/>
        </w:rPr>
        <w:t>Discussion</w:t>
      </w:r>
      <w:r>
        <w:rPr>
          <w:rFonts w:hint="eastAsia"/>
          <w:lang w:eastAsia="ja-JP"/>
        </w:rPr>
        <w:t xml:space="preserve"> </w:t>
      </w:r>
      <w:r w:rsidRPr="005F4CD1">
        <w:rPr>
          <w:rFonts w:hint="eastAsia"/>
          <w:lang w:eastAsia="ja-JP"/>
        </w:rPr>
        <w:t>で使われている表現</w:t>
      </w:r>
      <w:r>
        <w:rPr>
          <w:rFonts w:hint="eastAsia"/>
          <w:lang w:eastAsia="ja-JP"/>
        </w:rPr>
        <w:t>に倣い、該当箇所の記載を修正しました。</w:t>
      </w:r>
    </w:p>
  </w:comment>
  <w:comment w:id="115" w:author="山岸良匡" w:date="2026-05-18T18:54:00Z" w:initials="山">
    <w:p w14:paraId="70789A25" w14:textId="77777777" w:rsidR="00CB1C9B" w:rsidRDefault="00407B16" w:rsidP="00CB1C9B">
      <w:pPr>
        <w:pStyle w:val="af3"/>
        <w:rPr>
          <w:lang w:eastAsia="ja-JP"/>
        </w:rPr>
      </w:pPr>
      <w:r>
        <w:rPr>
          <w:rStyle w:val="af2"/>
        </w:rPr>
        <w:annotationRef/>
      </w:r>
      <w:r w:rsidR="00CB1C9B">
        <w:rPr>
          <w:rFonts w:hint="eastAsia"/>
          <w:lang w:eastAsia="ja-JP"/>
        </w:rPr>
        <w:t>これもこれだけだと何かがよくわからないと思います。何で調整したのかも書く必要があります。</w:t>
      </w:r>
    </w:p>
  </w:comment>
  <w:comment w:id="116" w:author="治輝 齋藤" w:date="2026-05-19T22:31:00Z" w:initials="治齋">
    <w:p w14:paraId="0A45A31D" w14:textId="1DEDD536" w:rsidR="00A27614" w:rsidRDefault="00A27614">
      <w:pPr>
        <w:pStyle w:val="af3"/>
        <w:rPr>
          <w:lang w:eastAsia="ja-JP"/>
        </w:rPr>
      </w:pPr>
      <w:r>
        <w:rPr>
          <w:rStyle w:val="af2"/>
        </w:rPr>
        <w:annotationRef/>
      </w:r>
      <w:r>
        <w:rPr>
          <w:rFonts w:hint="eastAsia"/>
          <w:lang w:eastAsia="ja-JP"/>
        </w:rPr>
        <w:t>何で調整したかの要素について、</w:t>
      </w:r>
      <w:r w:rsidR="0075459B">
        <w:rPr>
          <w:rFonts w:hint="eastAsia"/>
          <w:lang w:eastAsia="ja-JP"/>
        </w:rPr>
        <w:t>前パラグラフに</w:t>
      </w:r>
      <w:r>
        <w:rPr>
          <w:rFonts w:hint="eastAsia"/>
          <w:lang w:eastAsia="ja-JP"/>
        </w:rPr>
        <w:t>記載を</w:t>
      </w:r>
      <w:r w:rsidR="0075459B">
        <w:rPr>
          <w:rFonts w:hint="eastAsia"/>
          <w:lang w:eastAsia="ja-JP"/>
        </w:rPr>
        <w:t>追加し、本パラグラフでは</w:t>
      </w:r>
      <w:r w:rsidR="0075459B">
        <w:rPr>
          <w:rFonts w:hint="eastAsia"/>
          <w:lang w:eastAsia="ja-JP"/>
        </w:rPr>
        <w:t>those covariates</w:t>
      </w:r>
      <w:r w:rsidR="0075459B">
        <w:rPr>
          <w:rFonts w:hint="eastAsia"/>
          <w:lang w:eastAsia="ja-JP"/>
        </w:rPr>
        <w:t>と記載</w:t>
      </w:r>
      <w:r>
        <w:rPr>
          <w:rFonts w:hint="eastAsia"/>
          <w:lang w:eastAsia="ja-JP"/>
        </w:rPr>
        <w:t>しました。</w:t>
      </w:r>
    </w:p>
  </w:comment>
  <w:comment w:id="140" w:author="山岸良匡" w:date="2026-05-18T23:44:00Z" w:initials="山">
    <w:p w14:paraId="50E41A7C" w14:textId="77777777" w:rsidR="00CB1C9B" w:rsidRDefault="00CB1C9B" w:rsidP="00CB1C9B">
      <w:pPr>
        <w:pStyle w:val="af3"/>
        <w:rPr>
          <w:lang w:eastAsia="ja-JP"/>
        </w:rPr>
      </w:pPr>
      <w:r>
        <w:rPr>
          <w:rStyle w:val="af2"/>
        </w:rPr>
        <w:annotationRef/>
      </w:r>
      <w:r>
        <w:rPr>
          <w:rFonts w:hint="eastAsia"/>
          <w:lang w:eastAsia="ja-JP"/>
        </w:rPr>
        <w:t>抄録の最後でこのようなことは言わない方がいい。重要なことは、「傾斜が強い県に住んでいる人では股関節骨折手術が多いが、それ以外の骨折は関係ない」ことが、明確に読者に伝わることです。それ以外の細かな情報は本文で議論すればよい。</w:t>
      </w:r>
    </w:p>
  </w:comment>
  <w:comment w:id="141" w:author="治輝 齋藤" w:date="2026-05-19T22:44:00Z" w:initials="治齋">
    <w:p w14:paraId="34F6716C" w14:textId="762336D9" w:rsidR="00ED46B8" w:rsidRDefault="00ED46B8">
      <w:pPr>
        <w:pStyle w:val="af3"/>
        <w:rPr>
          <w:lang w:eastAsia="ja-JP"/>
        </w:rPr>
      </w:pPr>
      <w:r>
        <w:rPr>
          <w:rStyle w:val="af2"/>
        </w:rPr>
        <w:annotationRef/>
      </w:r>
      <w:r>
        <w:rPr>
          <w:rFonts w:hint="eastAsia"/>
          <w:lang w:eastAsia="ja-JP"/>
        </w:rPr>
        <w:t>抄録の最後について、</w:t>
      </w:r>
      <w:r w:rsidRPr="00ED46B8">
        <w:rPr>
          <w:rFonts w:hint="eastAsia"/>
          <w:lang w:eastAsia="ja-JP"/>
        </w:rPr>
        <w:t>「傾斜が強い県に住んでいる人では股関節骨折手術が多いが、それ以外の骨折は関係ない」</w:t>
      </w:r>
      <w:r>
        <w:rPr>
          <w:rFonts w:hint="eastAsia"/>
          <w:lang w:eastAsia="ja-JP"/>
        </w:rPr>
        <w:t>旨に記載を修正しました。</w:t>
      </w:r>
    </w:p>
  </w:comment>
  <w:comment w:id="144" w:author="山岸良匡" w:date="2026-05-18T19:10:00Z" w:initials="山">
    <w:p w14:paraId="513FFDD6" w14:textId="538328FB" w:rsidR="00A810BB" w:rsidRDefault="00A810BB" w:rsidP="00A810BB">
      <w:pPr>
        <w:pStyle w:val="af3"/>
        <w:rPr>
          <w:lang w:eastAsia="ja-JP"/>
        </w:rPr>
      </w:pPr>
      <w:r>
        <w:rPr>
          <w:rStyle w:val="af2"/>
        </w:rPr>
        <w:annotationRef/>
      </w:r>
      <w:r>
        <w:rPr>
          <w:rFonts w:hint="eastAsia"/>
          <w:lang w:eastAsia="ja-JP"/>
        </w:rPr>
        <w:t>なんとなく、傾斜地に住んでいる人の方が、坂を上ったり下りたりするので、足腰が鍛えられる気がしますが、どのようには考えられないですか？逆に傾斜地はしんどいので車を使う人が多いということもあるのでは？</w:t>
      </w:r>
    </w:p>
  </w:comment>
  <w:comment w:id="145" w:author="治輝 齋藤" w:date="2026-05-20T13:03:00Z" w:initials="治齋">
    <w:p w14:paraId="205E365A" w14:textId="4CC77E9C" w:rsidR="007F0B51" w:rsidRDefault="007F0B51">
      <w:pPr>
        <w:pStyle w:val="af3"/>
        <w:rPr>
          <w:lang w:eastAsia="ja-JP"/>
        </w:rPr>
      </w:pPr>
      <w:r>
        <w:rPr>
          <w:rStyle w:val="af2"/>
        </w:rPr>
        <w:annotationRef/>
      </w:r>
      <w:r>
        <w:rPr>
          <w:rFonts w:hint="eastAsia"/>
          <w:lang w:eastAsia="ja-JP"/>
        </w:rPr>
        <w:t>ご指摘いただいた仮説について、記載を追記いたしました。</w:t>
      </w:r>
    </w:p>
  </w:comment>
  <w:comment w:id="147" w:author="治輝 齋藤" w:date="2026-05-19T20:43:00Z" w:initials="治齋">
    <w:p w14:paraId="1006C1C6" w14:textId="2E245979" w:rsidR="001D54C3" w:rsidRDefault="001D54C3">
      <w:pPr>
        <w:pStyle w:val="af3"/>
        <w:rPr>
          <w:lang w:eastAsia="ja-JP"/>
        </w:rPr>
      </w:pPr>
      <w:r>
        <w:rPr>
          <w:rStyle w:val="af2"/>
        </w:rPr>
        <w:annotationRef/>
      </w:r>
      <w:r>
        <w:rPr>
          <w:rFonts w:hint="eastAsia"/>
          <w:lang w:eastAsia="ja-JP"/>
        </w:rPr>
        <w:t>（</w:t>
      </w:r>
      <w:r>
        <w:rPr>
          <w:rFonts w:hint="eastAsia"/>
          <w:lang w:eastAsia="ja-JP"/>
        </w:rPr>
        <w:t>江口先生コメント①）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に修正のうえ、本文の表現も修正しました。</w:t>
      </w:r>
    </w:p>
  </w:comment>
  <w:comment w:id="157" w:author="山岸良匡" w:date="2026-05-18T19:14:00Z" w:initials="山">
    <w:p w14:paraId="24FC57F2" w14:textId="77777777" w:rsidR="00362AF6" w:rsidRDefault="00A810BB" w:rsidP="00362AF6">
      <w:pPr>
        <w:pStyle w:val="af3"/>
        <w:rPr>
          <w:lang w:eastAsia="ja-JP"/>
        </w:rPr>
      </w:pPr>
      <w:r>
        <w:rPr>
          <w:rStyle w:val="af2"/>
        </w:rPr>
        <w:annotationRef/>
      </w:r>
      <w:r w:rsidR="00362AF6">
        <w:rPr>
          <w:rFonts w:hint="eastAsia"/>
          <w:lang w:eastAsia="ja-JP"/>
        </w:rPr>
        <w:t>ここで県レベルというのがでてくるが、県レベルで十分なのですか？山の多い県でも実際に人々が多く住んでいるのは平野部で、山奥に住んでいる人はわずかですが、それでも代表性は担保できるのですか？</w:t>
      </w:r>
      <w:r w:rsidR="00362AF6">
        <w:rPr>
          <w:rFonts w:hint="eastAsia"/>
          <w:lang w:eastAsia="ja-JP"/>
        </w:rPr>
        <w:t>limitation</w:t>
      </w:r>
      <w:r w:rsidR="00362AF6">
        <w:rPr>
          <w:rFonts w:hint="eastAsia"/>
          <w:lang w:eastAsia="ja-JP"/>
        </w:rPr>
        <w:t>で少し述べられていますが、そのような欠点があっても、今回の研究を出す意義があることを</w:t>
      </w:r>
      <w:r w:rsidR="00362AF6">
        <w:rPr>
          <w:rFonts w:hint="eastAsia"/>
          <w:lang w:eastAsia="ja-JP"/>
        </w:rPr>
        <w:t>discussion</w:t>
      </w:r>
      <w:r w:rsidR="00362AF6">
        <w:rPr>
          <w:rFonts w:hint="eastAsia"/>
          <w:lang w:eastAsia="ja-JP"/>
        </w:rPr>
        <w:t>または</w:t>
      </w:r>
      <w:r w:rsidR="00362AF6">
        <w:rPr>
          <w:rFonts w:hint="eastAsia"/>
          <w:lang w:eastAsia="ja-JP"/>
        </w:rPr>
        <w:t>conclusion</w:t>
      </w:r>
      <w:r w:rsidR="00362AF6">
        <w:rPr>
          <w:rFonts w:hint="eastAsia"/>
          <w:lang w:eastAsia="ja-JP"/>
        </w:rPr>
        <w:t>で強調してください。</w:t>
      </w:r>
    </w:p>
  </w:comment>
  <w:comment w:id="158" w:author="治輝 齋藤" w:date="2026-05-20T14:01:00Z" w:initials="治齋">
    <w:p w14:paraId="41FDB5E1" w14:textId="1B169076" w:rsidR="004552C2" w:rsidRDefault="004552C2">
      <w:pPr>
        <w:pStyle w:val="af3"/>
        <w:rPr>
          <w:lang w:eastAsia="ja-JP"/>
        </w:rPr>
      </w:pPr>
      <w:r>
        <w:rPr>
          <w:rStyle w:val="af2"/>
        </w:rPr>
        <w:annotationRef/>
      </w:r>
      <w:r>
        <w:rPr>
          <w:rFonts w:hint="eastAsia"/>
          <w:lang w:eastAsia="ja-JP"/>
        </w:rPr>
        <w:t>今回の研究の意義について、</w:t>
      </w:r>
      <w:r>
        <w:rPr>
          <w:rFonts w:hint="eastAsia"/>
          <w:lang w:eastAsia="ja-JP"/>
        </w:rPr>
        <w:t>conclusion</w:t>
      </w:r>
      <w:r>
        <w:rPr>
          <w:rFonts w:hint="eastAsia"/>
          <w:lang w:eastAsia="ja-JP"/>
        </w:rPr>
        <w:t>に追記し強調しました。</w:t>
      </w:r>
    </w:p>
  </w:comment>
  <w:comment w:id="159" w:author="治輝 齋藤" w:date="2026-05-19T20:44:00Z" w:initials="治齋">
    <w:p w14:paraId="0BF46168" w14:textId="1EEED7A4" w:rsidR="001D54C3" w:rsidRDefault="001D54C3">
      <w:pPr>
        <w:pStyle w:val="af3"/>
      </w:pPr>
      <w:r>
        <w:rPr>
          <w:rStyle w:val="af2"/>
        </w:rPr>
        <w:annotationRef/>
      </w:r>
      <w:r>
        <w:rPr>
          <w:rFonts w:hint="eastAsia"/>
          <w:lang w:eastAsia="ja-JP"/>
        </w:rPr>
        <w:t>（江口先生コメント①）</w:t>
      </w:r>
      <w:r w:rsidRPr="001D54C3">
        <w:rPr>
          <w:lang w:eastAsia="ja-JP"/>
        </w:rPr>
        <w:t>terrain–fracture relationship</w:t>
      </w:r>
      <w:r>
        <w:rPr>
          <w:rFonts w:hint="eastAsia"/>
          <w:lang w:eastAsia="ja-JP"/>
        </w:rPr>
        <w:t xml:space="preserve"> </w:t>
      </w:r>
      <w:r>
        <w:rPr>
          <w:rFonts w:hint="eastAsia"/>
          <w:lang w:eastAsia="ja-JP"/>
        </w:rPr>
        <w:t>→</w:t>
      </w:r>
      <w:r>
        <w:rPr>
          <w:rFonts w:hint="eastAsia"/>
          <w:lang w:eastAsia="ja-JP"/>
        </w:rPr>
        <w:t xml:space="preserve"> </w:t>
      </w:r>
      <w:r w:rsidRPr="001D54C3">
        <w:rPr>
          <w:lang w:eastAsia="ja-JP"/>
        </w:rPr>
        <w:t>terrain–fracture surgery relationship</w:t>
      </w:r>
      <w:r>
        <w:rPr>
          <w:rFonts w:hint="eastAsia"/>
          <w:lang w:eastAsia="ja-JP"/>
        </w:rPr>
        <w:t>に修正しました。</w:t>
      </w:r>
    </w:p>
  </w:comment>
  <w:comment w:id="161" w:author="治輝 齋藤" w:date="2026-05-19T20:47:00Z" w:initials="治齋">
    <w:p w14:paraId="625A4C7D" w14:textId="6E7F82F1" w:rsidR="00DA1990" w:rsidRDefault="00DA1990">
      <w:pPr>
        <w:pStyle w:val="af3"/>
        <w:rPr>
          <w:lang w:eastAsia="ja-JP"/>
        </w:rPr>
      </w:pPr>
      <w:r>
        <w:rPr>
          <w:rStyle w:val="af2"/>
        </w:rPr>
        <w:annotationRef/>
      </w:r>
      <w:r>
        <w:rPr>
          <w:rFonts w:hint="eastAsia"/>
          <w:lang w:eastAsia="ja-JP"/>
        </w:rPr>
        <w:t>（江口先生コメント①）</w:t>
      </w:r>
      <w:r w:rsidRPr="00DA1990">
        <w:rPr>
          <w:rFonts w:hint="eastAsia"/>
          <w:lang w:eastAsia="ja-JP"/>
        </w:rPr>
        <w:t>骨折と骨折手術率の区別を整理</w:t>
      </w:r>
      <w:r>
        <w:rPr>
          <w:rFonts w:hint="eastAsia"/>
          <w:lang w:eastAsia="ja-JP"/>
        </w:rPr>
        <w:t>する旨について、記載を修正しました。</w:t>
      </w:r>
    </w:p>
  </w:comment>
  <w:comment w:id="196" w:author="治輝 齋藤" w:date="2026-05-20T14:26:00Z" w:initials="治齋">
    <w:p w14:paraId="5DEAAFA3" w14:textId="2AA74557" w:rsidR="00D21B59" w:rsidRDefault="00D21B59">
      <w:pPr>
        <w:pStyle w:val="af3"/>
        <w:rPr>
          <w:lang w:eastAsia="ja-JP"/>
        </w:rPr>
      </w:pPr>
      <w:r>
        <w:rPr>
          <w:rStyle w:val="af2"/>
        </w:rPr>
        <w:annotationRef/>
      </w:r>
      <w:r>
        <w:rPr>
          <w:rFonts w:hint="eastAsia"/>
          <w:lang w:eastAsia="ja-JP"/>
        </w:rPr>
        <w:t>（</w:t>
      </w:r>
      <w:r>
        <w:rPr>
          <w:rFonts w:hint="eastAsia"/>
          <w:lang w:eastAsia="ja-JP"/>
        </w:rPr>
        <w:t>江口先生コメント④）</w:t>
      </w:r>
      <w:r w:rsidRPr="00D21B59">
        <w:rPr>
          <w:rFonts w:hint="eastAsia"/>
          <w:lang w:eastAsia="ja-JP"/>
        </w:rPr>
        <w:t>「全骨折」</w:t>
      </w:r>
      <w:r>
        <w:rPr>
          <w:rFonts w:hint="eastAsia"/>
          <w:lang w:eastAsia="ja-JP"/>
        </w:rPr>
        <w:t>の部分について、「</w:t>
      </w:r>
      <w:r w:rsidRPr="00D21B59">
        <w:rPr>
          <w:rFonts w:hint="eastAsia"/>
          <w:lang w:eastAsia="ja-JP"/>
        </w:rPr>
        <w:t>大腿骨近位部骨折、上腕骨骨折、前腕骨骨折</w:t>
      </w:r>
      <w:r>
        <w:rPr>
          <w:rFonts w:hint="eastAsia"/>
          <w:lang w:eastAsia="ja-JP"/>
        </w:rPr>
        <w:t>の</w:t>
      </w:r>
      <w:r>
        <w:rPr>
          <w:rFonts w:hint="eastAsia"/>
          <w:lang w:eastAsia="ja-JP"/>
        </w:rPr>
        <w:t>3</w:t>
      </w:r>
      <w:r>
        <w:rPr>
          <w:rFonts w:hint="eastAsia"/>
          <w:lang w:eastAsia="ja-JP"/>
        </w:rPr>
        <w:t>つの合算であること」が分かるよう修正しました。</w:t>
      </w:r>
    </w:p>
  </w:comment>
  <w:comment w:id="179" w:author="治輝 齋藤" w:date="2026-05-19T20:54:00Z" w:initials="治齋">
    <w:p w14:paraId="202B07E6" w14:textId="2584C3DD" w:rsidR="00DA1990" w:rsidRDefault="00DA1990">
      <w:pPr>
        <w:pStyle w:val="af3"/>
        <w:rPr>
          <w:lang w:eastAsia="ja-JP"/>
        </w:rPr>
      </w:pPr>
      <w:r>
        <w:rPr>
          <w:rStyle w:val="af2"/>
        </w:rPr>
        <w:annotationRef/>
      </w:r>
      <w:r>
        <w:rPr>
          <w:rFonts w:hint="eastAsia"/>
          <w:lang w:eastAsia="ja-JP"/>
        </w:rPr>
        <w:t>（江口先生コメント①）</w:t>
      </w:r>
      <w:r w:rsidRPr="00DA1990">
        <w:rPr>
          <w:rFonts w:hint="eastAsia"/>
          <w:lang w:eastAsia="ja-JP"/>
        </w:rPr>
        <w:t>大腿骨近位部骨折手術率データを用いて検討している</w:t>
      </w:r>
      <w:r>
        <w:rPr>
          <w:rFonts w:hint="eastAsia"/>
          <w:lang w:eastAsia="ja-JP"/>
        </w:rPr>
        <w:t>旨について記載を加え、全体の表現を修正しました。</w:t>
      </w:r>
    </w:p>
  </w:comment>
  <w:comment w:id="215" w:author="山岸良匡" w:date="2026-05-18T19:19:00Z" w:initials="山">
    <w:p w14:paraId="7DE1BBAC" w14:textId="247ADA49" w:rsidR="008A413E" w:rsidRDefault="008A413E" w:rsidP="008A413E">
      <w:pPr>
        <w:pStyle w:val="af3"/>
        <w:rPr>
          <w:lang w:eastAsia="ja-JP"/>
        </w:rPr>
      </w:pPr>
      <w:r>
        <w:rPr>
          <w:rStyle w:val="af2"/>
        </w:rPr>
        <w:annotationRef/>
      </w:r>
      <w:r>
        <w:rPr>
          <w:rFonts w:hint="eastAsia"/>
          <w:lang w:eastAsia="ja-JP"/>
        </w:rPr>
        <w:t>老年人口割合のことですか？この書き方だと１年間にどれだけ高齢化が進んだかの指標のように見える。</w:t>
      </w:r>
      <w:r>
        <w:rPr>
          <w:lang w:eastAsia="ja-JP"/>
        </w:rPr>
        <w:t>proportion of individuals aged ≥65 years</w:t>
      </w:r>
      <w:r>
        <w:rPr>
          <w:rFonts w:hint="eastAsia"/>
          <w:lang w:eastAsia="ja-JP"/>
        </w:rPr>
        <w:t>だけでいいのでは？</w:t>
      </w:r>
    </w:p>
  </w:comment>
  <w:comment w:id="216" w:author="治輝 齋藤" w:date="2026-05-19T23:04:00Z" w:initials="治齋">
    <w:p w14:paraId="766AEC9E" w14:textId="788BF7B3" w:rsidR="00DF1C6E" w:rsidRDefault="00DF1C6E">
      <w:pPr>
        <w:pStyle w:val="af3"/>
        <w:rPr>
          <w:lang w:eastAsia="ja-JP"/>
        </w:rPr>
      </w:pPr>
      <w:r>
        <w:rPr>
          <w:rStyle w:val="af2"/>
        </w:rPr>
        <w:annotationRef/>
      </w:r>
      <w:r w:rsidRPr="00DF1C6E">
        <w:rPr>
          <w:lang w:eastAsia="ja-JP"/>
        </w:rPr>
        <w:t>proportion of individuals aged ≥65 years</w:t>
      </w:r>
      <w:r>
        <w:rPr>
          <w:rFonts w:hint="eastAsia"/>
          <w:lang w:eastAsia="ja-JP"/>
        </w:rPr>
        <w:t xml:space="preserve"> </w:t>
      </w:r>
      <w:r>
        <w:rPr>
          <w:rFonts w:hint="eastAsia"/>
          <w:lang w:eastAsia="ja-JP"/>
        </w:rPr>
        <w:t>のみの記載に修正しました。</w:t>
      </w:r>
    </w:p>
  </w:comment>
  <w:comment w:id="225" w:author="治輝 齋藤" w:date="2026-05-20T14:32:00Z" w:initials="治齋">
    <w:p w14:paraId="6474A6BC" w14:textId="48C21F58" w:rsidR="00041009" w:rsidRDefault="00041009">
      <w:pPr>
        <w:pStyle w:val="af3"/>
        <w:rPr>
          <w:lang w:eastAsia="ja-JP"/>
        </w:rPr>
      </w:pPr>
      <w:r>
        <w:rPr>
          <w:rStyle w:val="af2"/>
        </w:rPr>
        <w:annotationRef/>
      </w:r>
      <w:r w:rsidRPr="00041009">
        <w:rPr>
          <w:rFonts w:hint="eastAsia"/>
          <w:lang w:eastAsia="ja-JP"/>
        </w:rPr>
        <w:t>（江口先生コメント④）</w:t>
      </w:r>
      <w:r w:rsidRPr="00041009">
        <w:rPr>
          <w:rFonts w:hint="eastAsia"/>
          <w:lang w:eastAsia="ja-JP"/>
        </w:rPr>
        <w:t>「全骨折」の部分について、「大腿骨近位部骨折、上腕骨骨折、前腕骨骨折の</w:t>
      </w:r>
      <w:r w:rsidRPr="00041009">
        <w:rPr>
          <w:rFonts w:hint="eastAsia"/>
          <w:lang w:eastAsia="ja-JP"/>
        </w:rPr>
        <w:t>3</w:t>
      </w:r>
      <w:r w:rsidRPr="00041009">
        <w:rPr>
          <w:rFonts w:hint="eastAsia"/>
          <w:lang w:eastAsia="ja-JP"/>
        </w:rPr>
        <w:t>つの合算であること」が分かるよう修正しました。</w:t>
      </w:r>
    </w:p>
  </w:comment>
  <w:comment w:id="223" w:author="治輝 齋藤" w:date="2026-05-20T14:19:00Z" w:initials="治齋">
    <w:p w14:paraId="3D50E2FC" w14:textId="63A301D2" w:rsidR="00CF7A56" w:rsidRDefault="00CF7A56">
      <w:pPr>
        <w:pStyle w:val="af3"/>
        <w:rPr>
          <w:lang w:eastAsia="ja-JP"/>
        </w:rPr>
      </w:pPr>
      <w:r>
        <w:rPr>
          <w:rStyle w:val="af2"/>
        </w:rPr>
        <w:annotationRef/>
      </w:r>
      <w:r>
        <w:rPr>
          <w:rFonts w:hint="eastAsia"/>
          <w:lang w:eastAsia="ja-JP"/>
        </w:rPr>
        <w:t>（江口先生コメント③）</w:t>
      </w:r>
      <w:r w:rsidRPr="00CF7A56">
        <w:rPr>
          <w:rFonts w:hint="eastAsia"/>
          <w:lang w:eastAsia="ja-JP"/>
        </w:rPr>
        <w:t>Methods</w:t>
      </w:r>
      <w:r w:rsidRPr="00CF7A56">
        <w:rPr>
          <w:rFonts w:hint="eastAsia"/>
          <w:lang w:eastAsia="ja-JP"/>
        </w:rPr>
        <w:t>における解析内容について、説明を整理して修正しました。</w:t>
      </w:r>
    </w:p>
  </w:comment>
  <w:comment w:id="242"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249"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251"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271" w:author="山岸良匡" w:date="2026-05-18T19:23:00Z" w:initials="山">
    <w:p w14:paraId="4BBB0A56" w14:textId="77777777" w:rsidR="008A413E" w:rsidRDefault="008A413E" w:rsidP="008A413E">
      <w:pPr>
        <w:pStyle w:val="af3"/>
        <w:rPr>
          <w:lang w:eastAsia="ja-JP"/>
        </w:rPr>
      </w:pPr>
      <w:r>
        <w:rPr>
          <w:rStyle w:val="af2"/>
        </w:rPr>
        <w:annotationRef/>
      </w:r>
      <w:r>
        <w:rPr>
          <w:rFonts w:hint="eastAsia"/>
          <w:lang w:eastAsia="ja-JP"/>
        </w:rPr>
        <w:t>これは不要では？</w:t>
      </w:r>
    </w:p>
  </w:comment>
  <w:comment w:id="272" w:author="治輝 齋藤" w:date="2026-05-19T23:49:00Z" w:initials="治齋">
    <w:p w14:paraId="7B1ED3F6" w14:textId="5EC580DF" w:rsidR="00380229" w:rsidRDefault="00380229">
      <w:pPr>
        <w:pStyle w:val="af3"/>
        <w:rPr>
          <w:lang w:eastAsia="ja-JP"/>
        </w:rPr>
      </w:pPr>
      <w:r>
        <w:rPr>
          <w:rStyle w:val="af2"/>
        </w:rPr>
        <w:annotationRef/>
      </w:r>
      <w:r>
        <w:rPr>
          <w:rFonts w:hint="eastAsia"/>
          <w:lang w:eastAsia="ja-JP"/>
        </w:rPr>
        <w:t>該当部分について削除しました。</w:t>
      </w:r>
    </w:p>
  </w:comment>
  <w:comment w:id="283" w:author="治輝 齋藤" w:date="2026-05-20T20:10:00Z" w:initials="治齋">
    <w:p w14:paraId="64F604C4" w14:textId="017D4464" w:rsidR="00EF6117" w:rsidRDefault="00EF6117">
      <w:pPr>
        <w:pStyle w:val="af3"/>
        <w:rPr>
          <w:lang w:eastAsia="ja-JP"/>
        </w:rPr>
      </w:pPr>
      <w:r>
        <w:rPr>
          <w:rStyle w:val="af2"/>
        </w:rPr>
        <w:annotationRef/>
      </w:r>
      <w:r>
        <w:rPr>
          <w:rFonts w:hint="eastAsia"/>
          <w:lang w:eastAsia="ja-JP"/>
        </w:rPr>
        <w:t>（</w:t>
      </w:r>
      <w:r>
        <w:rPr>
          <w:rFonts w:hint="eastAsia"/>
          <w:lang w:eastAsia="ja-JP"/>
        </w:rPr>
        <w:t>江口先生コメント⑭）地図の修正に関する記述を追加しました。</w:t>
      </w:r>
    </w:p>
  </w:comment>
  <w:comment w:id="286" w:author="治輝 齋藤" w:date="2026-05-20T12:48:00Z" w:initials="治齋">
    <w:p w14:paraId="06E44B76" w14:textId="4A308798" w:rsidR="00EB4379" w:rsidRDefault="00EB4379">
      <w:pPr>
        <w:pStyle w:val="af3"/>
        <w:rPr>
          <w:lang w:eastAsia="ja-JP"/>
        </w:rPr>
      </w:pPr>
      <w:r>
        <w:rPr>
          <w:rStyle w:val="af2"/>
        </w:rPr>
        <w:annotationRef/>
      </w:r>
      <w:r>
        <w:rPr>
          <w:rFonts w:hint="eastAsia"/>
          <w:lang w:eastAsia="ja-JP"/>
        </w:rPr>
        <w:t>（江口先生コメント⑤）</w:t>
      </w:r>
      <w:r w:rsidRPr="00EB4379">
        <w:rPr>
          <w:rFonts w:hint="eastAsia"/>
          <w:lang w:eastAsia="ja-JP"/>
        </w:rPr>
        <w:t>「</w:t>
      </w:r>
      <w:r w:rsidRPr="00EB4379">
        <w:rPr>
          <w:rFonts w:hint="eastAsia"/>
          <w:lang w:eastAsia="ja-JP"/>
        </w:rPr>
        <w:t>1.81</w:t>
      </w:r>
      <w:r w:rsidRPr="00EB4379">
        <w:rPr>
          <w:rFonts w:hint="eastAsia"/>
          <w:lang w:eastAsia="ja-JP"/>
        </w:rPr>
        <w:t>度</w:t>
      </w:r>
      <w:r w:rsidRPr="00EB4379">
        <w:rPr>
          <w:rFonts w:hint="eastAsia"/>
          <w:lang w:eastAsia="ja-JP"/>
        </w:rPr>
        <w:t xml:space="preserve"> </w:t>
      </w:r>
      <w:r w:rsidRPr="00EB4379">
        <w:rPr>
          <w:rFonts w:hint="eastAsia"/>
          <w:lang w:eastAsia="ja-JP"/>
        </w:rPr>
        <w:t>（</w:t>
      </w:r>
      <w:r>
        <w:rPr>
          <w:rFonts w:hint="eastAsia"/>
          <w:lang w:eastAsia="ja-JP"/>
        </w:rPr>
        <w:t>茨城</w:t>
      </w:r>
      <w:r w:rsidRPr="00EB4379">
        <w:rPr>
          <w:rFonts w:hint="eastAsia"/>
          <w:lang w:eastAsia="ja-JP"/>
        </w:rPr>
        <w:t>県）、</w:t>
      </w:r>
      <w:r w:rsidRPr="00EB4379">
        <w:rPr>
          <w:rFonts w:hint="eastAsia"/>
          <w:lang w:eastAsia="ja-JP"/>
        </w:rPr>
        <w:t>15.43</w:t>
      </w:r>
      <w:r w:rsidRPr="00EB4379">
        <w:rPr>
          <w:rFonts w:hint="eastAsia"/>
          <w:lang w:eastAsia="ja-JP"/>
        </w:rPr>
        <w:t>度</w:t>
      </w:r>
      <w:r w:rsidRPr="00EB4379">
        <w:rPr>
          <w:rFonts w:hint="eastAsia"/>
          <w:lang w:eastAsia="ja-JP"/>
        </w:rPr>
        <w:t xml:space="preserve"> </w:t>
      </w:r>
      <w:r w:rsidRPr="00EB4379">
        <w:rPr>
          <w:rFonts w:hint="eastAsia"/>
          <w:lang w:eastAsia="ja-JP"/>
        </w:rPr>
        <w:t>（</w:t>
      </w:r>
      <w:r>
        <w:rPr>
          <w:rFonts w:hint="eastAsia"/>
          <w:lang w:eastAsia="ja-JP"/>
        </w:rPr>
        <w:t>新潟</w:t>
      </w:r>
      <w:r w:rsidRPr="00EB4379">
        <w:rPr>
          <w:rFonts w:hint="eastAsia"/>
          <w:lang w:eastAsia="ja-JP"/>
        </w:rPr>
        <w:t>県）」</w:t>
      </w:r>
      <w:r>
        <w:rPr>
          <w:rFonts w:hint="eastAsia"/>
          <w:lang w:eastAsia="ja-JP"/>
        </w:rPr>
        <w:t>と、実際の都道府県例を示しました。</w:t>
      </w:r>
      <w:r>
        <w:rPr>
          <w:rFonts w:hint="eastAsia"/>
          <w:lang w:eastAsia="ja-JP"/>
        </w:rPr>
        <w:t>Abstract</w:t>
      </w:r>
      <w:r>
        <w:rPr>
          <w:rFonts w:hint="eastAsia"/>
          <w:lang w:eastAsia="ja-JP"/>
        </w:rPr>
        <w:t>についても同様に修正しました。</w:t>
      </w:r>
    </w:p>
  </w:comment>
  <w:comment w:id="301" w:author="山岸良匡" w:date="2026-05-18T19:28:00Z" w:initials="山">
    <w:p w14:paraId="4A8F4FEF" w14:textId="77777777" w:rsidR="008A413E" w:rsidRDefault="008A413E" w:rsidP="008A413E">
      <w:pPr>
        <w:pStyle w:val="af3"/>
        <w:rPr>
          <w:lang w:eastAsia="ja-JP"/>
        </w:rPr>
      </w:pPr>
      <w:r>
        <w:rPr>
          <w:rStyle w:val="af2"/>
        </w:rPr>
        <w:annotationRef/>
      </w:r>
      <w:r>
        <w:rPr>
          <w:lang w:eastAsia="ja-JP"/>
        </w:rPr>
        <w:t>rate</w:t>
      </w:r>
      <w:r>
        <w:rPr>
          <w:rFonts w:hint="eastAsia"/>
          <w:lang w:eastAsia="ja-JP"/>
        </w:rPr>
        <w:t>という単語は、疫学では、単位時間当たりを含む概念なので、単に割合を意味するなら</w:t>
      </w:r>
      <w:proofErr w:type="spellStart"/>
      <w:r>
        <w:rPr>
          <w:lang w:eastAsia="ja-JP"/>
        </w:rPr>
        <w:t>proprotion</w:t>
      </w:r>
      <w:proofErr w:type="spellEnd"/>
      <w:r>
        <w:rPr>
          <w:rFonts w:hint="eastAsia"/>
          <w:lang w:eastAsia="ja-JP"/>
        </w:rPr>
        <w:t>の方がいい。ほかも同様です。</w:t>
      </w:r>
    </w:p>
  </w:comment>
  <w:comment w:id="302" w:author="治輝 齋藤" w:date="2026-05-19T23:27:00Z" w:initials="治齋">
    <w:p w14:paraId="515AA38D" w14:textId="41589B97" w:rsidR="00DA5DB9" w:rsidRDefault="00DA5DB9">
      <w:pPr>
        <w:pStyle w:val="af3"/>
        <w:rPr>
          <w:lang w:eastAsia="ja-JP"/>
        </w:rPr>
      </w:pPr>
      <w:r>
        <w:rPr>
          <w:rStyle w:val="af2"/>
        </w:rPr>
        <w:annotationRef/>
      </w:r>
      <w:r>
        <w:rPr>
          <w:rFonts w:hint="eastAsia"/>
          <w:lang w:eastAsia="ja-JP"/>
        </w:rPr>
        <w:t>割合を意味する部分について、</w:t>
      </w:r>
      <w:r>
        <w:rPr>
          <w:rFonts w:hint="eastAsia"/>
          <w:lang w:eastAsia="ja-JP"/>
        </w:rPr>
        <w:t xml:space="preserve">rate </w:t>
      </w:r>
      <w:r>
        <w:rPr>
          <w:rFonts w:hint="eastAsia"/>
          <w:lang w:eastAsia="ja-JP"/>
        </w:rPr>
        <w:t>→</w:t>
      </w:r>
      <w:r>
        <w:rPr>
          <w:rFonts w:hint="eastAsia"/>
          <w:lang w:eastAsia="ja-JP"/>
        </w:rPr>
        <w:t xml:space="preserve"> proportion</w:t>
      </w:r>
      <w:r>
        <w:rPr>
          <w:rFonts w:hint="eastAsia"/>
          <w:lang w:eastAsia="ja-JP"/>
        </w:rPr>
        <w:t>に修正しました。他の箇所も同様です。</w:t>
      </w:r>
    </w:p>
  </w:comment>
  <w:comment w:id="306" w:author="山岸良匡" w:date="2026-05-18T19:31:00Z" w:initials="山">
    <w:p w14:paraId="39E4D378" w14:textId="77777777" w:rsidR="00A6730B" w:rsidRDefault="00A6730B" w:rsidP="00A6730B">
      <w:pPr>
        <w:pStyle w:val="af3"/>
        <w:rPr>
          <w:lang w:eastAsia="ja-JP"/>
        </w:rPr>
      </w:pPr>
      <w:r>
        <w:rPr>
          <w:rStyle w:val="af2"/>
        </w:rPr>
        <w:annotationRef/>
      </w:r>
      <w:r>
        <w:rPr>
          <w:rFonts w:hint="eastAsia"/>
          <w:lang w:eastAsia="ja-JP"/>
        </w:rPr>
        <w:t>これは</w:t>
      </w:r>
      <w:r>
        <w:rPr>
          <w:rFonts w:hint="eastAsia"/>
          <w:lang w:eastAsia="ja-JP"/>
        </w:rPr>
        <w:t>Table</w:t>
      </w:r>
      <w:r>
        <w:rPr>
          <w:lang w:eastAsia="ja-JP"/>
        </w:rPr>
        <w:t>2</w:t>
      </w:r>
      <w:r>
        <w:rPr>
          <w:rFonts w:hint="eastAsia"/>
          <w:lang w:eastAsia="ja-JP"/>
        </w:rPr>
        <w:t>と何が違いますか？どちらかだけでいいのでは？</w:t>
      </w:r>
    </w:p>
  </w:comment>
  <w:comment w:id="307" w:author="治輝 齋藤" w:date="2026-05-20T08:46:00Z" w:initials="治齋">
    <w:p w14:paraId="7EF5FC65" w14:textId="5947153F" w:rsidR="008D2029" w:rsidRDefault="008D2029">
      <w:pPr>
        <w:pStyle w:val="af3"/>
        <w:rPr>
          <w:lang w:eastAsia="ja-JP"/>
        </w:rPr>
      </w:pPr>
      <w:r>
        <w:rPr>
          <w:rStyle w:val="af2"/>
        </w:rPr>
        <w:annotationRef/>
      </w:r>
      <w:r>
        <w:rPr>
          <w:rFonts w:hint="eastAsia"/>
          <w:lang w:eastAsia="ja-JP"/>
        </w:rPr>
        <w:t>Table 2</w:t>
      </w:r>
      <w:r>
        <w:rPr>
          <w:rFonts w:hint="eastAsia"/>
          <w:lang w:eastAsia="ja-JP"/>
        </w:rPr>
        <w:t>について、削除の方針としました。</w:t>
      </w:r>
    </w:p>
  </w:comment>
  <w:comment w:id="320" w:author="治輝 齋藤" w:date="2026-05-20T08:53:00Z" w:initials="治齋">
    <w:p w14:paraId="6D7D15A9" w14:textId="45926AFB" w:rsidR="0074508A" w:rsidRDefault="0074508A">
      <w:pPr>
        <w:pStyle w:val="af3"/>
        <w:rPr>
          <w:lang w:eastAsia="ja-JP"/>
        </w:rPr>
      </w:pPr>
      <w:r>
        <w:rPr>
          <w:rStyle w:val="af2"/>
        </w:rPr>
        <w:annotationRef/>
      </w:r>
      <w:r>
        <w:rPr>
          <w:rFonts w:hint="eastAsia"/>
          <w:lang w:eastAsia="ja-JP"/>
        </w:rPr>
        <w:t>（江口先生コメント⑥）</w:t>
      </w:r>
      <w:r w:rsidRPr="0074508A">
        <w:rPr>
          <w:rFonts w:hint="eastAsia"/>
          <w:lang w:eastAsia="ja-JP"/>
        </w:rPr>
        <w:t>「地形傾斜と速歩割合は弱い負の相関を示した（</w:t>
      </w:r>
      <w:r w:rsidRPr="0074508A">
        <w:rPr>
          <w:rFonts w:hint="eastAsia"/>
          <w:lang w:eastAsia="ja-JP"/>
        </w:rPr>
        <w:t xml:space="preserve">r = </w:t>
      </w:r>
      <w:r w:rsidRPr="0074508A">
        <w:rPr>
          <w:rFonts w:hint="eastAsia"/>
          <w:lang w:eastAsia="ja-JP"/>
        </w:rPr>
        <w:t>－</w:t>
      </w:r>
      <w:r w:rsidRPr="0074508A">
        <w:rPr>
          <w:rFonts w:hint="eastAsia"/>
          <w:lang w:eastAsia="ja-JP"/>
        </w:rPr>
        <w:t>0.264</w:t>
      </w:r>
      <w:r w:rsidRPr="0074508A">
        <w:rPr>
          <w:rFonts w:hint="eastAsia"/>
          <w:lang w:eastAsia="ja-JP"/>
        </w:rPr>
        <w:t>）」について、</w:t>
      </w:r>
      <w:proofErr w:type="gramStart"/>
      <w:r w:rsidRPr="0074508A">
        <w:rPr>
          <w:rFonts w:hint="eastAsia"/>
          <w:lang w:eastAsia="ja-JP"/>
        </w:rPr>
        <w:t>p</w:t>
      </w:r>
      <w:proofErr w:type="gramEnd"/>
      <w:r w:rsidRPr="0074508A">
        <w:rPr>
          <w:rFonts w:hint="eastAsia"/>
          <w:lang w:eastAsia="ja-JP"/>
        </w:rPr>
        <w:t>値</w:t>
      </w:r>
      <w:r>
        <w:rPr>
          <w:rFonts w:hint="eastAsia"/>
          <w:lang w:eastAsia="ja-JP"/>
        </w:rPr>
        <w:t>を追記しました。</w:t>
      </w:r>
    </w:p>
  </w:comment>
  <w:comment w:id="330" w:author="治輝 齋藤" w:date="2026-05-20T14:40:00Z" w:initials="治齋">
    <w:p w14:paraId="5B3BD6FC" w14:textId="7A8BBDC5" w:rsidR="00CD1EF6" w:rsidRDefault="00CD1EF6">
      <w:pPr>
        <w:pStyle w:val="af3"/>
        <w:rPr>
          <w:lang w:eastAsia="ja-JP"/>
        </w:rPr>
      </w:pPr>
      <w:r>
        <w:rPr>
          <w:rStyle w:val="af2"/>
        </w:rPr>
        <w:annotationRef/>
      </w:r>
      <w:r>
        <w:rPr>
          <w:rFonts w:hint="eastAsia"/>
          <w:lang w:eastAsia="ja-JP"/>
        </w:rPr>
        <w:t>（江口先生コメント⑦）主要解析結果であることが分かるよう修正しました。</w:t>
      </w:r>
    </w:p>
  </w:comment>
  <w:comment w:id="347" w:author="治輝 齋藤" w:date="2026-05-20T14:40:00Z" w:initials="治齋">
    <w:p w14:paraId="128FAF20" w14:textId="7A8950B4" w:rsidR="00CD1EF6" w:rsidRDefault="00CD1EF6">
      <w:pPr>
        <w:pStyle w:val="af3"/>
        <w:rPr>
          <w:lang w:eastAsia="ja-JP"/>
        </w:rPr>
      </w:pPr>
      <w:r>
        <w:rPr>
          <w:rStyle w:val="af2"/>
        </w:rPr>
        <w:annotationRef/>
      </w:r>
      <w:r>
        <w:rPr>
          <w:rFonts w:hint="eastAsia"/>
          <w:lang w:eastAsia="ja-JP"/>
        </w:rPr>
        <w:t>（江口先生コメント⑦）感度分析の項目について、章立てして明示しました。</w:t>
      </w:r>
    </w:p>
  </w:comment>
  <w:comment w:id="352" w:author="山岸良匡" w:date="2026-05-18T19:35:00Z" w:initials="山">
    <w:p w14:paraId="76289747" w14:textId="77777777" w:rsidR="00A6730B" w:rsidRDefault="00A6730B" w:rsidP="00A6730B">
      <w:pPr>
        <w:pStyle w:val="af3"/>
        <w:rPr>
          <w:lang w:eastAsia="ja-JP"/>
        </w:rPr>
      </w:pPr>
      <w:r>
        <w:rPr>
          <w:rStyle w:val="af2"/>
        </w:rPr>
        <w:annotationRef/>
      </w:r>
      <w:r>
        <w:rPr>
          <w:rFonts w:hint="eastAsia"/>
          <w:lang w:eastAsia="ja-JP"/>
        </w:rPr>
        <w:t>これは必要ですか？</w:t>
      </w:r>
    </w:p>
  </w:comment>
  <w:comment w:id="353" w:author="治輝 齋藤" w:date="2026-05-20T09:01:00Z" w:initials="治齋">
    <w:p w14:paraId="6DFC5644" w14:textId="1DA68F5C" w:rsidR="00BF5468" w:rsidRDefault="00BF5468">
      <w:pPr>
        <w:pStyle w:val="af3"/>
        <w:rPr>
          <w:lang w:eastAsia="ja-JP"/>
        </w:rPr>
      </w:pPr>
      <w:r>
        <w:rPr>
          <w:rStyle w:val="af2"/>
        </w:rPr>
        <w:annotationRef/>
      </w:r>
      <w:r>
        <w:rPr>
          <w:rFonts w:hint="eastAsia"/>
          <w:lang w:eastAsia="ja-JP"/>
        </w:rPr>
        <w:t>該当部分について、削除しました。</w:t>
      </w:r>
    </w:p>
  </w:comment>
  <w:comment w:id="355"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356" w:author="山岸良匡" w:date="2026-05-18T19:37:00Z" w:initials="山">
    <w:p w14:paraId="22158019" w14:textId="77777777" w:rsidR="00062171" w:rsidRDefault="00A6730B" w:rsidP="00062171">
      <w:pPr>
        <w:pStyle w:val="af3"/>
        <w:rPr>
          <w:lang w:eastAsia="ja-JP"/>
        </w:rPr>
      </w:pPr>
      <w:r>
        <w:rPr>
          <w:rStyle w:val="af2"/>
        </w:rPr>
        <w:annotationRef/>
      </w:r>
      <w:r w:rsidR="00062171">
        <w:rPr>
          <w:rFonts w:hint="eastAsia"/>
          <w:lang w:eastAsia="ja-JP"/>
        </w:rPr>
        <w:t>"-</w:t>
      </w:r>
      <w:r w:rsidR="00062171">
        <w:rPr>
          <w:rFonts w:hint="eastAsia"/>
          <w:lang w:eastAsia="ja-JP"/>
        </w:rPr>
        <w:t>”が何を意味するのかがわからないので、</w:t>
      </w:r>
      <w:bookmarkStart w:id="388" w:name="_Hlk230173143"/>
      <w:r w:rsidR="00062171">
        <w:rPr>
          <w:rFonts w:hint="eastAsia"/>
          <w:lang w:eastAsia="ja-JP"/>
        </w:rPr>
        <w:t>「秘匿になっているセルを</w:t>
      </w:r>
      <w:r w:rsidR="00062171">
        <w:rPr>
          <w:rFonts w:hint="eastAsia"/>
          <w:lang w:eastAsia="ja-JP"/>
        </w:rPr>
        <w:t>0</w:t>
      </w:r>
      <w:r w:rsidR="00062171">
        <w:rPr>
          <w:rFonts w:hint="eastAsia"/>
          <w:lang w:eastAsia="ja-JP"/>
        </w:rPr>
        <w:t>と仮定したとき」</w:t>
      </w:r>
      <w:bookmarkEnd w:id="388"/>
      <w:r w:rsidR="00062171">
        <w:rPr>
          <w:rFonts w:hint="eastAsia"/>
          <w:lang w:eastAsia="ja-JP"/>
        </w:rPr>
        <w:t>など、読者にわかりやすく書く方がいいと思います。</w:t>
      </w:r>
    </w:p>
  </w:comment>
  <w:comment w:id="357" w:author="治輝 齋藤" w:date="2026-05-20T12:38:00Z" w:initials="治齋">
    <w:p w14:paraId="537A1214" w14:textId="4DD52BB8" w:rsidR="006D25B6" w:rsidRDefault="006D25B6">
      <w:pPr>
        <w:pStyle w:val="af3"/>
        <w:rPr>
          <w:lang w:eastAsia="ja-JP"/>
        </w:rPr>
      </w:pPr>
      <w:r>
        <w:rPr>
          <w:rStyle w:val="af2"/>
        </w:rPr>
        <w:annotationRef/>
      </w:r>
      <w:r>
        <w:rPr>
          <w:lang w:eastAsia="ja-JP"/>
        </w:rPr>
        <w:t>“</w:t>
      </w:r>
      <w:r>
        <w:rPr>
          <w:rFonts w:hint="eastAsia"/>
          <w:lang w:eastAsia="ja-JP"/>
        </w:rPr>
        <w:t>-</w:t>
      </w:r>
      <w:r>
        <w:rPr>
          <w:lang w:eastAsia="ja-JP"/>
        </w:rPr>
        <w:t>”</w:t>
      </w:r>
      <w:r>
        <w:rPr>
          <w:rFonts w:hint="eastAsia"/>
          <w:lang w:eastAsia="ja-JP"/>
        </w:rPr>
        <w:t>の部分について、</w:t>
      </w:r>
      <w:r w:rsidRPr="006D25B6">
        <w:rPr>
          <w:rFonts w:hint="eastAsia"/>
          <w:lang w:eastAsia="ja-JP"/>
        </w:rPr>
        <w:t>「秘匿になっているセルを</w:t>
      </w:r>
      <w:r>
        <w:rPr>
          <w:rFonts w:hint="eastAsia"/>
          <w:lang w:eastAsia="ja-JP"/>
        </w:rPr>
        <w:t>0, 5, 9</w:t>
      </w:r>
      <w:r w:rsidRPr="006D25B6">
        <w:rPr>
          <w:rFonts w:hint="eastAsia"/>
          <w:lang w:eastAsia="ja-JP"/>
        </w:rPr>
        <w:t>と仮定したとき」</w:t>
      </w:r>
      <w:r>
        <w:rPr>
          <w:rFonts w:hint="eastAsia"/>
          <w:lang w:eastAsia="ja-JP"/>
        </w:rPr>
        <w:t>のような表現に修正しました。</w:t>
      </w:r>
      <w:r>
        <w:rPr>
          <w:rFonts w:hint="eastAsia"/>
          <w:lang w:eastAsia="ja-JP"/>
        </w:rPr>
        <w:t>Results</w:t>
      </w:r>
      <w:r>
        <w:rPr>
          <w:rFonts w:hint="eastAsia"/>
          <w:lang w:eastAsia="ja-JP"/>
        </w:rPr>
        <w:t>以外で該当する箇所についても同様に修正しました。</w:t>
      </w:r>
    </w:p>
  </w:comment>
  <w:comment w:id="390" w:author="治輝 齋藤" w:date="2026-05-20T14:38:00Z" w:initials="治齋">
    <w:p w14:paraId="2B8E69B8" w14:textId="7453593B" w:rsidR="00CD1EF6" w:rsidRDefault="00CD1EF6">
      <w:pPr>
        <w:pStyle w:val="af3"/>
        <w:rPr>
          <w:lang w:eastAsia="ja-JP"/>
        </w:rPr>
      </w:pPr>
      <w:r>
        <w:rPr>
          <w:rStyle w:val="af2"/>
        </w:rPr>
        <w:annotationRef/>
      </w:r>
      <w:r>
        <w:rPr>
          <w:rFonts w:hint="eastAsia"/>
          <w:lang w:eastAsia="ja-JP"/>
        </w:rPr>
        <w:t>（江口先生コメント⑦）感度分析の結果を示した後に二次的な結果をまとめたことが分かるよう修正しました。</w:t>
      </w:r>
    </w:p>
  </w:comment>
  <w:comment w:id="400" w:author="治輝 齋藤" w:date="2026-04-30T19:12:00Z" w:initials="治齋">
    <w:p w14:paraId="33579935" w14:textId="5E1C397C" w:rsidR="00F964C5" w:rsidRDefault="00F964C5" w:rsidP="00F964C5">
      <w:pPr>
        <w:pStyle w:val="af3"/>
        <w:rPr>
          <w:lang w:eastAsia="ja-JP"/>
        </w:rPr>
      </w:pP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407" w:author="治輝 齋藤" w:date="2026-05-20T15:19:00Z" w:initials="治齋">
    <w:p w14:paraId="00C82232" w14:textId="38EE9464" w:rsidR="0065278A" w:rsidRDefault="0065278A">
      <w:pPr>
        <w:pStyle w:val="af3"/>
        <w:rPr>
          <w:lang w:eastAsia="ja-JP"/>
        </w:rPr>
      </w:pPr>
      <w:r>
        <w:rPr>
          <w:rStyle w:val="af2"/>
        </w:rPr>
        <w:annotationRef/>
      </w:r>
      <w:r>
        <w:rPr>
          <w:rFonts w:hint="eastAsia"/>
          <w:lang w:eastAsia="ja-JP"/>
        </w:rPr>
        <w:t>（江口先生コメント⑧）直後の記述について、</w:t>
      </w:r>
      <w:r w:rsidRPr="0065278A">
        <w:rPr>
          <w:rFonts w:hint="eastAsia"/>
          <w:lang w:eastAsia="ja-JP"/>
        </w:rPr>
        <w:t>「高齢化率、</w:t>
      </w:r>
      <w:r w:rsidRPr="0065278A">
        <w:rPr>
          <w:rFonts w:hint="eastAsia"/>
          <w:lang w:eastAsia="ja-JP"/>
        </w:rPr>
        <w:t xml:space="preserve"> </w:t>
      </w:r>
      <w:r w:rsidRPr="0065278A">
        <w:rPr>
          <w:rFonts w:hint="eastAsia"/>
          <w:lang w:eastAsia="ja-JP"/>
        </w:rPr>
        <w:t>速歩割合、および人口密度で調整後」の関連であること</w:t>
      </w:r>
      <w:r>
        <w:rPr>
          <w:rFonts w:hint="eastAsia"/>
          <w:lang w:eastAsia="ja-JP"/>
        </w:rPr>
        <w:t>が分かるよう修正しました。</w:t>
      </w:r>
    </w:p>
  </w:comment>
  <w:comment w:id="411" w:author="山岸良匡" w:date="2026-05-18T19:39:00Z" w:initials="山">
    <w:p w14:paraId="2E97D07E" w14:textId="47642F22" w:rsidR="001E418E" w:rsidRDefault="001E418E" w:rsidP="001E418E">
      <w:pPr>
        <w:pStyle w:val="af3"/>
        <w:rPr>
          <w:lang w:eastAsia="ja-JP"/>
        </w:rPr>
      </w:pPr>
      <w:r>
        <w:rPr>
          <w:rStyle w:val="af2"/>
        </w:rPr>
        <w:annotationRef/>
      </w:r>
      <w:r>
        <w:rPr>
          <w:lang w:eastAsia="ja-JP"/>
        </w:rPr>
        <w:t>abstract</w:t>
      </w:r>
      <w:r>
        <w:rPr>
          <w:rFonts w:hint="eastAsia"/>
          <w:lang w:eastAsia="ja-JP"/>
        </w:rPr>
        <w:t>もこのような書き方の方が理解されやすいと思います。</w:t>
      </w:r>
    </w:p>
  </w:comment>
  <w:comment w:id="412" w:author="治輝 齋藤" w:date="2026-05-19T22:51:00Z" w:initials="治齋">
    <w:p w14:paraId="02C3F422" w14:textId="74893A71" w:rsidR="0075459B" w:rsidRDefault="0075459B">
      <w:pPr>
        <w:pStyle w:val="af3"/>
        <w:rPr>
          <w:lang w:eastAsia="ja-JP"/>
        </w:rPr>
      </w:pPr>
      <w:r>
        <w:rPr>
          <w:rStyle w:val="af2"/>
        </w:rPr>
        <w:annotationRef/>
      </w:r>
      <w:r>
        <w:rPr>
          <w:rFonts w:hint="eastAsia"/>
          <w:lang w:eastAsia="ja-JP"/>
        </w:rPr>
        <w:t>該当箇所の書き方に倣い、</w:t>
      </w:r>
      <w:r>
        <w:rPr>
          <w:rFonts w:hint="eastAsia"/>
          <w:lang w:eastAsia="ja-JP"/>
        </w:rPr>
        <w:t>abstract</w:t>
      </w:r>
      <w:r>
        <w:rPr>
          <w:rFonts w:hint="eastAsia"/>
          <w:lang w:eastAsia="ja-JP"/>
        </w:rPr>
        <w:t>の記載を修正しました。</w:t>
      </w:r>
    </w:p>
  </w:comment>
  <w:comment w:id="415" w:author="山岸良匡" w:date="2026-05-18T19:40:00Z" w:initials="山">
    <w:p w14:paraId="16D0CE8F" w14:textId="77777777" w:rsidR="001E418E" w:rsidRDefault="001E418E" w:rsidP="001E418E">
      <w:pPr>
        <w:pStyle w:val="af3"/>
        <w:rPr>
          <w:lang w:eastAsia="ja-JP"/>
        </w:rPr>
      </w:pPr>
      <w:r>
        <w:rPr>
          <w:rStyle w:val="af2"/>
        </w:rPr>
        <w:annotationRef/>
      </w:r>
      <w:r>
        <w:rPr>
          <w:rFonts w:hint="eastAsia"/>
          <w:lang w:eastAsia="ja-JP"/>
        </w:rPr>
        <w:t>ここも同様に、</w:t>
      </w:r>
      <w:r>
        <w:rPr>
          <w:lang w:eastAsia="ja-JP"/>
        </w:rPr>
        <w:t>abstract</w:t>
      </w:r>
      <w:r>
        <w:rPr>
          <w:rFonts w:hint="eastAsia"/>
          <w:lang w:eastAsia="ja-JP"/>
        </w:rPr>
        <w:t>をこのように書く方がわかりやすいと思います。</w:t>
      </w:r>
    </w:p>
  </w:comment>
  <w:comment w:id="416" w:author="治輝 齋藤" w:date="2026-05-19T22:55:00Z" w:initials="治齋">
    <w:p w14:paraId="576B800B" w14:textId="411EFE93" w:rsidR="004E0F5B" w:rsidRDefault="004E0F5B">
      <w:pPr>
        <w:pStyle w:val="af3"/>
        <w:rPr>
          <w:lang w:eastAsia="ja-JP"/>
        </w:rPr>
      </w:pPr>
      <w:r>
        <w:rPr>
          <w:rStyle w:val="af2"/>
        </w:rPr>
        <w:annotationRef/>
      </w:r>
      <w:r>
        <w:rPr>
          <w:rFonts w:hint="eastAsia"/>
          <w:lang w:eastAsia="ja-JP"/>
        </w:rPr>
        <w:t>こちらも同様に、</w:t>
      </w:r>
      <w:r w:rsidRPr="004E0F5B">
        <w:rPr>
          <w:rFonts w:hint="eastAsia"/>
          <w:lang w:eastAsia="ja-JP"/>
        </w:rPr>
        <w:t>該当箇所の書き方に</w:t>
      </w:r>
      <w:r>
        <w:rPr>
          <w:rFonts w:hint="eastAsia"/>
          <w:lang w:eastAsia="ja-JP"/>
        </w:rPr>
        <w:t>従い</w:t>
      </w:r>
      <w:r w:rsidRPr="004E0F5B">
        <w:rPr>
          <w:rFonts w:hint="eastAsia"/>
          <w:lang w:eastAsia="ja-JP"/>
        </w:rPr>
        <w:t>abstract</w:t>
      </w:r>
      <w:r w:rsidRPr="004E0F5B">
        <w:rPr>
          <w:rFonts w:hint="eastAsia"/>
          <w:lang w:eastAsia="ja-JP"/>
        </w:rPr>
        <w:t>の記載を修正しました。</w:t>
      </w:r>
    </w:p>
  </w:comment>
  <w:comment w:id="420" w:author="治輝 齋藤" w:date="2026-05-20T20:14:00Z" w:initials="治齋">
    <w:p w14:paraId="03967130" w14:textId="666C34DC" w:rsidR="00EF6117" w:rsidRDefault="00EF6117">
      <w:pPr>
        <w:pStyle w:val="af3"/>
        <w:rPr>
          <w:lang w:eastAsia="ja-JP"/>
        </w:rPr>
      </w:pPr>
      <w:r>
        <w:rPr>
          <w:rStyle w:val="af2"/>
        </w:rPr>
        <w:annotationRef/>
      </w:r>
      <w:r>
        <w:rPr>
          <w:rFonts w:hint="eastAsia"/>
          <w:lang w:eastAsia="ja-JP"/>
        </w:rPr>
        <w:t>（江口先生コメント⑭）</w:t>
      </w:r>
      <w:r>
        <w:rPr>
          <w:rFonts w:hint="eastAsia"/>
          <w:lang w:eastAsia="ja-JP"/>
        </w:rPr>
        <w:t>Figure 2</w:t>
      </w:r>
      <w:r>
        <w:rPr>
          <w:rFonts w:hint="eastAsia"/>
          <w:lang w:eastAsia="ja-JP"/>
        </w:rPr>
        <w:t>に関する記載を追記しました。</w:t>
      </w:r>
    </w:p>
  </w:comment>
  <w:comment w:id="424" w:author="山岸良匡" w:date="2026-05-18T19:42:00Z" w:initials="山">
    <w:p w14:paraId="1629F195" w14:textId="77777777" w:rsidR="001E418E" w:rsidRDefault="001E418E" w:rsidP="001E418E">
      <w:pPr>
        <w:pStyle w:val="af3"/>
        <w:rPr>
          <w:lang w:eastAsia="ja-JP"/>
        </w:rPr>
      </w:pPr>
      <w:r>
        <w:rPr>
          <w:rStyle w:val="af2"/>
        </w:rPr>
        <w:annotationRef/>
      </w:r>
      <w:r>
        <w:rPr>
          <w:rFonts w:hint="eastAsia"/>
          <w:lang w:eastAsia="ja-JP"/>
        </w:rPr>
        <w:t>そのような県に住んでいること、との関連という方がこの研究の特徴を表せるように思います。</w:t>
      </w:r>
    </w:p>
  </w:comment>
  <w:comment w:id="425" w:author="治輝 齋藤" w:date="2026-05-20T08:47:00Z" w:initials="治齋">
    <w:p w14:paraId="52870D33" w14:textId="3298316C" w:rsidR="0093056E" w:rsidRDefault="0093056E">
      <w:pPr>
        <w:pStyle w:val="af3"/>
        <w:rPr>
          <w:lang w:eastAsia="ja-JP"/>
        </w:rPr>
      </w:pPr>
      <w:r>
        <w:rPr>
          <w:rStyle w:val="af2"/>
        </w:rPr>
        <w:annotationRef/>
      </w:r>
      <w:r>
        <w:rPr>
          <w:rFonts w:hint="eastAsia"/>
          <w:lang w:eastAsia="ja-JP"/>
        </w:rPr>
        <w:t>ご指摘いただいた通り、</w:t>
      </w:r>
      <w:r w:rsidRPr="0093056E">
        <w:rPr>
          <w:rFonts w:hint="eastAsia"/>
          <w:lang w:eastAsia="ja-JP"/>
        </w:rPr>
        <w:t>傾斜</w:t>
      </w:r>
      <w:r>
        <w:rPr>
          <w:rFonts w:hint="eastAsia"/>
          <w:lang w:eastAsia="ja-JP"/>
        </w:rPr>
        <w:t>度の大きい県に住んでいることとの関連という内容に修正しました。</w:t>
      </w:r>
    </w:p>
  </w:comment>
  <w:comment w:id="431"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446"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457" w:author="治輝 齋藤" w:date="2026-05-20T13:08:00Z" w:initials="治齋">
    <w:p w14:paraId="1F746DFB" w14:textId="5DE90C26" w:rsidR="007F54EE" w:rsidRDefault="007F54EE">
      <w:pPr>
        <w:pStyle w:val="af3"/>
        <w:rPr>
          <w:lang w:eastAsia="ja-JP"/>
        </w:rPr>
      </w:pPr>
      <w:r>
        <w:rPr>
          <w:rStyle w:val="af2"/>
        </w:rPr>
        <w:annotationRef/>
      </w:r>
      <w:r>
        <w:rPr>
          <w:rFonts w:hint="eastAsia"/>
          <w:lang w:eastAsia="ja-JP"/>
        </w:rPr>
        <w:t>（江口先生コメント⑨）新潟県・長野県について、傾斜度の大きい県として記載を修正しました。</w:t>
      </w:r>
    </w:p>
  </w:comment>
  <w:comment w:id="471" w:author="治輝 齋藤" w:date="2026-05-20T15:32:00Z" w:initials="治齋">
    <w:p w14:paraId="101F03FC" w14:textId="3960E26B" w:rsidR="00334A0C" w:rsidRDefault="00334A0C">
      <w:pPr>
        <w:pStyle w:val="af3"/>
        <w:rPr>
          <w:lang w:eastAsia="ja-JP"/>
        </w:rPr>
      </w:pPr>
      <w:r>
        <w:rPr>
          <w:rStyle w:val="af2"/>
        </w:rPr>
        <w:annotationRef/>
      </w:r>
      <w:r>
        <w:rPr>
          <w:rFonts w:hint="eastAsia"/>
          <w:lang w:eastAsia="ja-JP"/>
        </w:rPr>
        <w:t>（江口先生コメント⑪）</w:t>
      </w:r>
      <w:r w:rsidRPr="00334A0C">
        <w:rPr>
          <w:rFonts w:hint="eastAsia"/>
          <w:lang w:eastAsia="ja-JP"/>
        </w:rPr>
        <w:t>「</w:t>
      </w:r>
      <w:r>
        <w:rPr>
          <w:rFonts w:hint="eastAsia"/>
          <w:lang w:eastAsia="ja-JP"/>
        </w:rPr>
        <w:t xml:space="preserve">hip </w:t>
      </w:r>
      <w:r w:rsidRPr="00334A0C">
        <w:rPr>
          <w:rFonts w:hint="eastAsia"/>
          <w:lang w:eastAsia="ja-JP"/>
        </w:rPr>
        <w:t xml:space="preserve">fracture surgery </w:t>
      </w:r>
      <w:r>
        <w:rPr>
          <w:rFonts w:hint="eastAsia"/>
          <w:lang w:eastAsia="ja-JP"/>
        </w:rPr>
        <w:t>burden (</w:t>
      </w:r>
      <w:r w:rsidRPr="00334A0C">
        <w:rPr>
          <w:rFonts w:hint="eastAsia"/>
          <w:lang w:eastAsia="ja-JP"/>
        </w:rPr>
        <w:t>rate</w:t>
      </w:r>
      <w:r>
        <w:rPr>
          <w:rFonts w:hint="eastAsia"/>
          <w:lang w:eastAsia="ja-JP"/>
        </w:rPr>
        <w:t>)</w:t>
      </w:r>
      <w:r w:rsidRPr="00334A0C">
        <w:rPr>
          <w:rFonts w:hint="eastAsia"/>
          <w:lang w:eastAsia="ja-JP"/>
        </w:rPr>
        <w:t>」</w:t>
      </w:r>
      <w:r>
        <w:rPr>
          <w:rFonts w:hint="eastAsia"/>
          <w:lang w:eastAsia="ja-JP"/>
        </w:rPr>
        <w:t>である旨を記載しました。</w:t>
      </w:r>
    </w:p>
  </w:comment>
  <w:comment w:id="463"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482" w:author="治輝 齋藤" w:date="2026-05-20T15:34:00Z" w:initials="治齋">
    <w:p w14:paraId="6D40F4B3" w14:textId="30B85825" w:rsidR="00334A0C" w:rsidRDefault="00334A0C">
      <w:pPr>
        <w:pStyle w:val="af3"/>
        <w:rPr>
          <w:lang w:eastAsia="ja-JP"/>
        </w:rPr>
      </w:pPr>
      <w:r>
        <w:rPr>
          <w:rStyle w:val="af2"/>
        </w:rPr>
        <w:annotationRef/>
      </w:r>
      <w:r>
        <w:rPr>
          <w:rFonts w:hint="eastAsia"/>
          <w:lang w:eastAsia="ja-JP"/>
        </w:rPr>
        <w:t>（江口先生コメント⑫）</w:t>
      </w:r>
      <w:r w:rsidRPr="00334A0C">
        <w:rPr>
          <w:lang w:eastAsia="ja-JP"/>
        </w:rPr>
        <w:t>environmental hazard</w:t>
      </w:r>
      <w:r>
        <w:rPr>
          <w:rFonts w:hint="eastAsia"/>
          <w:lang w:eastAsia="ja-JP"/>
        </w:rPr>
        <w:t xml:space="preserve"> </w:t>
      </w:r>
      <w:r>
        <w:rPr>
          <w:rFonts w:hint="eastAsia"/>
          <w:lang w:eastAsia="ja-JP"/>
        </w:rPr>
        <w:t>→</w:t>
      </w:r>
      <w:r>
        <w:rPr>
          <w:rFonts w:hint="eastAsia"/>
          <w:lang w:eastAsia="ja-JP"/>
        </w:rPr>
        <w:t xml:space="preserve"> </w:t>
      </w:r>
      <w:r w:rsidRPr="00334A0C">
        <w:t>a topographical contextual challenge</w:t>
      </w:r>
      <w:r>
        <w:rPr>
          <w:rFonts w:hint="eastAsia"/>
          <w:lang w:eastAsia="ja-JP"/>
        </w:rPr>
        <w:t xml:space="preserve"> </w:t>
      </w:r>
      <w:r>
        <w:rPr>
          <w:rFonts w:hint="eastAsia"/>
          <w:lang w:eastAsia="ja-JP"/>
        </w:rPr>
        <w:t>と修正しました。</w:t>
      </w:r>
    </w:p>
  </w:comment>
  <w:comment w:id="486" w:author="治輝 齋藤" w:date="2026-05-20T15:35:00Z" w:initials="治齋">
    <w:p w14:paraId="44A43EF0" w14:textId="1FA68F77" w:rsidR="00334A0C" w:rsidRDefault="00334A0C">
      <w:pPr>
        <w:pStyle w:val="af3"/>
        <w:rPr>
          <w:lang w:eastAsia="ja-JP"/>
        </w:rPr>
      </w:pPr>
      <w:r>
        <w:rPr>
          <w:rStyle w:val="af2"/>
        </w:rPr>
        <w:annotationRef/>
      </w:r>
      <w:r>
        <w:rPr>
          <w:rFonts w:hint="eastAsia"/>
          <w:lang w:eastAsia="ja-JP"/>
        </w:rPr>
        <w:t>（江口先生コメント⑪）</w:t>
      </w:r>
      <w:r w:rsidRPr="00334A0C">
        <w:rPr>
          <w:rFonts w:hint="eastAsia"/>
          <w:lang w:eastAsia="ja-JP"/>
        </w:rPr>
        <w:t>「</w:t>
      </w:r>
      <w:r>
        <w:rPr>
          <w:rFonts w:hint="eastAsia"/>
          <w:lang w:eastAsia="ja-JP"/>
        </w:rPr>
        <w:t xml:space="preserve">hip </w:t>
      </w:r>
      <w:r w:rsidRPr="00334A0C">
        <w:rPr>
          <w:rFonts w:hint="eastAsia"/>
          <w:lang w:eastAsia="ja-JP"/>
        </w:rPr>
        <w:t>fracture surgery rate</w:t>
      </w:r>
      <w:r>
        <w:rPr>
          <w:rFonts w:hint="eastAsia"/>
          <w:lang w:eastAsia="ja-JP"/>
        </w:rPr>
        <w:t>s</w:t>
      </w:r>
      <w:r w:rsidRPr="00334A0C">
        <w:rPr>
          <w:rFonts w:hint="eastAsia"/>
          <w:lang w:eastAsia="ja-JP"/>
        </w:rPr>
        <w:t>」</w:t>
      </w:r>
      <w:r>
        <w:rPr>
          <w:rFonts w:hint="eastAsia"/>
          <w:lang w:eastAsia="ja-JP"/>
        </w:rPr>
        <w:t>である旨に修正しました。</w:t>
      </w:r>
    </w:p>
  </w:comment>
  <w:comment w:id="490" w:author="治輝 齋藤" w:date="2026-05-20T15:36:00Z" w:initials="治齋">
    <w:p w14:paraId="7453C2D7" w14:textId="6463764D" w:rsidR="00334A0C" w:rsidRDefault="00334A0C">
      <w:pPr>
        <w:pStyle w:val="af3"/>
        <w:rPr>
          <w:lang w:eastAsia="ja-JP"/>
        </w:rPr>
      </w:pPr>
      <w:r>
        <w:rPr>
          <w:rStyle w:val="af2"/>
        </w:rPr>
        <w:annotationRef/>
      </w:r>
      <w:r>
        <w:rPr>
          <w:rFonts w:hint="eastAsia"/>
          <w:lang w:eastAsia="ja-JP"/>
        </w:rPr>
        <w:t>（江口先生コメント⑫）</w:t>
      </w:r>
      <w:r>
        <w:rPr>
          <w:rFonts w:hint="eastAsia"/>
          <w:lang w:eastAsia="ja-JP"/>
        </w:rPr>
        <w:t xml:space="preserve">a risk factor </w:t>
      </w:r>
      <w:r>
        <w:rPr>
          <w:rFonts w:hint="eastAsia"/>
          <w:lang w:eastAsia="ja-JP"/>
        </w:rPr>
        <w:t>→</w:t>
      </w:r>
      <w:r>
        <w:rPr>
          <w:rFonts w:hint="eastAsia"/>
          <w:lang w:eastAsia="ja-JP"/>
        </w:rPr>
        <w:t xml:space="preserve"> </w:t>
      </w:r>
      <w:r w:rsidRPr="00334A0C">
        <w:t>an environmental</w:t>
      </w:r>
      <w:r>
        <w:t xml:space="preserve"> </w:t>
      </w:r>
      <w:r w:rsidRPr="00F7283B">
        <w:t>correlate</w:t>
      </w:r>
      <w:r>
        <w:rPr>
          <w:rFonts w:hint="eastAsia"/>
          <w:lang w:eastAsia="ja-JP"/>
        </w:rPr>
        <w:t xml:space="preserve"> </w:t>
      </w:r>
      <w:r>
        <w:rPr>
          <w:rFonts w:hint="eastAsia"/>
          <w:lang w:eastAsia="ja-JP"/>
        </w:rPr>
        <w:t>と修正しました。</w:t>
      </w:r>
    </w:p>
  </w:comment>
  <w:comment w:id="498" w:author="治輝 齋藤" w:date="2026-05-20T15:38:00Z" w:initials="治齋">
    <w:p w14:paraId="741A9262" w14:textId="6FF4C80F" w:rsidR="006D4EB8" w:rsidRDefault="006D4EB8">
      <w:pPr>
        <w:pStyle w:val="af3"/>
      </w:pPr>
      <w:r>
        <w:rPr>
          <w:rStyle w:val="af2"/>
        </w:rPr>
        <w:annotationRef/>
      </w:r>
      <w:r>
        <w:rPr>
          <w:rFonts w:hint="eastAsia"/>
          <w:lang w:eastAsia="ja-JP"/>
        </w:rPr>
        <w:t>（江口先生コメント⑫）</w:t>
      </w:r>
      <w:r w:rsidRPr="006D4EB8">
        <w:rPr>
          <w:lang w:eastAsia="ja-JP"/>
        </w:rPr>
        <w:t>layer of fracture risk</w:t>
      </w:r>
      <w:r>
        <w:rPr>
          <w:rFonts w:hint="eastAsia"/>
          <w:lang w:eastAsia="ja-JP"/>
        </w:rPr>
        <w:t xml:space="preserve"> </w:t>
      </w:r>
      <w:r>
        <w:rPr>
          <w:rFonts w:hint="eastAsia"/>
          <w:lang w:eastAsia="ja-JP"/>
        </w:rPr>
        <w:t>→</w:t>
      </w:r>
      <w:r>
        <w:rPr>
          <w:rFonts w:hint="eastAsia"/>
          <w:lang w:eastAsia="ja-JP"/>
        </w:rPr>
        <w:t xml:space="preserve"> </w:t>
      </w:r>
      <w:r w:rsidRPr="006D4EB8">
        <w:rPr>
          <w:lang w:eastAsia="ja-JP"/>
        </w:rPr>
        <w:t>contextual correlate of hip fracture surgery burden</w:t>
      </w:r>
      <w:r>
        <w:rPr>
          <w:rFonts w:hint="eastAsia"/>
          <w:lang w:eastAsia="ja-JP"/>
        </w:rPr>
        <w:t xml:space="preserve"> </w:t>
      </w:r>
      <w:r>
        <w:rPr>
          <w:rFonts w:hint="eastAsia"/>
          <w:lang w:eastAsia="ja-JP"/>
        </w:rPr>
        <w:t>と修正しました。</w:t>
      </w:r>
    </w:p>
  </w:comment>
  <w:comment w:id="485"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518"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525" w:author="治輝 齋藤" w:date="2026-05-20T08:53:00Z" w:initials="治齋">
    <w:p w14:paraId="287CF89A" w14:textId="06BC81C1" w:rsidR="0074508A" w:rsidRDefault="0074508A">
      <w:pPr>
        <w:pStyle w:val="af3"/>
        <w:rPr>
          <w:lang w:eastAsia="ja-JP"/>
        </w:rPr>
      </w:pPr>
      <w:r>
        <w:rPr>
          <w:rStyle w:val="af2"/>
        </w:rPr>
        <w:annotationRef/>
      </w:r>
      <w:r>
        <w:rPr>
          <w:rFonts w:hint="eastAsia"/>
          <w:lang w:eastAsia="ja-JP"/>
        </w:rPr>
        <w:t>（江口先生コメント⑥）</w:t>
      </w:r>
      <w:r w:rsidRPr="0074508A">
        <w:rPr>
          <w:rFonts w:hint="eastAsia"/>
          <w:lang w:eastAsia="ja-JP"/>
        </w:rPr>
        <w:t>「地形傾斜と速歩割合は弱い負の相関を示した（</w:t>
      </w:r>
      <w:r w:rsidRPr="0074508A">
        <w:rPr>
          <w:rFonts w:hint="eastAsia"/>
          <w:lang w:eastAsia="ja-JP"/>
        </w:rPr>
        <w:t xml:space="preserve">r = </w:t>
      </w:r>
      <w:r w:rsidRPr="0074508A">
        <w:rPr>
          <w:rFonts w:hint="eastAsia"/>
          <w:lang w:eastAsia="ja-JP"/>
        </w:rPr>
        <w:t>－</w:t>
      </w:r>
      <w:r w:rsidRPr="0074508A">
        <w:rPr>
          <w:rFonts w:hint="eastAsia"/>
          <w:lang w:eastAsia="ja-JP"/>
        </w:rPr>
        <w:t>0.264</w:t>
      </w:r>
      <w:r w:rsidRPr="0074508A">
        <w:rPr>
          <w:rFonts w:hint="eastAsia"/>
          <w:lang w:eastAsia="ja-JP"/>
        </w:rPr>
        <w:t>）」について、</w:t>
      </w:r>
      <w:proofErr w:type="gramStart"/>
      <w:r w:rsidRPr="0074508A">
        <w:rPr>
          <w:rFonts w:hint="eastAsia"/>
          <w:lang w:eastAsia="ja-JP"/>
        </w:rPr>
        <w:t>p</w:t>
      </w:r>
      <w:proofErr w:type="gramEnd"/>
      <w:r w:rsidRPr="0074508A">
        <w:rPr>
          <w:rFonts w:hint="eastAsia"/>
          <w:lang w:eastAsia="ja-JP"/>
        </w:rPr>
        <w:t>値</w:t>
      </w:r>
      <w:r>
        <w:rPr>
          <w:rFonts w:hint="eastAsia"/>
          <w:lang w:eastAsia="ja-JP"/>
        </w:rPr>
        <w:t>を追記しました。</w:t>
      </w:r>
    </w:p>
  </w:comment>
  <w:comment w:id="528" w:author="山岸良匡" w:date="2026-05-18T19:51:00Z" w:initials="山">
    <w:p w14:paraId="7855C3C4" w14:textId="77777777" w:rsidR="001907E8" w:rsidRDefault="001907E8" w:rsidP="001907E8">
      <w:pPr>
        <w:pStyle w:val="af3"/>
        <w:rPr>
          <w:lang w:eastAsia="ja-JP"/>
        </w:rPr>
      </w:pPr>
      <w:r>
        <w:rPr>
          <w:rStyle w:val="af2"/>
        </w:rPr>
        <w:annotationRef/>
      </w:r>
      <w:r>
        <w:rPr>
          <w:rFonts w:hint="eastAsia"/>
          <w:lang w:eastAsia="ja-JP"/>
        </w:rPr>
        <w:t>車の影響が考察されていないのが気になります。地方</w:t>
      </w:r>
      <w:proofErr w:type="gramStart"/>
      <w:r>
        <w:rPr>
          <w:rFonts w:hint="eastAsia"/>
          <w:lang w:eastAsia="ja-JP"/>
        </w:rPr>
        <w:t>で</w:t>
      </w:r>
      <w:proofErr w:type="gramEnd"/>
      <w:r>
        <w:rPr>
          <w:rFonts w:hint="eastAsia"/>
          <w:lang w:eastAsia="ja-JP"/>
        </w:rPr>
        <w:t>傾斜地</w:t>
      </w:r>
      <w:proofErr w:type="gramStart"/>
      <w:r>
        <w:rPr>
          <w:rFonts w:hint="eastAsia"/>
          <w:lang w:eastAsia="ja-JP"/>
        </w:rPr>
        <w:t>で</w:t>
      </w:r>
      <w:proofErr w:type="gramEnd"/>
      <w:r>
        <w:rPr>
          <w:rFonts w:hint="eastAsia"/>
          <w:lang w:eastAsia="ja-JP"/>
        </w:rPr>
        <w:t>高齢者ならほぼ車を使う人ばかりと思います。</w:t>
      </w:r>
    </w:p>
  </w:comment>
  <w:comment w:id="529" w:author="治輝 齋藤" w:date="2026-05-20T15:10:00Z" w:initials="治齋">
    <w:p w14:paraId="7C974108" w14:textId="171E78A3" w:rsidR="00446142" w:rsidRDefault="00446142">
      <w:pPr>
        <w:pStyle w:val="af3"/>
        <w:rPr>
          <w:lang w:eastAsia="ja-JP"/>
        </w:rPr>
      </w:pPr>
      <w:r>
        <w:rPr>
          <w:rStyle w:val="af2"/>
        </w:rPr>
        <w:annotationRef/>
      </w:r>
      <w:r>
        <w:rPr>
          <w:rFonts w:hint="eastAsia"/>
          <w:lang w:eastAsia="ja-JP"/>
        </w:rPr>
        <w:t>車の影響について、該当パラグラフ直後に追記しました。</w:t>
      </w:r>
    </w:p>
  </w:comment>
  <w:comment w:id="543"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572" w:author="山岸良匡" w:date="2026-05-18T19:56:00Z" w:initials="山">
    <w:p w14:paraId="7F10E4ED" w14:textId="77777777" w:rsidR="001907E8" w:rsidRDefault="001907E8" w:rsidP="001907E8">
      <w:pPr>
        <w:pStyle w:val="af3"/>
        <w:rPr>
          <w:lang w:eastAsia="ja-JP"/>
        </w:rPr>
      </w:pPr>
      <w:r>
        <w:rPr>
          <w:rStyle w:val="af2"/>
        </w:rPr>
        <w:annotationRef/>
      </w:r>
      <w:r>
        <w:rPr>
          <w:rFonts w:hint="eastAsia"/>
          <w:lang w:eastAsia="ja-JP"/>
        </w:rPr>
        <w:t>根拠がなければ、やや言い過ぎのように思われます。</w:t>
      </w:r>
    </w:p>
  </w:comment>
  <w:comment w:id="573" w:author="治輝 齋藤" w:date="2026-05-20T15:44:00Z" w:initials="治齋">
    <w:p w14:paraId="15449103" w14:textId="1A76E19D" w:rsidR="008F5018" w:rsidRDefault="008F5018">
      <w:pPr>
        <w:pStyle w:val="af3"/>
      </w:pPr>
      <w:r>
        <w:rPr>
          <w:rStyle w:val="af2"/>
        </w:rPr>
        <w:annotationRef/>
      </w:r>
      <w:r>
        <w:rPr>
          <w:lang w:eastAsia="ja-JP"/>
        </w:rPr>
        <w:t>C</w:t>
      </w:r>
      <w:r>
        <w:rPr>
          <w:rFonts w:hint="eastAsia"/>
          <w:lang w:eastAsia="ja-JP"/>
        </w:rPr>
        <w:t>ost-effective</w:t>
      </w:r>
      <w:r>
        <w:rPr>
          <w:rFonts w:hint="eastAsia"/>
          <w:lang w:eastAsia="ja-JP"/>
        </w:rPr>
        <w:t>を含む箇所について、表現を修正しました。</w:t>
      </w:r>
    </w:p>
  </w:comment>
  <w:comment w:id="595"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626"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639" w:author="治輝 齋藤" w:date="2026-05-22T21:48:00Z" w:initials="治齋">
    <w:p w14:paraId="673F5589" w14:textId="228A6DEB" w:rsidR="001A0907" w:rsidRDefault="001A0907">
      <w:pPr>
        <w:pStyle w:val="af3"/>
        <w:rPr>
          <w:lang w:eastAsia="ja-JP"/>
        </w:rPr>
      </w:pPr>
      <w:r>
        <w:rPr>
          <w:rStyle w:val="af2"/>
        </w:rPr>
        <w:annotationRef/>
      </w:r>
      <w:r w:rsidRPr="001A0907">
        <w:rPr>
          <w:rFonts w:hint="eastAsia"/>
          <w:lang w:eastAsia="ja-JP"/>
        </w:rPr>
        <w:t>（佐藤先生コメント④）気候（積雪・凍結）の項目について追加しました。</w:t>
      </w:r>
    </w:p>
  </w:comment>
  <w:comment w:id="648"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 w:id="645" w:author="治輝 齋藤" w:date="2026-05-20T17:32:00Z" w:initials="治齋">
    <w:p w14:paraId="496E5430" w14:textId="25778F0A" w:rsidR="00197FA6" w:rsidRDefault="00197FA6">
      <w:pPr>
        <w:pStyle w:val="af3"/>
        <w:rPr>
          <w:lang w:eastAsia="ja-JP"/>
        </w:rPr>
      </w:pPr>
      <w:r>
        <w:rPr>
          <w:rStyle w:val="af2"/>
        </w:rPr>
        <w:annotationRef/>
      </w:r>
      <w:r>
        <w:rPr>
          <w:rFonts w:hint="eastAsia"/>
          <w:lang w:eastAsia="ja-JP"/>
        </w:rPr>
        <w:t>（江口先生コメント⑬）</w:t>
      </w:r>
      <w:r>
        <w:rPr>
          <w:rFonts w:hint="eastAsia"/>
          <w:lang w:eastAsia="ja-JP"/>
        </w:rPr>
        <w:t>Conclusions</w:t>
      </w:r>
      <w:r>
        <w:rPr>
          <w:rFonts w:hint="eastAsia"/>
          <w:lang w:eastAsia="ja-JP"/>
        </w:rPr>
        <w:t>について、</w:t>
      </w:r>
      <w:r w:rsidRPr="00197FA6">
        <w:rPr>
          <w:rFonts w:hint="eastAsia"/>
          <w:lang w:eastAsia="ja-JP"/>
        </w:rPr>
        <w:t>OLS</w:t>
      </w:r>
      <w:r w:rsidRPr="00197FA6">
        <w:rPr>
          <w:rFonts w:hint="eastAsia"/>
          <w:lang w:eastAsia="ja-JP"/>
        </w:rPr>
        <w:t>、β値、</w:t>
      </w:r>
      <w:proofErr w:type="gramStart"/>
      <w:r w:rsidRPr="00197FA6">
        <w:rPr>
          <w:rFonts w:hint="eastAsia"/>
          <w:lang w:eastAsia="ja-JP"/>
        </w:rPr>
        <w:t>p</w:t>
      </w:r>
      <w:proofErr w:type="gramEnd"/>
      <w:r w:rsidRPr="00197FA6">
        <w:rPr>
          <w:rFonts w:hint="eastAsia"/>
          <w:lang w:eastAsia="ja-JP"/>
        </w:rPr>
        <w:t>値などの方法・結果要素</w:t>
      </w:r>
      <w:r>
        <w:rPr>
          <w:rFonts w:hint="eastAsia"/>
          <w:lang w:eastAsia="ja-JP"/>
        </w:rPr>
        <w:t>を</w:t>
      </w:r>
      <w:r w:rsidRPr="00197FA6">
        <w:rPr>
          <w:rFonts w:hint="eastAsia"/>
          <w:lang w:eastAsia="ja-JP"/>
        </w:rPr>
        <w:t>削減し、簡潔に整理</w:t>
      </w:r>
      <w:r>
        <w:rPr>
          <w:rFonts w:hint="eastAsia"/>
          <w:lang w:eastAsia="ja-JP"/>
        </w:rPr>
        <w:t>しました。</w:t>
      </w:r>
    </w:p>
  </w:comment>
  <w:comment w:id="682" w:author="治輝 齋藤" w:date="2026-05-20T20:56:00Z" w:initials="治齋">
    <w:p w14:paraId="41AF6930" w14:textId="6AF613D3" w:rsidR="003D16D4" w:rsidRPr="003D16D4" w:rsidRDefault="003D16D4">
      <w:pPr>
        <w:pStyle w:val="af3"/>
        <w:rPr>
          <w:lang w:eastAsia="ja-JP"/>
        </w:rPr>
      </w:pPr>
      <w:r>
        <w:rPr>
          <w:rStyle w:val="af2"/>
        </w:rPr>
        <w:annotationRef/>
      </w:r>
      <w:r>
        <w:rPr>
          <w:rFonts w:hint="eastAsia"/>
          <w:lang w:eastAsia="ja-JP"/>
        </w:rPr>
        <w:t>（追加修正）</w:t>
      </w:r>
      <w:r>
        <w:rPr>
          <w:rFonts w:hint="eastAsia"/>
          <w:lang w:eastAsia="ja-JP"/>
        </w:rPr>
        <w:t>Data availability</w:t>
      </w:r>
      <w:r>
        <w:rPr>
          <w:rFonts w:hint="eastAsia"/>
          <w:lang w:eastAsia="ja-JP"/>
        </w:rPr>
        <w:t>の項目について、記載を修正いたしました。</w:t>
      </w:r>
    </w:p>
  </w:comment>
  <w:comment w:id="722" w:author="治輝 齋藤" w:date="2026-05-20T19:27:00Z" w:initials="治齋">
    <w:p w14:paraId="5B3F5168" w14:textId="68D32886" w:rsidR="00C256CF" w:rsidRDefault="00C256CF">
      <w:pPr>
        <w:pStyle w:val="af3"/>
        <w:rPr>
          <w:lang w:eastAsia="ja-JP"/>
        </w:rPr>
      </w:pPr>
      <w:r>
        <w:rPr>
          <w:rStyle w:val="af2"/>
        </w:rPr>
        <w:annotationRef/>
      </w:r>
      <w:r>
        <w:rPr>
          <w:rFonts w:hint="eastAsia"/>
          <w:lang w:eastAsia="ja-JP"/>
        </w:rPr>
        <w:t>（江口先生コメント⑭）各</w:t>
      </w:r>
      <w:r>
        <w:rPr>
          <w:rFonts w:hint="eastAsia"/>
          <w:lang w:eastAsia="ja-JP"/>
        </w:rPr>
        <w:t>Table</w:t>
      </w:r>
      <w:r>
        <w:rPr>
          <w:rFonts w:hint="eastAsia"/>
          <w:lang w:eastAsia="ja-JP"/>
        </w:rPr>
        <w:t>について、セルの幅を調整しました。</w:t>
      </w:r>
    </w:p>
  </w:comment>
  <w:comment w:id="775" w:author="治輝 齋藤" w:date="2026-05-01T14:29:00Z" w:initials="治齋">
    <w:p w14:paraId="0EDAC622" w14:textId="77777777" w:rsidR="00FE5A92" w:rsidRDefault="00FE5A92" w:rsidP="00FE5A92">
      <w:pPr>
        <w:pStyle w:val="af3"/>
        <w:rPr>
          <w:lang w:eastAsia="ja-JP"/>
        </w:rPr>
      </w:pPr>
      <w:r>
        <w:rPr>
          <w:rStyle w:val="af2"/>
        </w:rPr>
        <w:annotationRef/>
      </w:r>
      <w:r w:rsidRPr="00F04F3D">
        <w:rPr>
          <w:rFonts w:hint="eastAsia"/>
          <w:lang w:eastAsia="ja-JP"/>
        </w:rPr>
        <w:t>（寳澤先生コメント）</w:t>
      </w:r>
      <w:r>
        <w:rPr>
          <w:rFonts w:hint="eastAsia"/>
          <w:lang w:eastAsia="ja-JP"/>
        </w:rPr>
        <w:t>Table 5</w:t>
      </w:r>
      <w:r>
        <w:rPr>
          <w:rFonts w:hint="eastAsia"/>
          <w:lang w:eastAsia="ja-JP"/>
        </w:rPr>
        <w:t>として、</w:t>
      </w:r>
      <w:r w:rsidRPr="00F04F3D">
        <w:rPr>
          <w:rFonts w:hint="eastAsia"/>
          <w:lang w:eastAsia="ja-JP"/>
        </w:rPr>
        <w:t>各シナリオでの回帰係数（</w:t>
      </w:r>
      <w:r w:rsidRPr="00F04F3D">
        <w:rPr>
          <w:rFonts w:hint="eastAsia"/>
        </w:rPr>
        <w:t>β</w:t>
      </w:r>
      <w:r w:rsidRPr="00F04F3D">
        <w:rPr>
          <w:rFonts w:hint="eastAsia"/>
          <w:lang w:eastAsia="ja-JP"/>
        </w:rPr>
        <w:t>, 95%CI, p</w:t>
      </w:r>
      <w:r w:rsidRPr="00F04F3D">
        <w:rPr>
          <w:rFonts w:hint="eastAsia"/>
          <w:lang w:eastAsia="ja-JP"/>
        </w:rPr>
        <w:t>）を明記しました。</w:t>
      </w:r>
    </w:p>
  </w:comment>
  <w:comment w:id="832" w:author="治輝 齋藤" w:date="2026-05-20T20:16:00Z" w:initials="治齋">
    <w:p w14:paraId="541CE21E" w14:textId="6743F5D7" w:rsidR="00EF6117" w:rsidRDefault="00EF6117">
      <w:pPr>
        <w:pStyle w:val="af3"/>
        <w:rPr>
          <w:lang w:eastAsia="ja-JP"/>
        </w:rPr>
      </w:pPr>
      <w:r>
        <w:rPr>
          <w:rStyle w:val="af2"/>
        </w:rPr>
        <w:annotationRef/>
      </w:r>
      <w:r>
        <w:rPr>
          <w:rFonts w:hint="eastAsia"/>
          <w:lang w:eastAsia="ja-JP"/>
        </w:rPr>
        <w:t>（江口先生コメント⑭）</w:t>
      </w:r>
      <w:r>
        <w:rPr>
          <w:rFonts w:hint="eastAsia"/>
          <w:lang w:eastAsia="ja-JP"/>
        </w:rPr>
        <w:t>Figure Legends</w:t>
      </w:r>
      <w:r>
        <w:rPr>
          <w:rFonts w:hint="eastAsia"/>
          <w:lang w:eastAsia="ja-JP"/>
        </w:rPr>
        <w:t>の記載を追記しました。</w:t>
      </w:r>
    </w:p>
  </w:comment>
  <w:comment w:id="839" w:author="治輝 齋藤" w:date="2026-05-20T20:16:00Z" w:initials="治齋">
    <w:p w14:paraId="16925270" w14:textId="02031E5B" w:rsidR="00EF6117" w:rsidRDefault="00EF6117">
      <w:pPr>
        <w:pStyle w:val="af3"/>
        <w:rPr>
          <w:lang w:eastAsia="ja-JP"/>
        </w:rPr>
      </w:pPr>
      <w:r>
        <w:rPr>
          <w:rStyle w:val="af2"/>
        </w:rPr>
        <w:annotationRef/>
      </w:r>
      <w:r>
        <w:rPr>
          <w:rFonts w:hint="eastAsia"/>
          <w:lang w:eastAsia="ja-JP"/>
        </w:rPr>
        <w:t>（江口先生コメント⑭）</w:t>
      </w:r>
      <w:r>
        <w:rPr>
          <w:rFonts w:hint="eastAsia"/>
          <w:lang w:eastAsia="ja-JP"/>
        </w:rPr>
        <w:t>Figure 2</w:t>
      </w:r>
      <w:r>
        <w:rPr>
          <w:rFonts w:hint="eastAsia"/>
          <w:lang w:eastAsia="ja-JP"/>
        </w:rPr>
        <w:t>の修正に伴い、</w:t>
      </w:r>
      <w:r>
        <w:rPr>
          <w:rFonts w:hint="eastAsia"/>
          <w:lang w:eastAsia="ja-JP"/>
        </w:rPr>
        <w:t>Figure Legends</w:t>
      </w:r>
      <w:r>
        <w:rPr>
          <w:rFonts w:hint="eastAsia"/>
          <w:lang w:eastAsia="ja-JP"/>
        </w:rPr>
        <w:t>のコメントも修正しました。</w:t>
      </w:r>
    </w:p>
  </w:comment>
  <w:comment w:id="860" w:author="治輝 齋藤" w:date="2026-05-20T19:26:00Z" w:initials="治齋">
    <w:p w14:paraId="3831E358" w14:textId="4CB364DB" w:rsidR="00C256CF" w:rsidRDefault="00C256CF">
      <w:pPr>
        <w:pStyle w:val="af3"/>
        <w:rPr>
          <w:lang w:eastAsia="ja-JP"/>
        </w:rPr>
      </w:pPr>
      <w:r>
        <w:rPr>
          <w:rStyle w:val="af2"/>
        </w:rPr>
        <w:annotationRef/>
      </w:r>
      <w:r>
        <w:rPr>
          <w:rFonts w:hint="eastAsia"/>
          <w:lang w:eastAsia="ja-JP"/>
        </w:rPr>
        <w:t>（江口先生コメント⑭）</w:t>
      </w:r>
      <w:r>
        <w:rPr>
          <w:rFonts w:hint="eastAsia"/>
          <w:lang w:eastAsia="ja-JP"/>
        </w:rPr>
        <w:t>Figure 1</w:t>
      </w:r>
      <w:r>
        <w:rPr>
          <w:rFonts w:hint="eastAsia"/>
          <w:lang w:eastAsia="ja-JP"/>
        </w:rPr>
        <w:t>について、文字のサイズ・位置の微修正を行いました。</w:t>
      </w:r>
    </w:p>
  </w:comment>
  <w:comment w:id="874" w:author="治輝 齋藤" w:date="2026-05-20T19:10:00Z" w:initials="治齋">
    <w:p w14:paraId="52A7D36D" w14:textId="0B92A388" w:rsidR="0067046B" w:rsidRDefault="0067046B">
      <w:pPr>
        <w:pStyle w:val="af3"/>
        <w:rPr>
          <w:lang w:eastAsia="ja-JP"/>
        </w:rPr>
      </w:pPr>
      <w:r>
        <w:rPr>
          <w:rStyle w:val="af2"/>
        </w:rPr>
        <w:annotationRef/>
      </w:r>
      <w:r>
        <w:rPr>
          <w:rFonts w:hint="eastAsia"/>
          <w:lang w:eastAsia="ja-JP"/>
        </w:rPr>
        <w:t>（江口先生コメント⑭）</w:t>
      </w:r>
      <w:r>
        <w:rPr>
          <w:rFonts w:hint="eastAsia"/>
          <w:lang w:eastAsia="ja-JP"/>
        </w:rPr>
        <w:t>Figure 2</w:t>
      </w:r>
      <w:r>
        <w:rPr>
          <w:rFonts w:hint="eastAsia"/>
          <w:lang w:eastAsia="ja-JP"/>
        </w:rPr>
        <w:t>について、調整を加えました。</w:t>
      </w:r>
      <w:r w:rsidRPr="0067046B">
        <w:rPr>
          <w:rFonts w:hint="eastAsia"/>
          <w:lang w:eastAsia="ja-JP"/>
        </w:rPr>
        <w:t>面積</w:t>
      </w:r>
      <w:r w:rsidRPr="0067046B">
        <w:rPr>
          <w:rFonts w:hint="eastAsia"/>
          <w:lang w:eastAsia="ja-JP"/>
        </w:rPr>
        <w:t xml:space="preserve"> 15 km</w:t>
      </w:r>
      <w:r w:rsidRPr="0067046B">
        <w:rPr>
          <w:rFonts w:hint="eastAsia"/>
          <w:lang w:eastAsia="ja-JP"/>
        </w:rPr>
        <w:t>²未満</w:t>
      </w:r>
      <w:r w:rsidRPr="0067046B">
        <w:rPr>
          <w:rFonts w:hint="eastAsia"/>
          <w:lang w:eastAsia="ja-JP"/>
        </w:rPr>
        <w:t xml:space="preserve"> </w:t>
      </w:r>
      <w:r w:rsidRPr="0067046B">
        <w:rPr>
          <w:rFonts w:hint="eastAsia"/>
          <w:lang w:eastAsia="ja-JP"/>
        </w:rPr>
        <w:t>の島を</w:t>
      </w:r>
      <w:r>
        <w:rPr>
          <w:rFonts w:hint="eastAsia"/>
          <w:lang w:eastAsia="ja-JP"/>
        </w:rPr>
        <w:t>除外した上、沖縄本島を左上に表示するよう設定しました。</w:t>
      </w:r>
      <w:r w:rsidR="007D0617">
        <w:rPr>
          <w:lang w:eastAsia="ja-JP"/>
        </w:rPr>
        <w:br/>
      </w:r>
      <w:r w:rsidR="007D0617">
        <w:rPr>
          <w:rFonts w:hint="eastAsia"/>
          <w:lang w:eastAsia="ja-JP"/>
        </w:rPr>
        <w:t>当初</w:t>
      </w:r>
      <w:r w:rsidR="007D0617">
        <w:rPr>
          <w:rFonts w:hint="eastAsia"/>
          <w:lang w:eastAsia="ja-JP"/>
        </w:rPr>
        <w:t>Figure 3</w:t>
      </w:r>
      <w:r w:rsidR="007D0617">
        <w:rPr>
          <w:rFonts w:hint="eastAsia"/>
          <w:lang w:eastAsia="ja-JP"/>
        </w:rPr>
        <w:t>～</w:t>
      </w:r>
      <w:r w:rsidR="007D0617">
        <w:rPr>
          <w:rFonts w:hint="eastAsia"/>
          <w:lang w:eastAsia="ja-JP"/>
        </w:rPr>
        <w:t>Figure 5</w:t>
      </w:r>
      <w:r w:rsidR="007D0617">
        <w:rPr>
          <w:rFonts w:hint="eastAsia"/>
          <w:lang w:eastAsia="ja-JP"/>
        </w:rPr>
        <w:t>として生成していた</w:t>
      </w:r>
      <w:r w:rsidR="007D0617">
        <w:rPr>
          <w:rFonts w:hint="eastAsia"/>
          <w:lang w:eastAsia="ja-JP"/>
        </w:rPr>
        <w:t>3</w:t>
      </w:r>
      <w:r w:rsidR="007D0617">
        <w:rPr>
          <w:rFonts w:hint="eastAsia"/>
          <w:lang w:eastAsia="ja-JP"/>
        </w:rPr>
        <w:t>図を、</w:t>
      </w:r>
      <w:r w:rsidR="007D0617">
        <w:rPr>
          <w:rFonts w:hint="eastAsia"/>
          <w:lang w:eastAsia="ja-JP"/>
        </w:rPr>
        <w:t>Figure 2</w:t>
      </w:r>
      <w:r w:rsidR="007D0617">
        <w:rPr>
          <w:rFonts w:hint="eastAsia"/>
          <w:lang w:eastAsia="ja-JP"/>
        </w:rPr>
        <w:t>として一本化しました。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35B02" w15:done="0"/>
  <w15:commentEx w15:paraId="3FE47C04" w15:paraIdParent="05635B02" w15:done="0"/>
  <w15:commentEx w15:paraId="64DE3CDF" w15:done="0"/>
  <w15:commentEx w15:paraId="190E9F48" w15:paraIdParent="64DE3CDF" w15:done="0"/>
  <w15:commentEx w15:paraId="49C1D72A" w15:done="0"/>
  <w15:commentEx w15:paraId="655C391B" w15:done="0"/>
  <w15:commentEx w15:paraId="75552070" w15:paraIdParent="655C391B" w15:done="0"/>
  <w15:commentEx w15:paraId="3C61C1A1" w15:done="0"/>
  <w15:commentEx w15:paraId="602C9FFE" w15:paraIdParent="3C61C1A1" w15:done="0"/>
  <w15:commentEx w15:paraId="4CFF8D02" w15:done="0"/>
  <w15:commentEx w15:paraId="4FA4532D" w15:done="0"/>
  <w15:commentEx w15:paraId="514C5BEC" w15:paraIdParent="4FA4532D" w15:done="0"/>
  <w15:commentEx w15:paraId="70789A25" w15:done="0"/>
  <w15:commentEx w15:paraId="0A45A31D" w15:paraIdParent="70789A25" w15:done="0"/>
  <w15:commentEx w15:paraId="50E41A7C" w15:done="0"/>
  <w15:commentEx w15:paraId="34F6716C" w15:paraIdParent="50E41A7C" w15:done="0"/>
  <w15:commentEx w15:paraId="513FFDD6" w15:done="0"/>
  <w15:commentEx w15:paraId="205E365A" w15:paraIdParent="513FFDD6" w15:done="0"/>
  <w15:commentEx w15:paraId="1006C1C6" w15:done="0"/>
  <w15:commentEx w15:paraId="24FC57F2" w15:done="0"/>
  <w15:commentEx w15:paraId="41FDB5E1" w15:paraIdParent="24FC57F2" w15:done="0"/>
  <w15:commentEx w15:paraId="0BF46168" w15:done="0"/>
  <w15:commentEx w15:paraId="625A4C7D" w15:done="0"/>
  <w15:commentEx w15:paraId="5DEAAFA3" w15:done="0"/>
  <w15:commentEx w15:paraId="202B07E6" w15:done="0"/>
  <w15:commentEx w15:paraId="7DE1BBAC" w15:done="0"/>
  <w15:commentEx w15:paraId="766AEC9E" w15:paraIdParent="7DE1BBAC" w15:done="0"/>
  <w15:commentEx w15:paraId="6474A6BC" w15:done="0"/>
  <w15:commentEx w15:paraId="3D50E2FC" w15:done="0"/>
  <w15:commentEx w15:paraId="2E7524A1" w15:done="0"/>
  <w15:commentEx w15:paraId="3E8848AB" w15:done="0"/>
  <w15:commentEx w15:paraId="22BA222B" w15:done="0"/>
  <w15:commentEx w15:paraId="4BBB0A56" w15:done="0"/>
  <w15:commentEx w15:paraId="7B1ED3F6" w15:paraIdParent="4BBB0A56" w15:done="0"/>
  <w15:commentEx w15:paraId="64F604C4" w15:done="0"/>
  <w15:commentEx w15:paraId="06E44B76" w15:done="0"/>
  <w15:commentEx w15:paraId="4A8F4FEF" w15:done="0"/>
  <w15:commentEx w15:paraId="515AA38D" w15:paraIdParent="4A8F4FEF" w15:done="0"/>
  <w15:commentEx w15:paraId="39E4D378" w15:done="0"/>
  <w15:commentEx w15:paraId="7EF5FC65" w15:paraIdParent="39E4D378" w15:done="0"/>
  <w15:commentEx w15:paraId="6D7D15A9" w15:done="0"/>
  <w15:commentEx w15:paraId="5B3BD6FC" w15:done="0"/>
  <w15:commentEx w15:paraId="128FAF20" w15:done="0"/>
  <w15:commentEx w15:paraId="76289747" w15:done="0"/>
  <w15:commentEx w15:paraId="6DFC5644" w15:paraIdParent="76289747" w15:done="0"/>
  <w15:commentEx w15:paraId="49E4B611" w15:done="0"/>
  <w15:commentEx w15:paraId="22158019" w15:paraIdParent="49E4B611" w15:done="0"/>
  <w15:commentEx w15:paraId="537A1214" w15:paraIdParent="49E4B611" w15:done="0"/>
  <w15:commentEx w15:paraId="2B8E69B8" w15:done="0"/>
  <w15:commentEx w15:paraId="33579935" w15:done="0"/>
  <w15:commentEx w15:paraId="00C82232" w15:done="0"/>
  <w15:commentEx w15:paraId="2E97D07E" w15:done="0"/>
  <w15:commentEx w15:paraId="02C3F422" w15:paraIdParent="2E97D07E" w15:done="0"/>
  <w15:commentEx w15:paraId="16D0CE8F" w15:done="0"/>
  <w15:commentEx w15:paraId="576B800B" w15:paraIdParent="16D0CE8F" w15:done="0"/>
  <w15:commentEx w15:paraId="03967130" w15:done="0"/>
  <w15:commentEx w15:paraId="1629F195" w15:done="0"/>
  <w15:commentEx w15:paraId="52870D33" w15:paraIdParent="1629F195" w15:done="0"/>
  <w15:commentEx w15:paraId="04B40A5A" w15:done="0"/>
  <w15:commentEx w15:paraId="4415FBF7" w15:done="0"/>
  <w15:commentEx w15:paraId="1F746DFB" w15:done="0"/>
  <w15:commentEx w15:paraId="101F03FC" w15:done="0"/>
  <w15:commentEx w15:paraId="476BF8CA" w15:done="0"/>
  <w15:commentEx w15:paraId="6D40F4B3" w15:done="0"/>
  <w15:commentEx w15:paraId="44A43EF0" w15:done="0"/>
  <w15:commentEx w15:paraId="7453C2D7" w15:done="0"/>
  <w15:commentEx w15:paraId="741A9262" w15:done="0"/>
  <w15:commentEx w15:paraId="40A9CBF0" w15:done="0"/>
  <w15:commentEx w15:paraId="243073DF" w15:done="0"/>
  <w15:commentEx w15:paraId="287CF89A" w15:done="0"/>
  <w15:commentEx w15:paraId="7855C3C4" w15:done="0"/>
  <w15:commentEx w15:paraId="7C974108" w15:paraIdParent="7855C3C4" w15:done="0"/>
  <w15:commentEx w15:paraId="013610CE" w15:done="0"/>
  <w15:commentEx w15:paraId="7F10E4ED" w15:done="0"/>
  <w15:commentEx w15:paraId="15449103" w15:paraIdParent="7F10E4ED" w15:done="0"/>
  <w15:commentEx w15:paraId="2C2FBDDD" w15:done="0"/>
  <w15:commentEx w15:paraId="3D3C9648" w15:done="0"/>
  <w15:commentEx w15:paraId="673F5589" w15:done="0"/>
  <w15:commentEx w15:paraId="138B0C16" w15:done="0"/>
  <w15:commentEx w15:paraId="496E5430" w15:done="0"/>
  <w15:commentEx w15:paraId="41AF6930" w15:done="0"/>
  <w15:commentEx w15:paraId="5B3F5168" w15:done="0"/>
  <w15:commentEx w15:paraId="0EDAC622" w15:done="0"/>
  <w15:commentEx w15:paraId="541CE21E" w15:done="0"/>
  <w15:commentEx w15:paraId="16925270" w15:done="0"/>
  <w15:commentEx w15:paraId="3831E358" w15:done="0"/>
  <w15:commentEx w15:paraId="52A7D3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54D23" w16cex:dateUtc="2026-05-18T10:00:00Z"/>
  <w16cex:commentExtensible w16cex:durableId="26A46C80" w16cex:dateUtc="2026-05-19T12:20:00Z"/>
  <w16cex:commentExtensible w16cex:durableId="65EFD729" w16cex:dateUtc="2026-05-18T14:39:00Z"/>
  <w16cex:commentExtensible w16cex:durableId="049900C5" w16cex:dateUtc="2026-05-19T12:25:00Z"/>
  <w16cex:commentExtensible w16cex:durableId="4383F68B" w16cex:dateUtc="2026-05-20T03:50:00Z"/>
  <w16cex:commentExtensible w16cex:durableId="5E7D9E50" w16cex:dateUtc="2026-05-18T09:52:00Z"/>
  <w16cex:commentExtensible w16cex:durableId="3DDE7CE7" w16cex:dateUtc="2026-05-19T13:06:00Z"/>
  <w16cex:commentExtensible w16cex:durableId="7F3AB1BB" w16cex:dateUtc="2026-05-18T09:52:00Z"/>
  <w16cex:commentExtensible w16cex:durableId="289E2139" w16cex:dateUtc="2026-05-19T13:15:00Z"/>
  <w16cex:commentExtensible w16cex:durableId="6714CD1B" w16cex:dateUtc="2026-05-19T11:36:00Z"/>
  <w16cex:commentExtensible w16cex:durableId="34ADD098" w16cex:dateUtc="2026-05-18T09:54:00Z"/>
  <w16cex:commentExtensible w16cex:durableId="2791D779" w16cex:dateUtc="2026-05-19T13:21:00Z"/>
  <w16cex:commentExtensible w16cex:durableId="09ECE11A" w16cex:dateUtc="2026-05-18T09:54:00Z"/>
  <w16cex:commentExtensible w16cex:durableId="3924E452" w16cex:dateUtc="2026-05-19T13:31:00Z"/>
  <w16cex:commentExtensible w16cex:durableId="3C2E0BEC" w16cex:dateUtc="2026-05-18T14:44:00Z"/>
  <w16cex:commentExtensible w16cex:durableId="34170C4A" w16cex:dateUtc="2026-05-19T13:44:00Z"/>
  <w16cex:commentExtensible w16cex:durableId="4E153F6A" w16cex:dateUtc="2026-05-18T10:10:00Z"/>
  <w16cex:commentExtensible w16cex:durableId="4FEC1615" w16cex:dateUtc="2026-05-20T04:03:00Z"/>
  <w16cex:commentExtensible w16cex:durableId="6BD3D7E3" w16cex:dateUtc="2026-05-19T11:43:00Z"/>
  <w16cex:commentExtensible w16cex:durableId="18C949AC" w16cex:dateUtc="2026-05-18T10:14:00Z"/>
  <w16cex:commentExtensible w16cex:durableId="1C059163" w16cex:dateUtc="2026-05-20T05:01:00Z"/>
  <w16cex:commentExtensible w16cex:durableId="60952171" w16cex:dateUtc="2026-05-19T11:44:00Z"/>
  <w16cex:commentExtensible w16cex:durableId="75AD23F4" w16cex:dateUtc="2026-05-19T11:47:00Z"/>
  <w16cex:commentExtensible w16cex:durableId="0FBC9DC6" w16cex:dateUtc="2026-05-20T05:26:00Z"/>
  <w16cex:commentExtensible w16cex:durableId="652D2428" w16cex:dateUtc="2026-05-19T11:54:00Z"/>
  <w16cex:commentExtensible w16cex:durableId="32264AD3" w16cex:dateUtc="2026-05-18T10:19:00Z"/>
  <w16cex:commentExtensible w16cex:durableId="48AF3C6D" w16cex:dateUtc="2026-05-19T14:04:00Z"/>
  <w16cex:commentExtensible w16cex:durableId="57D4AA50" w16cex:dateUtc="2026-05-20T05:32:00Z"/>
  <w16cex:commentExtensible w16cex:durableId="1B983CD1" w16cex:dateUtc="2026-05-20T05:19:00Z"/>
  <w16cex:commentExtensible w16cex:durableId="3508A238" w16cex:dateUtc="2026-04-30T09:01:00Z"/>
  <w16cex:commentExtensible w16cex:durableId="0B936217" w16cex:dateUtc="2026-04-30T09:02:00Z"/>
  <w16cex:commentExtensible w16cex:durableId="247C03E9" w16cex:dateUtc="2026-04-30T11:24:00Z"/>
  <w16cex:commentExtensible w16cex:durableId="24A23011" w16cex:dateUtc="2026-05-18T10:23:00Z"/>
  <w16cex:commentExtensible w16cex:durableId="6B2F302C" w16cex:dateUtc="2026-05-19T14:49:00Z"/>
  <w16cex:commentExtensible w16cex:durableId="2EE525D5" w16cex:dateUtc="2026-05-20T11:10:00Z"/>
  <w16cex:commentExtensible w16cex:durableId="3A0A71AB" w16cex:dateUtc="2026-05-20T03:48:00Z"/>
  <w16cex:commentExtensible w16cex:durableId="5E3A40FA" w16cex:dateUtc="2026-05-18T10:28:00Z"/>
  <w16cex:commentExtensible w16cex:durableId="6F95FBEB" w16cex:dateUtc="2026-05-19T14:27:00Z"/>
  <w16cex:commentExtensible w16cex:durableId="6F31B0FC" w16cex:dateUtc="2026-05-18T10:31:00Z"/>
  <w16cex:commentExtensible w16cex:durableId="253F70F3" w16cex:dateUtc="2026-05-19T23:46:00Z"/>
  <w16cex:commentExtensible w16cex:durableId="7A8479AF" w16cex:dateUtc="2026-05-19T23:53:00Z"/>
  <w16cex:commentExtensible w16cex:durableId="0A2A0E97" w16cex:dateUtc="2026-05-20T05:40:00Z"/>
  <w16cex:commentExtensible w16cex:durableId="6A641DD1" w16cex:dateUtc="2026-05-20T05:40:00Z"/>
  <w16cex:commentExtensible w16cex:durableId="54C60FD5" w16cex:dateUtc="2026-05-18T10:35:00Z"/>
  <w16cex:commentExtensible w16cex:durableId="4475E1B2" w16cex:dateUtc="2026-05-20T00:01:00Z"/>
  <w16cex:commentExtensible w16cex:durableId="7D326336" w16cex:dateUtc="2026-04-30T11:30:00Z"/>
  <w16cex:commentExtensible w16cex:durableId="32D53676" w16cex:dateUtc="2026-05-18T10:37:00Z"/>
  <w16cex:commentExtensible w16cex:durableId="3E678890" w16cex:dateUtc="2026-05-20T03:38:00Z"/>
  <w16cex:commentExtensible w16cex:durableId="2AAE80DB" w16cex:dateUtc="2026-05-20T05:38:00Z"/>
  <w16cex:commentExtensible w16cex:durableId="0FC2E86E" w16cex:dateUtc="2026-04-30T10:12:00Z"/>
  <w16cex:commentExtensible w16cex:durableId="2200448F" w16cex:dateUtc="2026-05-20T06:19:00Z"/>
  <w16cex:commentExtensible w16cex:durableId="30E3AB97" w16cex:dateUtc="2026-05-18T10:39:00Z"/>
  <w16cex:commentExtensible w16cex:durableId="1C54E4B2" w16cex:dateUtc="2026-05-19T13:51:00Z"/>
  <w16cex:commentExtensible w16cex:durableId="34C54922" w16cex:dateUtc="2026-05-18T10:40:00Z"/>
  <w16cex:commentExtensible w16cex:durableId="0FDCF8D4" w16cex:dateUtc="2026-05-19T13:55:00Z"/>
  <w16cex:commentExtensible w16cex:durableId="3364D196" w16cex:dateUtc="2026-05-20T11:14:00Z"/>
  <w16cex:commentExtensible w16cex:durableId="5D681B54" w16cex:dateUtc="2026-05-18T10:42:00Z"/>
  <w16cex:commentExtensible w16cex:durableId="67E224EC" w16cex:dateUtc="2026-05-19T23:47:00Z"/>
  <w16cex:commentExtensible w16cex:durableId="771AB965" w16cex:dateUtc="2026-04-30T10:29:00Z"/>
  <w16cex:commentExtensible w16cex:durableId="5408FB23" w16cex:dateUtc="2026-04-30T11:52:00Z"/>
  <w16cex:commentExtensible w16cex:durableId="0136B256" w16cex:dateUtc="2026-05-20T04:08:00Z"/>
  <w16cex:commentExtensible w16cex:durableId="57F78DAF" w16cex:dateUtc="2026-05-20T06:32:00Z"/>
  <w16cex:commentExtensible w16cex:durableId="59EBB2CB" w16cex:dateUtc="2026-04-30T11:56:00Z"/>
  <w16cex:commentExtensible w16cex:durableId="72857336" w16cex:dateUtc="2026-05-20T06:34:00Z"/>
  <w16cex:commentExtensible w16cex:durableId="5F63C56D" w16cex:dateUtc="2026-05-20T06:35:00Z"/>
  <w16cex:commentExtensible w16cex:durableId="2107F4CE" w16cex:dateUtc="2026-05-20T06:36:00Z"/>
  <w16cex:commentExtensible w16cex:durableId="71D99E2E" w16cex:dateUtc="2026-05-20T06:38:00Z"/>
  <w16cex:commentExtensible w16cex:durableId="5E62303E" w16cex:dateUtc="2026-04-30T12:00:00Z"/>
  <w16cex:commentExtensible w16cex:durableId="1C2D720C" w16cex:dateUtc="2026-04-30T11:33:00Z"/>
  <w16cex:commentExtensible w16cex:durableId="297F53CF" w16cex:dateUtc="2026-05-19T23:53:00Z"/>
  <w16cex:commentExtensible w16cex:durableId="392EC000" w16cex:dateUtc="2026-05-18T10:51:00Z"/>
  <w16cex:commentExtensible w16cex:durableId="2E380F06" w16cex:dateUtc="2026-05-20T06:10:00Z"/>
  <w16cex:commentExtensible w16cex:durableId="446AB2FC" w16cex:dateUtc="2026-04-30T09:41:00Z"/>
  <w16cex:commentExtensible w16cex:durableId="46FAAC76" w16cex:dateUtc="2026-05-18T10:56:00Z"/>
  <w16cex:commentExtensible w16cex:durableId="3081DEA3" w16cex:dateUtc="2026-05-20T06:44:00Z"/>
  <w16cex:commentExtensible w16cex:durableId="259C5AF6" w16cex:dateUtc="2026-04-30T09:04:00Z"/>
  <w16cex:commentExtensible w16cex:durableId="28D924FE" w16cex:dateUtc="2026-04-30T09:46:00Z"/>
  <w16cex:commentExtensible w16cex:durableId="1F14C067" w16cex:dateUtc="2026-05-22T12:48:00Z"/>
  <w16cex:commentExtensible w16cex:durableId="2D3CD7E2" w16cex:dateUtc="2026-04-30T10:20:00Z"/>
  <w16cex:commentExtensible w16cex:durableId="565D3FCD" w16cex:dateUtc="2026-05-20T08:32:00Z"/>
  <w16cex:commentExtensible w16cex:durableId="192D4292" w16cex:dateUtc="2026-05-20T11:56:00Z"/>
  <w16cex:commentExtensible w16cex:durableId="78A21189" w16cex:dateUtc="2026-05-20T10:27:00Z"/>
  <w16cex:commentExtensible w16cex:durableId="7293117A" w16cex:dateUtc="2026-05-01T05:29:00Z"/>
  <w16cex:commentExtensible w16cex:durableId="597D5FEE" w16cex:dateUtc="2026-05-20T11:16:00Z"/>
  <w16cex:commentExtensible w16cex:durableId="2C257DF6" w16cex:dateUtc="2026-05-20T11:16:00Z"/>
  <w16cex:commentExtensible w16cex:durableId="1586D541" w16cex:dateUtc="2026-05-20T10:26:00Z"/>
  <w16cex:commentExtensible w16cex:durableId="0AD92291" w16cex:dateUtc="2026-05-20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35B02" w16cid:durableId="0DE54D23"/>
  <w16cid:commentId w16cid:paraId="3FE47C04" w16cid:durableId="26A46C80"/>
  <w16cid:commentId w16cid:paraId="64DE3CDF" w16cid:durableId="65EFD729"/>
  <w16cid:commentId w16cid:paraId="190E9F48" w16cid:durableId="049900C5"/>
  <w16cid:commentId w16cid:paraId="49C1D72A" w16cid:durableId="4383F68B"/>
  <w16cid:commentId w16cid:paraId="655C391B" w16cid:durableId="5E7D9E50"/>
  <w16cid:commentId w16cid:paraId="75552070" w16cid:durableId="3DDE7CE7"/>
  <w16cid:commentId w16cid:paraId="3C61C1A1" w16cid:durableId="7F3AB1BB"/>
  <w16cid:commentId w16cid:paraId="602C9FFE" w16cid:durableId="289E2139"/>
  <w16cid:commentId w16cid:paraId="4CFF8D02" w16cid:durableId="6714CD1B"/>
  <w16cid:commentId w16cid:paraId="4FA4532D" w16cid:durableId="34ADD098"/>
  <w16cid:commentId w16cid:paraId="514C5BEC" w16cid:durableId="2791D779"/>
  <w16cid:commentId w16cid:paraId="70789A25" w16cid:durableId="09ECE11A"/>
  <w16cid:commentId w16cid:paraId="0A45A31D" w16cid:durableId="3924E452"/>
  <w16cid:commentId w16cid:paraId="50E41A7C" w16cid:durableId="3C2E0BEC"/>
  <w16cid:commentId w16cid:paraId="34F6716C" w16cid:durableId="34170C4A"/>
  <w16cid:commentId w16cid:paraId="513FFDD6" w16cid:durableId="4E153F6A"/>
  <w16cid:commentId w16cid:paraId="205E365A" w16cid:durableId="4FEC1615"/>
  <w16cid:commentId w16cid:paraId="1006C1C6" w16cid:durableId="6BD3D7E3"/>
  <w16cid:commentId w16cid:paraId="24FC57F2" w16cid:durableId="18C949AC"/>
  <w16cid:commentId w16cid:paraId="41FDB5E1" w16cid:durableId="1C059163"/>
  <w16cid:commentId w16cid:paraId="0BF46168" w16cid:durableId="60952171"/>
  <w16cid:commentId w16cid:paraId="625A4C7D" w16cid:durableId="75AD23F4"/>
  <w16cid:commentId w16cid:paraId="5DEAAFA3" w16cid:durableId="0FBC9DC6"/>
  <w16cid:commentId w16cid:paraId="202B07E6" w16cid:durableId="652D2428"/>
  <w16cid:commentId w16cid:paraId="7DE1BBAC" w16cid:durableId="32264AD3"/>
  <w16cid:commentId w16cid:paraId="766AEC9E" w16cid:durableId="48AF3C6D"/>
  <w16cid:commentId w16cid:paraId="6474A6BC" w16cid:durableId="57D4AA50"/>
  <w16cid:commentId w16cid:paraId="3D50E2FC" w16cid:durableId="1B983CD1"/>
  <w16cid:commentId w16cid:paraId="2E7524A1" w16cid:durableId="3508A238"/>
  <w16cid:commentId w16cid:paraId="3E8848AB" w16cid:durableId="0B936217"/>
  <w16cid:commentId w16cid:paraId="22BA222B" w16cid:durableId="247C03E9"/>
  <w16cid:commentId w16cid:paraId="4BBB0A56" w16cid:durableId="24A23011"/>
  <w16cid:commentId w16cid:paraId="7B1ED3F6" w16cid:durableId="6B2F302C"/>
  <w16cid:commentId w16cid:paraId="64F604C4" w16cid:durableId="2EE525D5"/>
  <w16cid:commentId w16cid:paraId="06E44B76" w16cid:durableId="3A0A71AB"/>
  <w16cid:commentId w16cid:paraId="4A8F4FEF" w16cid:durableId="5E3A40FA"/>
  <w16cid:commentId w16cid:paraId="515AA38D" w16cid:durableId="6F95FBEB"/>
  <w16cid:commentId w16cid:paraId="39E4D378" w16cid:durableId="6F31B0FC"/>
  <w16cid:commentId w16cid:paraId="7EF5FC65" w16cid:durableId="253F70F3"/>
  <w16cid:commentId w16cid:paraId="6D7D15A9" w16cid:durableId="7A8479AF"/>
  <w16cid:commentId w16cid:paraId="5B3BD6FC" w16cid:durableId="0A2A0E97"/>
  <w16cid:commentId w16cid:paraId="128FAF20" w16cid:durableId="6A641DD1"/>
  <w16cid:commentId w16cid:paraId="76289747" w16cid:durableId="54C60FD5"/>
  <w16cid:commentId w16cid:paraId="6DFC5644" w16cid:durableId="4475E1B2"/>
  <w16cid:commentId w16cid:paraId="49E4B611" w16cid:durableId="7D326336"/>
  <w16cid:commentId w16cid:paraId="22158019" w16cid:durableId="32D53676"/>
  <w16cid:commentId w16cid:paraId="537A1214" w16cid:durableId="3E678890"/>
  <w16cid:commentId w16cid:paraId="2B8E69B8" w16cid:durableId="2AAE80DB"/>
  <w16cid:commentId w16cid:paraId="33579935" w16cid:durableId="0FC2E86E"/>
  <w16cid:commentId w16cid:paraId="00C82232" w16cid:durableId="2200448F"/>
  <w16cid:commentId w16cid:paraId="2E97D07E" w16cid:durableId="30E3AB97"/>
  <w16cid:commentId w16cid:paraId="02C3F422" w16cid:durableId="1C54E4B2"/>
  <w16cid:commentId w16cid:paraId="16D0CE8F" w16cid:durableId="34C54922"/>
  <w16cid:commentId w16cid:paraId="576B800B" w16cid:durableId="0FDCF8D4"/>
  <w16cid:commentId w16cid:paraId="03967130" w16cid:durableId="3364D196"/>
  <w16cid:commentId w16cid:paraId="1629F195" w16cid:durableId="5D681B54"/>
  <w16cid:commentId w16cid:paraId="52870D33" w16cid:durableId="67E224EC"/>
  <w16cid:commentId w16cid:paraId="04B40A5A" w16cid:durableId="771AB965"/>
  <w16cid:commentId w16cid:paraId="4415FBF7" w16cid:durableId="5408FB23"/>
  <w16cid:commentId w16cid:paraId="1F746DFB" w16cid:durableId="0136B256"/>
  <w16cid:commentId w16cid:paraId="101F03FC" w16cid:durableId="57F78DAF"/>
  <w16cid:commentId w16cid:paraId="476BF8CA" w16cid:durableId="59EBB2CB"/>
  <w16cid:commentId w16cid:paraId="6D40F4B3" w16cid:durableId="72857336"/>
  <w16cid:commentId w16cid:paraId="44A43EF0" w16cid:durableId="5F63C56D"/>
  <w16cid:commentId w16cid:paraId="7453C2D7" w16cid:durableId="2107F4CE"/>
  <w16cid:commentId w16cid:paraId="741A9262" w16cid:durableId="71D99E2E"/>
  <w16cid:commentId w16cid:paraId="40A9CBF0" w16cid:durableId="5E62303E"/>
  <w16cid:commentId w16cid:paraId="243073DF" w16cid:durableId="1C2D720C"/>
  <w16cid:commentId w16cid:paraId="287CF89A" w16cid:durableId="297F53CF"/>
  <w16cid:commentId w16cid:paraId="7855C3C4" w16cid:durableId="392EC000"/>
  <w16cid:commentId w16cid:paraId="7C974108" w16cid:durableId="2E380F06"/>
  <w16cid:commentId w16cid:paraId="013610CE" w16cid:durableId="446AB2FC"/>
  <w16cid:commentId w16cid:paraId="7F10E4ED" w16cid:durableId="46FAAC76"/>
  <w16cid:commentId w16cid:paraId="15449103" w16cid:durableId="3081DEA3"/>
  <w16cid:commentId w16cid:paraId="2C2FBDDD" w16cid:durableId="259C5AF6"/>
  <w16cid:commentId w16cid:paraId="3D3C9648" w16cid:durableId="28D924FE"/>
  <w16cid:commentId w16cid:paraId="673F5589" w16cid:durableId="1F14C067"/>
  <w16cid:commentId w16cid:paraId="138B0C16" w16cid:durableId="2D3CD7E2"/>
  <w16cid:commentId w16cid:paraId="496E5430" w16cid:durableId="565D3FCD"/>
  <w16cid:commentId w16cid:paraId="41AF6930" w16cid:durableId="192D4292"/>
  <w16cid:commentId w16cid:paraId="5B3F5168" w16cid:durableId="78A21189"/>
  <w16cid:commentId w16cid:paraId="0EDAC622" w16cid:durableId="7293117A"/>
  <w16cid:commentId w16cid:paraId="541CE21E" w16cid:durableId="597D5FEE"/>
  <w16cid:commentId w16cid:paraId="16925270" w16cid:durableId="2C257DF6"/>
  <w16cid:commentId w16cid:paraId="3831E358" w16cid:durableId="1586D541"/>
  <w16cid:commentId w16cid:paraId="52A7D36D" w16cid:durableId="0AD922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F2B2E" w14:textId="77777777" w:rsidR="00FC5F7B" w:rsidRDefault="00FC5F7B" w:rsidP="003D5198">
      <w:pPr>
        <w:spacing w:after="0"/>
      </w:pPr>
      <w:r>
        <w:separator/>
      </w:r>
    </w:p>
  </w:endnote>
  <w:endnote w:type="continuationSeparator" w:id="0">
    <w:p w14:paraId="147D0DBF" w14:textId="77777777" w:rsidR="00FC5F7B" w:rsidRDefault="00FC5F7B" w:rsidP="003D51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5F09" w14:textId="77777777" w:rsidR="00FC5F7B" w:rsidRDefault="00FC5F7B" w:rsidP="003D5198">
      <w:pPr>
        <w:spacing w:after="0"/>
      </w:pPr>
      <w:r>
        <w:separator/>
      </w:r>
    </w:p>
  </w:footnote>
  <w:footnote w:type="continuationSeparator" w:id="0">
    <w:p w14:paraId="210D1FB8" w14:textId="77777777" w:rsidR="00FC5F7B" w:rsidRDefault="00FC5F7B" w:rsidP="003D51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8" style="width:0;height:1.5pt" o:hralign="center" o:bullet="t" o:hrstd="t" o:hr="t"/>
    </w:pict>
  </w:numPicBullet>
  <w:numPicBullet w:numPicBulletId="1">
    <w:pict>
      <v:rect id="_x0000_i104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620627"/>
    <w:multiLevelType w:val="hybridMultilevel"/>
    <w:tmpl w:val="67A8F7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36F2165"/>
    <w:multiLevelType w:val="hybridMultilevel"/>
    <w:tmpl w:val="A22E4802"/>
    <w:lvl w:ilvl="0" w:tplc="BAFCC584">
      <w:start w:val="9"/>
      <w:numFmt w:val="decimal"/>
      <w:lvlText w:val="%1."/>
      <w:lvlJc w:val="left"/>
      <w:pPr>
        <w:ind w:left="724"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160690">
    <w:abstractNumId w:val="3"/>
  </w:num>
  <w:num w:numId="5" w16cid:durableId="134608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山岸良匡">
    <w15:presenceInfo w15:providerId="AD" w15:userId="S::yamagishi.kazumas.ge@u.tsukuba.ac.jp::3a8ba998-89d1-406a-8ce1-88976c1067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1179"/>
    <w:rsid w:val="00012D1E"/>
    <w:rsid w:val="00031BB0"/>
    <w:rsid w:val="00041009"/>
    <w:rsid w:val="00061A98"/>
    <w:rsid w:val="00062171"/>
    <w:rsid w:val="00071026"/>
    <w:rsid w:val="00073AD9"/>
    <w:rsid w:val="00086EBA"/>
    <w:rsid w:val="000B2A23"/>
    <w:rsid w:val="000B6CF6"/>
    <w:rsid w:val="000E57C4"/>
    <w:rsid w:val="00104EB5"/>
    <w:rsid w:val="0012601A"/>
    <w:rsid w:val="0015073F"/>
    <w:rsid w:val="001907E8"/>
    <w:rsid w:val="00193A2D"/>
    <w:rsid w:val="00197FA6"/>
    <w:rsid w:val="001A0907"/>
    <w:rsid w:val="001A4AA1"/>
    <w:rsid w:val="001C1A6A"/>
    <w:rsid w:val="001D54C3"/>
    <w:rsid w:val="001E418E"/>
    <w:rsid w:val="00217E23"/>
    <w:rsid w:val="00221C80"/>
    <w:rsid w:val="00233356"/>
    <w:rsid w:val="00237007"/>
    <w:rsid w:val="002600F3"/>
    <w:rsid w:val="00284F51"/>
    <w:rsid w:val="002F41AA"/>
    <w:rsid w:val="002F5D8A"/>
    <w:rsid w:val="00311C5E"/>
    <w:rsid w:val="0032546C"/>
    <w:rsid w:val="00334A0C"/>
    <w:rsid w:val="00362AF6"/>
    <w:rsid w:val="0036571E"/>
    <w:rsid w:val="00380229"/>
    <w:rsid w:val="00393F8C"/>
    <w:rsid w:val="00394F48"/>
    <w:rsid w:val="003B0F91"/>
    <w:rsid w:val="003C5278"/>
    <w:rsid w:val="003D0B79"/>
    <w:rsid w:val="003D16D4"/>
    <w:rsid w:val="003D5198"/>
    <w:rsid w:val="003E0C45"/>
    <w:rsid w:val="00407B16"/>
    <w:rsid w:val="004213BC"/>
    <w:rsid w:val="00446142"/>
    <w:rsid w:val="004552C2"/>
    <w:rsid w:val="00467353"/>
    <w:rsid w:val="0049727F"/>
    <w:rsid w:val="004C34FD"/>
    <w:rsid w:val="004D174A"/>
    <w:rsid w:val="004D1B18"/>
    <w:rsid w:val="004E0F5B"/>
    <w:rsid w:val="004F4C8A"/>
    <w:rsid w:val="004F6621"/>
    <w:rsid w:val="0050388A"/>
    <w:rsid w:val="005168E9"/>
    <w:rsid w:val="00544AE5"/>
    <w:rsid w:val="00556984"/>
    <w:rsid w:val="0056563A"/>
    <w:rsid w:val="005936E7"/>
    <w:rsid w:val="005A5D79"/>
    <w:rsid w:val="005B1F6E"/>
    <w:rsid w:val="005B47C8"/>
    <w:rsid w:val="005F4CD1"/>
    <w:rsid w:val="00622A77"/>
    <w:rsid w:val="00646AD0"/>
    <w:rsid w:val="0065278A"/>
    <w:rsid w:val="006558D1"/>
    <w:rsid w:val="0067046B"/>
    <w:rsid w:val="006C06DE"/>
    <w:rsid w:val="006D25B6"/>
    <w:rsid w:val="006D4EB8"/>
    <w:rsid w:val="00705772"/>
    <w:rsid w:val="00723D8F"/>
    <w:rsid w:val="0072467F"/>
    <w:rsid w:val="0074508A"/>
    <w:rsid w:val="0075459B"/>
    <w:rsid w:val="007702BA"/>
    <w:rsid w:val="0078098C"/>
    <w:rsid w:val="00787B37"/>
    <w:rsid w:val="00794CB3"/>
    <w:rsid w:val="007A2815"/>
    <w:rsid w:val="007C7C3A"/>
    <w:rsid w:val="007D0617"/>
    <w:rsid w:val="007D54A5"/>
    <w:rsid w:val="007E0C48"/>
    <w:rsid w:val="007F0B51"/>
    <w:rsid w:val="007F53E8"/>
    <w:rsid w:val="007F54EE"/>
    <w:rsid w:val="00817AFA"/>
    <w:rsid w:val="008227BE"/>
    <w:rsid w:val="0088113E"/>
    <w:rsid w:val="008873D7"/>
    <w:rsid w:val="00896745"/>
    <w:rsid w:val="008A413E"/>
    <w:rsid w:val="008D01AA"/>
    <w:rsid w:val="008D2029"/>
    <w:rsid w:val="008F4985"/>
    <w:rsid w:val="008F5018"/>
    <w:rsid w:val="00900800"/>
    <w:rsid w:val="0093056E"/>
    <w:rsid w:val="00935FEB"/>
    <w:rsid w:val="009609FC"/>
    <w:rsid w:val="009643D6"/>
    <w:rsid w:val="009903F0"/>
    <w:rsid w:val="00A27614"/>
    <w:rsid w:val="00A45DBC"/>
    <w:rsid w:val="00A5630A"/>
    <w:rsid w:val="00A5744A"/>
    <w:rsid w:val="00A6730B"/>
    <w:rsid w:val="00A76463"/>
    <w:rsid w:val="00A810BB"/>
    <w:rsid w:val="00AA6810"/>
    <w:rsid w:val="00AC651E"/>
    <w:rsid w:val="00AD046A"/>
    <w:rsid w:val="00B33ACE"/>
    <w:rsid w:val="00B36817"/>
    <w:rsid w:val="00B4073B"/>
    <w:rsid w:val="00B47F82"/>
    <w:rsid w:val="00B5328E"/>
    <w:rsid w:val="00B53F4E"/>
    <w:rsid w:val="00B65167"/>
    <w:rsid w:val="00BB5CB9"/>
    <w:rsid w:val="00BE3401"/>
    <w:rsid w:val="00BE3BFD"/>
    <w:rsid w:val="00BF5468"/>
    <w:rsid w:val="00C1197A"/>
    <w:rsid w:val="00C22C4D"/>
    <w:rsid w:val="00C256CF"/>
    <w:rsid w:val="00C27C81"/>
    <w:rsid w:val="00C34A0D"/>
    <w:rsid w:val="00C37C37"/>
    <w:rsid w:val="00C55966"/>
    <w:rsid w:val="00C60B9C"/>
    <w:rsid w:val="00C6603A"/>
    <w:rsid w:val="00C974D0"/>
    <w:rsid w:val="00CA3F03"/>
    <w:rsid w:val="00CA66DC"/>
    <w:rsid w:val="00CA7656"/>
    <w:rsid w:val="00CB1C9B"/>
    <w:rsid w:val="00CD1EF6"/>
    <w:rsid w:val="00CF7A56"/>
    <w:rsid w:val="00D14FC1"/>
    <w:rsid w:val="00D21B59"/>
    <w:rsid w:val="00D32F9A"/>
    <w:rsid w:val="00D86264"/>
    <w:rsid w:val="00DA1990"/>
    <w:rsid w:val="00DA5DB9"/>
    <w:rsid w:val="00DB17F0"/>
    <w:rsid w:val="00DE6F01"/>
    <w:rsid w:val="00DF1C6E"/>
    <w:rsid w:val="00E10BF9"/>
    <w:rsid w:val="00E11A9A"/>
    <w:rsid w:val="00E32604"/>
    <w:rsid w:val="00E33418"/>
    <w:rsid w:val="00E337F2"/>
    <w:rsid w:val="00E53E4C"/>
    <w:rsid w:val="00E71CD2"/>
    <w:rsid w:val="00E911FF"/>
    <w:rsid w:val="00E938C0"/>
    <w:rsid w:val="00EA20B2"/>
    <w:rsid w:val="00EA5B09"/>
    <w:rsid w:val="00EB4379"/>
    <w:rsid w:val="00ED46B8"/>
    <w:rsid w:val="00EE7FCD"/>
    <w:rsid w:val="00EF6117"/>
    <w:rsid w:val="00EF7F20"/>
    <w:rsid w:val="00F15238"/>
    <w:rsid w:val="00F5100B"/>
    <w:rsid w:val="00F52EFF"/>
    <w:rsid w:val="00F61CC0"/>
    <w:rsid w:val="00F645DD"/>
    <w:rsid w:val="00F7283B"/>
    <w:rsid w:val="00F745C3"/>
    <w:rsid w:val="00F82C7B"/>
    <w:rsid w:val="00F964C5"/>
    <w:rsid w:val="00FA4697"/>
    <w:rsid w:val="00FB1385"/>
    <w:rsid w:val="00FC5F7B"/>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 w:type="paragraph" w:styleId="af8">
    <w:name w:val="header"/>
    <w:basedOn w:val="a"/>
    <w:link w:val="af9"/>
    <w:rsid w:val="003D5198"/>
    <w:pPr>
      <w:tabs>
        <w:tab w:val="center" w:pos="4252"/>
        <w:tab w:val="right" w:pos="8504"/>
      </w:tabs>
      <w:snapToGrid w:val="0"/>
    </w:pPr>
  </w:style>
  <w:style w:type="character" w:customStyle="1" w:styleId="af9">
    <w:name w:val="ヘッダー (文字)"/>
    <w:basedOn w:val="a1"/>
    <w:link w:val="af8"/>
    <w:rsid w:val="003D5198"/>
  </w:style>
  <w:style w:type="paragraph" w:styleId="afa">
    <w:name w:val="footer"/>
    <w:basedOn w:val="a"/>
    <w:link w:val="afb"/>
    <w:rsid w:val="003D5198"/>
    <w:pPr>
      <w:tabs>
        <w:tab w:val="center" w:pos="4252"/>
        <w:tab w:val="right" w:pos="8504"/>
      </w:tabs>
      <w:snapToGrid w:val="0"/>
    </w:pPr>
  </w:style>
  <w:style w:type="character" w:customStyle="1" w:styleId="afb">
    <w:name w:val="フッター (文字)"/>
    <w:basedOn w:val="a1"/>
    <w:link w:val="afa"/>
    <w:rsid w:val="003D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43</Pages>
  <Words>9493</Words>
  <Characters>54116</Characters>
  <Application>Microsoft Office Word</Application>
  <DocSecurity>0</DocSecurity>
  <Lines>450</Lines>
  <Paragraphs>126</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63483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3</cp:revision>
  <cp:lastPrinted>2026-05-18T09:49:00Z</cp:lastPrinted>
  <dcterms:created xsi:type="dcterms:W3CDTF">2026-05-22T12:54:00Z</dcterms:created>
  <dcterms:modified xsi:type="dcterms:W3CDTF">2026-05-22T13:45:00Z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