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3" w:name="methods-1"/>
      <w:bookmarkEnd w:id="2"/>
      <w:r>
        <w:t>Methods</w:t>
      </w:r>
    </w:p>
    <w:p w14:paraId="78DAB058" w14:textId="77777777" w:rsidR="00073AD9" w:rsidRDefault="00000000" w:rsidP="00705772">
      <w:pPr>
        <w:pStyle w:val="2"/>
        <w:spacing w:line="360" w:lineRule="auto"/>
      </w:pPr>
      <w:bookmarkStart w:id="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5" w:name="outcome-fracture-surgery-rates"/>
      <w:bookmarkEnd w:id="4"/>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6" w:name="exposure-terrain-slope"/>
      <w:bookmarkEnd w:id="5"/>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7" w:name="covariate-walking-speed"/>
      <w:bookmarkEnd w:id="6"/>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8" w:name="additional-covariates"/>
      <w:bookmarkEnd w:id="7"/>
      <w:r>
        <w:t>5. Additional Covariates</w:t>
      </w:r>
    </w:p>
    <w:p w14:paraId="102B5320" w14:textId="77777777" w:rsidR="00073AD9" w:rsidRDefault="00000000" w:rsidP="00705772">
      <w:pPr>
        <w:pStyle w:val="FirstParagraph"/>
        <w:spacing w:line="360" w:lineRule="auto"/>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9" w:name="statistical-analysis"/>
      <w:bookmarkEnd w:id="8"/>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67DEF7D9" w:rsidR="00073AD9" w:rsidRDefault="00000000" w:rsidP="005B47C8">
      <w:pPr>
        <w:pStyle w:val="Compact"/>
        <w:numPr>
          <w:ilvl w:val="0"/>
          <w:numId w:val="2"/>
        </w:numPr>
        <w:spacing w:line="360" w:lineRule="auto"/>
      </w:pPr>
      <w:r>
        <w:rPr>
          <w:b/>
          <w:bCs/>
        </w:rPr>
        <w:t>Model 2 (multivariable)</w:t>
      </w:r>
      <w:r>
        <w:t>: Multiple linear regression of fracture rate on terrain slope, aging rate, fast walking rate, and population density.</w:t>
      </w:r>
      <w:ins w:id="10" w:author="治輝 齋藤" w:date="2026-04-30T18:01:00Z" w16du:dateUtc="2026-04-30T09:01:00Z">
        <w:r w:rsidR="005B47C8">
          <w:rPr>
            <w:lang w:eastAsia="ja-JP"/>
          </w:rPr>
          <w:br/>
        </w:r>
        <w:commentRangeStart w:id="11"/>
        <w:r w:rsidR="005B47C8">
          <w:t>In the primary causal interpretation, aging rate and fast walking rate were treated as confounder-adjustment variables rather than formal mediators.</w:t>
        </w:r>
        <w:commentRangeEnd w:id="11"/>
        <w:r w:rsidR="005B47C8">
          <w:rPr>
            <w:rStyle w:val="af2"/>
          </w:rPr>
          <w:commentReference w:id="11"/>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7777777" w:rsidR="00061A98" w:rsidRDefault="00A5744A" w:rsidP="00705772">
      <w:pPr>
        <w:pStyle w:val="a0"/>
        <w:spacing w:line="360" w:lineRule="auto"/>
        <w:rPr>
          <w:ins w:id="12" w:author="治輝 齋藤" w:date="2026-04-30T19:43:00Z" w16du:dateUtc="2026-04-30T10:43:00Z"/>
        </w:rPr>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13"/>
      <w:ins w:id="14"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13"/>
        <w:r w:rsidR="005B47C8">
          <w:rPr>
            <w:rStyle w:val="af2"/>
          </w:rPr>
          <w:commentReference w:id="13"/>
        </w:r>
      </w:ins>
    </w:p>
    <w:p w14:paraId="6214F16B" w14:textId="28BE002B" w:rsidR="00A5744A" w:rsidRDefault="00061A98" w:rsidP="00705772">
      <w:pPr>
        <w:pStyle w:val="a0"/>
        <w:spacing w:line="360" w:lineRule="auto"/>
        <w:rPr>
          <w:lang w:eastAsia="ja-JP"/>
        </w:rPr>
      </w:pPr>
      <w:commentRangeStart w:id="15"/>
      <w:ins w:id="16" w:author="治輝 齋藤" w:date="2026-04-30T19:43:00Z" w16du:dateUtc="2026-04-30T10:43:00Z">
        <w:r w:rsidRPr="00061A98">
          <w:rPr>
            <w:lang w:eastAsia="ja-JP"/>
          </w:rPr>
          <w:lastRenderedPageBreak/>
          <w:t xml:space="preserve">As an additional sensitivity analysis for age-structure confounding, we </w:t>
        </w:r>
      </w:ins>
      <w:ins w:id="17" w:author="治輝 齋藤" w:date="2026-04-30T20:48:00Z" w16du:dateUtc="2026-04-30T11:48:00Z">
        <w:r w:rsidR="005A5D79" w:rsidRPr="005A5D79">
          <w:rPr>
            <w:lang w:eastAsia="ja-JP"/>
          </w:rPr>
          <w:t>performed</w:t>
        </w:r>
      </w:ins>
      <w:ins w:id="18" w:author="治輝 齋藤" w:date="2026-04-30T19:43:00Z" w16du:dateUtc="2026-04-30T10:43:00Z">
        <w:r w:rsidRPr="00061A98">
          <w:rPr>
            <w:lang w:eastAsia="ja-JP"/>
          </w:rPr>
          <w:t xml:space="preserve"> indirect</w:t>
        </w:r>
      </w:ins>
      <w:ins w:id="19" w:author="治輝 齋藤" w:date="2026-04-30T20:49:00Z" w16du:dateUtc="2026-04-30T11:49:00Z">
        <w:r w:rsidR="005A5D79">
          <w:rPr>
            <w:rFonts w:hint="eastAsia"/>
            <w:lang w:eastAsia="ja-JP"/>
          </w:rPr>
          <w:t xml:space="preserve"> </w:t>
        </w:r>
      </w:ins>
      <w:ins w:id="20" w:author="治輝 齋藤" w:date="2026-04-30T19:43:00Z" w16du:dateUtc="2026-04-30T10:43:00Z">
        <w:r w:rsidRPr="00061A98">
          <w:rPr>
            <w:lang w:eastAsia="ja-JP"/>
          </w:rPr>
          <w:t>standardization for the femur-surgery outcome</w:t>
        </w:r>
      </w:ins>
      <w:ins w:id="21" w:author="治輝 齋藤" w:date="2026-04-30T20:49:00Z" w16du:dateUtc="2026-04-30T11:49:00Z">
        <w:r w:rsidR="005A5D79" w:rsidRPr="005A5D79">
          <w:rPr>
            <w:lang w:eastAsia="ja-JP"/>
          </w:rPr>
          <w:t>. We combined</w:t>
        </w:r>
      </w:ins>
      <w:ins w:id="22" w:author="治輝 齋藤" w:date="2026-04-30T19:43:00Z" w16du:dateUtc="2026-04-30T10:43:00Z">
        <w:r w:rsidRPr="00061A98">
          <w:rPr>
            <w:lang w:eastAsia="ja-JP"/>
          </w:rPr>
          <w:t xml:space="preserve"> NDB age-stratified surgery tables </w:t>
        </w:r>
      </w:ins>
      <w:ins w:id="23" w:author="治輝 齋藤" w:date="2026-04-30T20:49:00Z" w16du:dateUtc="2026-04-30T11:49:00Z">
        <w:r w:rsidR="005A5D79" w:rsidRPr="005A5D79">
          <w:rPr>
            <w:lang w:eastAsia="ja-JP"/>
          </w:rPr>
          <w:t>with</w:t>
        </w:r>
      </w:ins>
      <w:ins w:id="24" w:author="治輝 齋藤" w:date="2026-04-30T19:43:00Z" w16du:dateUtc="2026-04-30T10:43:00Z">
        <w:r w:rsidRPr="00061A98">
          <w:rPr>
            <w:lang w:eastAsia="ja-JP"/>
          </w:rPr>
          <w:t xml:space="preserve"> 2020 census 5-year age-group population counts from e-Stat. Because disclosure-control masking (`"-"`) was present in age-stratified surgery cells, we prespecified imputation scenarios (`"-" = 0`, `5`, or `9`) and repeated the SIR/ISR workflow for each scenario. For each scenario, we calculated national age-specific surgery rates, expected prefectural counts, SIR, and ISR (SIR × national crude rate)</w:t>
        </w:r>
      </w:ins>
      <w:ins w:id="25" w:author="治輝 齋藤" w:date="2026-04-30T20:50:00Z" w16du:dateUtc="2026-04-30T11:50:00Z">
        <w:r w:rsidR="005A5D79" w:rsidRPr="005A5D79">
          <w:rPr>
            <w:lang w:eastAsia="ja-JP"/>
          </w:rPr>
          <w:t>. We</w:t>
        </w:r>
      </w:ins>
      <w:ins w:id="26" w:author="治輝 齋藤" w:date="2026-04-30T19:43:00Z" w16du:dateUtc="2026-04-30T10:43:00Z">
        <w:r w:rsidRPr="00061A98">
          <w:rPr>
            <w:lang w:eastAsia="ja-JP"/>
          </w:rPr>
          <w:t xml:space="preserve"> then regressed ISR on terrain slope with and without covariate adjustment. </w:t>
        </w:r>
      </w:ins>
      <w:ins w:id="27" w:author="治輝 齋藤" w:date="2026-04-30T20:50:00Z" w16du:dateUtc="2026-04-30T11:50:00Z">
        <w:r w:rsidR="005A5D79" w:rsidRPr="005A5D79">
          <w:rPr>
            <w:lang w:eastAsia="ja-JP"/>
          </w:rPr>
          <w:t>These analyses were treated</w:t>
        </w:r>
      </w:ins>
      <w:ins w:id="28" w:author="治輝 齋藤" w:date="2026-04-30T19:43:00Z" w16du:dateUtc="2026-04-30T10:43:00Z">
        <w:r w:rsidRPr="00061A98">
          <w:rPr>
            <w:lang w:eastAsia="ja-JP"/>
          </w:rPr>
          <w:t xml:space="preserve"> as sensitivity analyses only (not primary inference), given potential secondary masking.</w:t>
        </w:r>
      </w:ins>
      <w:commentRangeEnd w:id="15"/>
      <w:ins w:id="29" w:author="治輝 齋藤" w:date="2026-04-30T20:24:00Z" w16du:dateUtc="2026-04-30T11:24:00Z">
        <w:r w:rsidR="00B4073B">
          <w:rPr>
            <w:rStyle w:val="af2"/>
          </w:rPr>
          <w:commentReference w:id="15"/>
        </w:r>
      </w:ins>
    </w:p>
    <w:p w14:paraId="557CFC09" w14:textId="4DB0C837" w:rsidR="00E911FF" w:rsidRPr="00A5744A" w:rsidRDefault="00E911FF" w:rsidP="00705772">
      <w:pPr>
        <w:pStyle w:val="a0"/>
        <w:spacing w:line="360" w:lineRule="auto"/>
        <w:rPr>
          <w:lang w:eastAsia="ja-JP"/>
        </w:rPr>
      </w:pPr>
      <w:r w:rsidRPr="00E911FF">
        <w:rPr>
          <w:lang w:eastAsia="ja-JP"/>
        </w:rPr>
        <w:t xml:space="preserve">All manuscript figures were generated programmatically from study data (not by image-generative AI tools) 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30" w:name="results-1"/>
      <w:bookmarkEnd w:id="3"/>
      <w:bookmarkEnd w:id="9"/>
      <w:r>
        <w:lastRenderedPageBreak/>
        <w:t>Results</w:t>
      </w:r>
    </w:p>
    <w:p w14:paraId="4ECE8A21" w14:textId="77777777" w:rsidR="00073AD9" w:rsidRDefault="00000000" w:rsidP="00705772">
      <w:pPr>
        <w:pStyle w:val="2"/>
        <w:spacing w:line="360" w:lineRule="auto"/>
      </w:pPr>
      <w:bookmarkStart w:id="31"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32" w:name="correlation-analysis"/>
      <w:bookmarkEnd w:id="31"/>
      <w:r>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33" w:name="regression-analysis-hip-fracture"/>
      <w:bookmarkEnd w:id="32"/>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w:t>
      </w:r>
      <w:r>
        <w:lastRenderedPageBreak/>
        <w:t xml:space="preserve">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77777777" w:rsidR="00B4073B" w:rsidRDefault="00622A77" w:rsidP="00705772">
      <w:pPr>
        <w:pStyle w:val="a0"/>
        <w:spacing w:line="360" w:lineRule="auto"/>
        <w:rPr>
          <w:ins w:id="34"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p>
    <w:p w14:paraId="2B43F58A" w14:textId="736AE566" w:rsidR="00622A77" w:rsidRPr="00622A77" w:rsidRDefault="00B4073B" w:rsidP="00705772">
      <w:pPr>
        <w:pStyle w:val="a0"/>
        <w:spacing w:line="360" w:lineRule="auto"/>
        <w:rPr>
          <w:lang w:eastAsia="ja-JP"/>
        </w:rPr>
      </w:pPr>
      <w:commentRangeStart w:id="35"/>
      <w:ins w:id="36" w:author="治輝 齋藤" w:date="2026-04-30T20:30:00Z" w16du:dateUtc="2026-04-30T11:30:00Z">
        <w:r w:rsidRPr="00B4073B">
          <w:rPr>
            <w:lang w:eastAsia="ja-JP"/>
          </w:rPr>
          <w:t xml:space="preserve">In masking-imputation indirect-standardization sensitivity analyses, the slope coefficient remained positive across all scenarios. In multivariable models (ISR ~ slope + aging rate + fast walking rate + population density), β was 5.71 (95% CI, 0.54–10.88; </w:t>
        </w:r>
        <w:r w:rsidRPr="00B4073B">
          <w:rPr>
            <w:i/>
            <w:iCs/>
            <w:lang w:eastAsia="ja-JP"/>
          </w:rPr>
          <w:t>p</w:t>
        </w:r>
        <w:r w:rsidRPr="00B4073B">
          <w:rPr>
            <w:lang w:eastAsia="ja-JP"/>
          </w:rPr>
          <w:t xml:space="preserve"> = 0.031) for `"-" = 0`, 3.61 (95% CI, 0.30–6.92; </w:t>
        </w:r>
        <w:r w:rsidRPr="00B4073B">
          <w:rPr>
            <w:i/>
            <w:iCs/>
            <w:lang w:eastAsia="ja-JP"/>
          </w:rPr>
          <w:t>p</w:t>
        </w:r>
        <w:r w:rsidRPr="00B4073B">
          <w:rPr>
            <w:lang w:eastAsia="ja-JP"/>
          </w:rPr>
          <w:t xml:space="preserve"> = 0.033) for `"-" = 5`, and 3.64 (95% CI, 0.28–7.00; </w:t>
        </w:r>
        <w:r w:rsidRPr="00B4073B">
          <w:rPr>
            <w:i/>
            <w:iCs/>
            <w:lang w:eastAsia="ja-JP"/>
          </w:rPr>
          <w:t>p</w:t>
        </w:r>
        <w:r w:rsidRPr="00B4073B">
          <w:rPr>
            <w:lang w:eastAsia="ja-JP"/>
          </w:rPr>
          <w:t xml:space="preserve"> = 0.035) for `"-" = 9`. Thus, the direction of association was stable, whereas the effect size varied across masking assumption</w:t>
        </w:r>
        <w:r>
          <w:rPr>
            <w:rFonts w:hint="eastAsia"/>
            <w:lang w:eastAsia="ja-JP"/>
          </w:rPr>
          <w:t>s</w:t>
        </w:r>
      </w:ins>
      <w:r w:rsidR="00622A77" w:rsidRPr="00622A77">
        <w:rPr>
          <w:lang w:eastAsia="ja-JP"/>
        </w:rPr>
        <w:t>.</w:t>
      </w:r>
      <w:commentRangeEnd w:id="35"/>
      <w:r>
        <w:rPr>
          <w:rStyle w:val="af2"/>
        </w:rPr>
        <w:commentReference w:id="35"/>
      </w:r>
    </w:p>
    <w:p w14:paraId="3D34D767" w14:textId="77777777" w:rsidR="00073AD9" w:rsidRDefault="00000000" w:rsidP="00705772">
      <w:pPr>
        <w:pStyle w:val="2"/>
        <w:spacing w:line="360" w:lineRule="auto"/>
      </w:pPr>
      <w:bookmarkStart w:id="37" w:name="X19b7a829deade195ab8e30bfbfddb97c9ee92ae"/>
      <w:bookmarkEnd w:id="33"/>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w:t>
      </w:r>
      <w:r>
        <w:lastRenderedPageBreak/>
        <w:t xml:space="preserve">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38" w:name="discussion"/>
      <w:bookmarkEnd w:id="30"/>
      <w:bookmarkEnd w:id="37"/>
      <w:r>
        <w:t>Discussion</w:t>
      </w:r>
    </w:p>
    <w:p w14:paraId="72352068" w14:textId="77777777" w:rsidR="00073AD9" w:rsidRDefault="00000000" w:rsidP="00705772">
      <w:pPr>
        <w:pStyle w:val="2"/>
        <w:spacing w:line="360" w:lineRule="auto"/>
      </w:pPr>
      <w:bookmarkStart w:id="39" w:name="main-findings"/>
      <w:r>
        <w:t>1. Main Findings</w:t>
      </w:r>
    </w:p>
    <w:p w14:paraId="7B292F3D" w14:textId="0C43CDE6" w:rsidR="00073AD9" w:rsidRDefault="00000000" w:rsidP="00705772">
      <w:pPr>
        <w:pStyle w:val="FirstParagraph"/>
        <w:spacing w:line="360" w:lineRule="auto"/>
      </w:pPr>
      <w:r>
        <w:t xml:space="preserve">This ecological study </w:t>
      </w:r>
      <w:commentRangeStart w:id="40"/>
      <w:ins w:id="41" w:author="治輝 齋藤" w:date="2026-04-30T19:12:00Z" w16du:dateUtc="2026-04-30T10:12:00Z">
        <w:r w:rsidR="00F964C5" w:rsidRPr="00F964C5">
          <w:t>showed</w:t>
        </w:r>
      </w:ins>
      <w:del w:id="42" w:author="治輝 齋藤" w:date="2026-04-30T19:12:00Z" w16du:dateUtc="2026-04-30T10:12:00Z">
        <w:r w:rsidDel="00F964C5">
          <w:delText>demonstrated</w:delText>
        </w:r>
      </w:del>
      <w:commentRangeEnd w:id="40"/>
      <w:r w:rsidR="00F964C5">
        <w:rPr>
          <w:rStyle w:val="af2"/>
        </w:rPr>
        <w:commentReference w:id="40"/>
      </w:r>
      <w:r>
        <w:t xml:space="preserve">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43" w:name="biological-plausibility"/>
      <w:bookmarkEnd w:id="39"/>
      <w:r>
        <w:t>2. Biological Plausibility</w:t>
      </w:r>
    </w:p>
    <w:p w14:paraId="6450A184" w14:textId="30934AE0" w:rsidR="00073AD9" w:rsidRDefault="00000000" w:rsidP="00705772">
      <w:pPr>
        <w:pStyle w:val="FirstParagraph"/>
        <w:spacing w:line="360" w:lineRule="auto"/>
      </w:pPr>
      <w:commentRangeStart w:id="44"/>
      <w:r>
        <w:t xml:space="preserve">The </w:t>
      </w:r>
      <w:del w:id="45" w:author="治輝 齋藤" w:date="2026-04-30T19:27:00Z" w16du:dateUtc="2026-04-30T10:27:00Z">
        <w:r w:rsidDel="00896745">
          <w:delText xml:space="preserve">specificity of the </w:delText>
        </w:r>
      </w:del>
      <w:r>
        <w:t xml:space="preserve">slope–fracture association </w:t>
      </w:r>
      <w:ins w:id="46" w:author="治輝 齋藤" w:date="2026-04-30T19:27:00Z" w16du:dateUtc="2026-04-30T10:27:00Z">
        <w:r w:rsidR="00896745" w:rsidRPr="00896745">
          <w:t>observed for</w:t>
        </w:r>
      </w:ins>
      <w:del w:id="47" w:author="治輝 齋藤" w:date="2026-04-30T19:27:00Z" w16du:dateUtc="2026-04-30T10:27:00Z">
        <w:r w:rsidDel="00896745">
          <w:delText>to</w:delText>
        </w:r>
      </w:del>
      <w:r>
        <w:t xml:space="preserve"> the hip </w:t>
      </w:r>
      <w:ins w:id="48" w:author="治輝 齋藤" w:date="2026-04-30T19:27:00Z" w16du:dateUtc="2026-04-30T10:27:00Z">
        <w:r w:rsidR="00896745">
          <w:rPr>
            <w:rFonts w:hint="eastAsia"/>
            <w:lang w:eastAsia="ja-JP"/>
          </w:rPr>
          <w:t>may be</w:t>
        </w:r>
      </w:ins>
      <w:del w:id="49" w:author="治輝 齋藤" w:date="2026-04-30T19:27:00Z" w16du:dateUtc="2026-04-30T10:27:00Z">
        <w:r w:rsidDel="00896745">
          <w:delText>is</w:delText>
        </w:r>
      </w:del>
      <w:r>
        <w:t xml:space="preserve"> biologically plausible and </w:t>
      </w:r>
      <w:ins w:id="50" w:author="治輝 齋藤" w:date="2026-04-30T19:28:00Z" w16du:dateUtc="2026-04-30T10:28:00Z">
        <w:r w:rsidR="00896745" w:rsidRPr="00896745">
          <w:t>may be partly</w:t>
        </w:r>
        <w:r w:rsidR="00896745">
          <w:rPr>
            <w:rFonts w:hint="eastAsia"/>
            <w:lang w:eastAsia="ja-JP"/>
          </w:rPr>
          <w:t xml:space="preserve"> </w:t>
        </w:r>
      </w:ins>
      <w:r>
        <w:t xml:space="preserve">supported by </w:t>
      </w:r>
      <w:del w:id="51"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52" w:author="治輝 齋藤" w:date="2026-04-30T19:28:00Z" w16du:dateUtc="2026-04-30T10:28:00Z">
        <w:r w:rsidR="00896745" w:rsidRPr="00896745">
          <w:t>common</w:t>
        </w:r>
      </w:ins>
      <w:del w:id="53" w:author="治輝 齋藤" w:date="2026-04-30T19:28:00Z" w16du:dateUtc="2026-04-30T10:28:00Z">
        <w:r w:rsidDel="00896745">
          <w:delText>the predominant</w:delText>
        </w:r>
      </w:del>
      <w:r>
        <w:t xml:space="preserve"> fall mechanism</w:t>
      </w:r>
      <w:ins w:id="54"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w:t>
      </w:r>
      <w:r>
        <w:lastRenderedPageBreak/>
        <w:t>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55" w:author="治輝 齋藤" w:date="2026-04-30T19:28:00Z" w16du:dateUtc="2026-04-30T10:28:00Z">
        <w:r w:rsidR="00896745" w:rsidRPr="00896745">
          <w:t>suggested</w:t>
        </w:r>
      </w:ins>
      <w:del w:id="56"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57" w:author="治輝 齋藤" w:date="2026-04-30T19:29:00Z" w16du:dateUtc="2026-04-30T10:29:00Z">
        <w:r w:rsidR="00896745" w:rsidRPr="00896745">
          <w:t>potentially increasing</w:t>
        </w:r>
      </w:ins>
      <w:del w:id="58"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44"/>
      <w:r w:rsidR="00896745">
        <w:rPr>
          <w:rStyle w:val="af2"/>
        </w:rPr>
        <w:commentReference w:id="44"/>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w:t>
      </w:r>
      <w:r>
        <w:lastRenderedPageBreak/>
        <w:t>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59"/>
      <w:del w:id="60" w:author="治輝 齋藤" w:date="2026-04-30T20:51:00Z" w16du:dateUtc="2026-04-30T11:51:00Z">
        <w:r w:rsidDel="005A5D79">
          <w:delText xml:space="preserve">thus </w:delText>
        </w:r>
      </w:del>
      <w:r>
        <w:t xml:space="preserve">provides internal evidence </w:t>
      </w:r>
      <w:ins w:id="61" w:author="治輝 齋藤" w:date="2026-04-30T20:52:00Z" w16du:dateUtc="2026-04-30T11:52:00Z">
        <w:r w:rsidR="005A5D79" w:rsidRPr="005A5D79">
          <w:t>that is</w:t>
        </w:r>
        <w:r w:rsidR="005A5D79">
          <w:rPr>
            <w:rFonts w:hint="eastAsia"/>
            <w:lang w:eastAsia="ja-JP"/>
          </w:rPr>
          <w:t xml:space="preserve"> </w:t>
        </w:r>
      </w:ins>
      <w:r>
        <w:t xml:space="preserve">consistent with </w:t>
      </w:r>
      <w:del w:id="62" w:author="治輝 齋藤" w:date="2026-04-30T20:52:00Z" w16du:dateUtc="2026-04-30T11:52:00Z">
        <w:r w:rsidDel="005A5D79">
          <w:delText xml:space="preserve">the </w:delText>
        </w:r>
      </w:del>
      <w:ins w:id="63" w:author="治輝 齋藤" w:date="2026-04-30T20:52:00Z" w16du:dateUtc="2026-04-30T11:52:00Z">
        <w:r w:rsidR="005A5D79">
          <w:rPr>
            <w:rFonts w:hint="eastAsia"/>
            <w:lang w:eastAsia="ja-JP"/>
          </w:rPr>
          <w:t>a</w:t>
        </w:r>
        <w:r w:rsidR="005A5D79">
          <w:t xml:space="preserve"> </w:t>
        </w:r>
      </w:ins>
      <w:r>
        <w:t xml:space="preserve">biomechanical paradigm </w:t>
      </w:r>
      <w:ins w:id="64" w:author="治輝 齋藤" w:date="2026-04-30T20:52:00Z" w16du:dateUtc="2026-04-30T11:52:00Z">
        <w:r w:rsidR="005A5D79" w:rsidRPr="005A5D79">
          <w:t>in which</w:t>
        </w:r>
      </w:ins>
      <w:del w:id="65" w:author="治輝 齋藤" w:date="2026-04-30T20:52:00Z" w16du:dateUtc="2026-04-30T11:52:00Z">
        <w:r w:rsidDel="005A5D79">
          <w:delText>that</w:delText>
        </w:r>
      </w:del>
      <w:r>
        <w:t xml:space="preserve"> terrain slope </w:t>
      </w:r>
      <w:ins w:id="66" w:author="治輝 齋藤" w:date="2026-04-30T20:52:00Z" w16du:dateUtc="2026-04-30T11:52:00Z">
        <w:r w:rsidR="005A5D79">
          <w:rPr>
            <w:rFonts w:hint="eastAsia"/>
            <w:lang w:eastAsia="ja-JP"/>
          </w:rPr>
          <w:t xml:space="preserve">may </w:t>
        </w:r>
      </w:ins>
      <w:r>
        <w:t>specifically amplif</w:t>
      </w:r>
      <w:ins w:id="67" w:author="治輝 齋藤" w:date="2026-04-30T20:52:00Z" w16du:dateUtc="2026-04-30T11:52:00Z">
        <w:r w:rsidR="005A5D79">
          <w:rPr>
            <w:rFonts w:hint="eastAsia"/>
            <w:lang w:eastAsia="ja-JP"/>
          </w:rPr>
          <w:t>y</w:t>
        </w:r>
      </w:ins>
      <w:del w:id="68" w:author="治輝 齋藤" w:date="2026-04-30T20:52:00Z" w16du:dateUtc="2026-04-30T11:52:00Z">
        <w:r w:rsidDel="005A5D79">
          <w:delText>ies</w:delText>
        </w:r>
      </w:del>
      <w:r>
        <w:t xml:space="preserve"> lateral fall risk.</w:t>
      </w:r>
      <w:commentRangeEnd w:id="59"/>
      <w:r w:rsidR="005A5D79">
        <w:rPr>
          <w:rStyle w:val="af2"/>
        </w:rPr>
        <w:commentReference w:id="59"/>
      </w:r>
    </w:p>
    <w:p w14:paraId="57B00B2F" w14:textId="77777777" w:rsidR="00073AD9" w:rsidRDefault="00000000" w:rsidP="00705772">
      <w:pPr>
        <w:pStyle w:val="2"/>
        <w:spacing w:line="360" w:lineRule="auto"/>
      </w:pPr>
      <w:bookmarkStart w:id="69" w:name="comparison-with-previous-studies"/>
      <w:bookmarkEnd w:id="43"/>
      <w:r>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14452E79"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w:t>
      </w:r>
      <w:r>
        <w:lastRenderedPageBreak/>
        <w:t xml:space="preserve">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70"/>
      <w:r>
        <w:t xml:space="preserve">Our </w:t>
      </w:r>
      <w:ins w:id="71" w:author="治輝 齋藤" w:date="2026-04-30T20:55:00Z" w16du:dateUtc="2026-04-30T11:55:00Z">
        <w:r w:rsidR="00F7283B" w:rsidRPr="00F7283B">
          <w:t>findings add</w:t>
        </w:r>
      </w:ins>
      <w:del w:id="72"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aging rate</w:t>
      </w:r>
      <w:ins w:id="73" w:author="治輝 齋藤" w:date="2026-04-30T20:55:00Z" w16du:dateUtc="2026-04-30T11:55:00Z">
        <w:r w:rsidR="00F7283B" w:rsidRPr="00F7283B">
          <w:t xml:space="preserve"> in the primary model</w:t>
        </w:r>
      </w:ins>
      <w:r>
        <w:t xml:space="preserve">. This quantitative estimate </w:t>
      </w:r>
      <w:del w:id="74"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75" w:author="治輝 齋藤" w:date="2026-04-30T20:56:00Z" w16du:dateUtc="2026-04-30T11:56:00Z">
        <w:r w:rsidR="00F7283B" w:rsidRPr="00F7283B">
          <w:t>correlate of fracture burden</w:t>
        </w:r>
      </w:ins>
      <w:del w:id="76" w:author="治輝 齋藤" w:date="2026-04-30T20:56:00Z" w16du:dateUtc="2026-04-30T11:56:00Z">
        <w:r w:rsidDel="00F7283B">
          <w:delText>risk factor</w:delText>
        </w:r>
      </w:del>
      <w:r>
        <w:t>.</w:t>
      </w:r>
      <w:commentRangeEnd w:id="70"/>
      <w:r w:rsidR="00F7283B">
        <w:rPr>
          <w:rStyle w:val="af2"/>
        </w:rPr>
        <w:commentReference w:id="70"/>
      </w:r>
    </w:p>
    <w:p w14:paraId="775AC0CF" w14:textId="77777777" w:rsidR="00073AD9" w:rsidRDefault="00000000" w:rsidP="00705772">
      <w:pPr>
        <w:pStyle w:val="2"/>
        <w:spacing w:line="360" w:lineRule="auto"/>
      </w:pPr>
      <w:bookmarkStart w:id="77" w:name="role-of-aging-rate"/>
      <w:bookmarkEnd w:id="69"/>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41B9CB4A" w:rsidR="00073AD9" w:rsidRDefault="00000000" w:rsidP="00705772">
      <w:pPr>
        <w:pStyle w:val="a0"/>
        <w:spacing w:line="360" w:lineRule="auto"/>
      </w:pPr>
      <w:commentRangeStart w:id="78"/>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w:t>
      </w:r>
      <w:ins w:id="79" w:author="治輝 齋藤" w:date="2026-04-30T20:57:00Z" w16du:dateUtc="2026-04-30T11:57:00Z">
        <w:r w:rsidR="00F7283B" w:rsidRPr="00F7283B">
          <w:t>correlate</w:t>
        </w:r>
      </w:ins>
      <w:del w:id="80" w:author="治輝 齋藤" w:date="2026-04-30T20:57:00Z" w16du:dateUtc="2026-04-30T11:57:00Z">
        <w:r w:rsidDel="00F7283B">
          <w:delText>factor</w:delText>
        </w:r>
      </w:del>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81" w:author="治輝 齋藤" w:date="2026-04-30T20:58:00Z" w16du:dateUtc="2026-04-30T11:58:00Z">
        <w:r w:rsidR="00F7283B">
          <w:rPr>
            <w:rFonts w:hint="eastAsia"/>
            <w:lang w:eastAsia="ja-JP"/>
          </w:rPr>
          <w:t xml:space="preserve">may </w:t>
        </w:r>
      </w:ins>
      <w:r>
        <w:t>represent</w:t>
      </w:r>
      <w:del w:id="82" w:author="治輝 齋藤" w:date="2026-04-30T20:58:00Z" w16du:dateUtc="2026-04-30T11:58:00Z">
        <w:r w:rsidDel="00F7283B">
          <w:delText>s</w:delText>
        </w:r>
      </w:del>
      <w:r>
        <w:t xml:space="preserve"> an additional and </w:t>
      </w:r>
      <w:ins w:id="83" w:author="治輝 齋藤" w:date="2026-04-30T20:58:00Z" w16du:dateUtc="2026-04-30T11:58:00Z">
        <w:r w:rsidR="00F7283B" w:rsidRPr="00F7283B">
          <w:t>potentially</w:t>
        </w:r>
        <w:r w:rsidR="00F7283B">
          <w:rPr>
            <w:rFonts w:hint="eastAsia"/>
            <w:lang w:eastAsia="ja-JP"/>
          </w:rPr>
          <w:t xml:space="preserve"> </w:t>
        </w:r>
      </w:ins>
      <w:r>
        <w:t xml:space="preserve">modifiable layer of fracture risk. Terrain slope </w:t>
      </w:r>
      <w:ins w:id="84" w:author="治輝 齋藤" w:date="2026-04-30T20:58:00Z" w16du:dateUtc="2026-04-30T11:58:00Z">
        <w:r w:rsidR="00F7283B">
          <w:rPr>
            <w:rFonts w:hint="eastAsia"/>
            <w:lang w:eastAsia="ja-JP"/>
          </w:rPr>
          <w:t>may</w:t>
        </w:r>
      </w:ins>
      <w:del w:id="85" w:author="治輝 齋藤" w:date="2026-04-30T20:58:00Z" w16du:dateUtc="2026-04-30T11:58:00Z">
        <w:r w:rsidDel="00F7283B">
          <w:delText>is</w:delText>
        </w:r>
      </w:del>
      <w:r>
        <w:t xml:space="preserve"> not </w:t>
      </w:r>
      <w:ins w:id="86" w:author="治輝 齋藤" w:date="2026-04-30T20:58:00Z" w16du:dateUtc="2026-04-30T11:58:00Z">
        <w:r w:rsidR="00F7283B">
          <w:rPr>
            <w:rFonts w:hint="eastAsia"/>
            <w:lang w:eastAsia="ja-JP"/>
          </w:rPr>
          <w:t xml:space="preserve">be </w:t>
        </w:r>
      </w:ins>
      <w:r>
        <w:t>merely a proxy for aging</w:t>
      </w:r>
      <w:ins w:id="87" w:author="治輝 齋藤" w:date="2026-04-30T20:59:00Z" w16du:dateUtc="2026-04-30T11:59:00Z">
        <w:r w:rsidR="00F7283B" w:rsidRPr="00F7283B">
          <w:t xml:space="preserve"> and may represent</w:t>
        </w:r>
      </w:ins>
      <w:del w:id="88" w:author="治輝 齋藤" w:date="2026-04-30T20:59:00Z" w16du:dateUtc="2026-04-30T11:59:00Z">
        <w:r w:rsidDel="00F7283B">
          <w:delText>, but</w:delText>
        </w:r>
      </w:del>
      <w:r>
        <w:t xml:space="preserve"> an </w:t>
      </w:r>
      <w:ins w:id="89" w:author="治輝 齋藤" w:date="2026-04-30T20:59:00Z" w16du:dateUtc="2026-04-30T11:59:00Z">
        <w:r w:rsidR="00F7283B" w:rsidRPr="00F7283B">
          <w:t>additional</w:t>
        </w:r>
      </w:ins>
      <w:del w:id="90" w:author="治輝 齋藤" w:date="2026-04-30T20:59:00Z" w16du:dateUtc="2026-04-30T11:59:00Z">
        <w:r w:rsidDel="00F7283B">
          <w:delText>independent</w:delText>
        </w:r>
      </w:del>
      <w:r>
        <w:t xml:space="preserve"> environmental </w:t>
      </w:r>
      <w:ins w:id="91" w:author="治輝 齋藤" w:date="2026-04-30T20:59:00Z" w16du:dateUtc="2026-04-30T11:59:00Z">
        <w:r w:rsidR="00F7283B" w:rsidRPr="00F7283B">
          <w:t>correlate</w:t>
        </w:r>
      </w:ins>
      <w:del w:id="92" w:author="治輝 齋藤" w:date="2026-04-30T20:59:00Z" w16du:dateUtc="2026-04-30T11:59:00Z">
        <w:r w:rsidDel="00F7283B">
          <w:delText>hazard</w:delText>
        </w:r>
      </w:del>
      <w:r>
        <w:t xml:space="preserve"> that </w:t>
      </w:r>
      <w:ins w:id="93" w:author="治輝 齋藤" w:date="2026-04-30T20:59:00Z" w16du:dateUtc="2026-04-30T11:59:00Z">
        <w:r w:rsidR="00F7283B" w:rsidRPr="00F7283B">
          <w:lastRenderedPageBreak/>
          <w:t>could contribute to functional decline</w:t>
        </w:r>
      </w:ins>
      <w:del w:id="94" w:author="治輝 齋藤" w:date="2026-04-30T20:59:00Z" w16du:dateUtc="2026-04-30T11:59:00Z">
        <w:r w:rsidDel="00F7283B">
          <w:delText>chronically erodes physical function</w:delText>
        </w:r>
      </w:del>
      <w:r>
        <w:t xml:space="preserve"> among rural-dwelling older adults.</w:t>
      </w:r>
      <w:commentRangeEnd w:id="78"/>
      <w:r w:rsidR="00F7283B">
        <w:rPr>
          <w:rStyle w:val="af2"/>
        </w:rPr>
        <w:commentReference w:id="78"/>
      </w:r>
      <w:ins w:id="95" w:author="治輝 齋藤" w:date="2026-04-30T20:32:00Z" w16du:dateUtc="2026-04-30T11:32:00Z">
        <w:r w:rsidR="008227BE" w:rsidRPr="008227BE">
          <w:t xml:space="preserve"> </w:t>
        </w:r>
        <w:commentRangeStart w:id="96"/>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96"/>
      <w:ins w:id="97" w:author="治輝 齋藤" w:date="2026-04-30T20:33:00Z" w16du:dateUtc="2026-04-30T11:33:00Z">
        <w:r w:rsidR="008227BE">
          <w:rPr>
            <w:rStyle w:val="af2"/>
          </w:rPr>
          <w:commentReference w:id="96"/>
        </w:r>
      </w:ins>
    </w:p>
    <w:p w14:paraId="1B1E73F4" w14:textId="77777777" w:rsidR="00073AD9" w:rsidRDefault="00000000" w:rsidP="00705772">
      <w:pPr>
        <w:pStyle w:val="2"/>
        <w:spacing w:line="360" w:lineRule="auto"/>
      </w:pPr>
      <w:bookmarkStart w:id="98" w:name="walking-speed-as-a-mediator"/>
      <w:bookmarkEnd w:id="77"/>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703F5592" w:rsidR="00073AD9" w:rsidRDefault="00000000" w:rsidP="00705772">
      <w:pPr>
        <w:pStyle w:val="a0"/>
        <w:spacing w:line="360" w:lineRule="auto"/>
      </w:pPr>
      <w:r>
        <w:t xml:space="preserve">However, </w:t>
      </w:r>
      <w:r w:rsidR="00FB1385" w:rsidRPr="00FB1385">
        <w:t xml:space="preserve">the multivariable OLS coefficient for fast walking rate was </w:t>
      </w:r>
      <w:del w:id="99" w:author="治輝 齋藤" w:date="2026-04-30T18:39:00Z" w16du:dateUtc="2026-04-30T09:39:00Z">
        <w:r w:rsidR="00FB1385" w:rsidRPr="00FB1385" w:rsidDel="00DB17F0">
          <w:delText>**</w:delText>
        </w:r>
      </w:del>
      <w:r w:rsidR="00FB1385" w:rsidRPr="00FB1385">
        <w:t>positive</w:t>
      </w:r>
      <w:del w:id="100"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coefficient was sensitive to </w:t>
      </w:r>
      <w:r w:rsidR="00FB1385" w:rsidRPr="00FB1385">
        <w:lastRenderedPageBreak/>
        <w:t xml:space="preserve">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101"/>
      <w:ins w:id="102"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101"/>
        <w:r w:rsidR="00DB17F0">
          <w:rPr>
            <w:rStyle w:val="af2"/>
          </w:rPr>
          <w:commentReference w:id="101"/>
        </w:r>
      </w:ins>
      <w:r w:rsidR="00FB1385" w:rsidRPr="00FB1385">
        <w:t>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103" w:name="policy-implications"/>
      <w:bookmarkEnd w:id="98"/>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w:t>
      </w:r>
      <w:r>
        <w:lastRenderedPageBreak/>
        <w:t>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rsidP="00705772">
      <w:pPr>
        <w:pStyle w:val="2"/>
        <w:spacing w:line="360" w:lineRule="auto"/>
      </w:pPr>
      <w:bookmarkStart w:id="104" w:name="strengths"/>
      <w:bookmarkEnd w:id="103"/>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105" w:name="limitations"/>
      <w:bookmarkEnd w:id="104"/>
      <w:r>
        <w:lastRenderedPageBreak/>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0078DF24" w:rsidR="00073AD9" w:rsidRDefault="00000000" w:rsidP="00705772">
      <w:pPr>
        <w:pStyle w:val="a0"/>
        <w:spacing w:line="360" w:lineRule="auto"/>
      </w:pPr>
      <w:bookmarkStart w:id="106" w:name="_Hlk228469400"/>
      <w:r>
        <w:t xml:space="preserve">Second, </w:t>
      </w:r>
      <w:commentRangeStart w:id="107"/>
      <w:ins w:id="108" w:author="治輝 齋藤" w:date="2026-04-30T18:02:00Z" w16du:dateUtc="2026-04-30T09:02:00Z">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ins>
      <w:commentRangeEnd w:id="107"/>
      <w:ins w:id="109" w:author="治輝 齋藤" w:date="2026-04-30T18:04:00Z" w16du:dateUtc="2026-04-30T09:04:00Z">
        <w:r w:rsidR="00394F48">
          <w:rPr>
            <w:rStyle w:val="af2"/>
          </w:rPr>
          <w:commentReference w:id="107"/>
        </w:r>
      </w:ins>
      <w:r>
        <w:t xml:space="preserve">the cross-sectional design precludes causal inference. Although reverse causation is unlikely for a fixed environmental exposure such as terrain slope, residual confounding by unmeasured variables cannot be excluded. </w:t>
      </w:r>
      <w:ins w:id="110" w:author="治輝 齋藤" w:date="2026-04-30T18:03:00Z" w16du:dateUtc="2026-04-30T09:03:00Z">
        <w:r w:rsidR="00394F48" w:rsidRPr="00394F48">
          <w:t>Fourth</w:t>
        </w:r>
      </w:ins>
      <w:del w:id="111" w:author="治輝 齋藤" w:date="2026-04-30T18:03:00Z" w16du:dateUtc="2026-04-30T09:03:00Z">
        <w:r w:rsidDel="00394F48">
          <w:delText>Third</w:delText>
        </w:r>
      </w:del>
      <w:r>
        <w:t xml:space="preserve">, important unmeasured confounders—including individual-level socioeconomic status, healthcare access (e.g., prefectural orthopedic surgeon density, distance to emergency hospitals), nutritional status (calcium and vitamin D intake), bone mineral density (BMD), </w:t>
      </w:r>
      <w:commentRangeStart w:id="112"/>
      <w:ins w:id="113" w:author="治輝 齋藤" w:date="2026-04-30T18:09:00Z" w16du:dateUtc="2026-04-30T09:09:00Z">
        <w:r w:rsidR="005168E9" w:rsidRPr="005168E9">
          <w:t xml:space="preserve">climate (snowfall and icing), </w:t>
        </w:r>
        <w:commentRangeEnd w:id="112"/>
        <w:r w:rsidR="005168E9">
          <w:rPr>
            <w:rStyle w:val="af2"/>
          </w:rPr>
          <w:commentReference w:id="112"/>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0C0A2614" w:rsidR="00073AD9" w:rsidRDefault="008227BE" w:rsidP="00705772">
      <w:pPr>
        <w:pStyle w:val="a0"/>
        <w:spacing w:line="360" w:lineRule="auto"/>
      </w:pPr>
      <w:commentRangeStart w:id="114"/>
      <w:ins w:id="115" w:author="治輝 齋藤" w:date="2026-04-30T20:36:00Z" w16du:dateUtc="2026-04-30T11:36:00Z">
        <w:r w:rsidRPr="008227BE">
          <w:rPr>
            <w:lang w:eastAsia="ja-JP"/>
          </w:rPr>
          <w:t xml:space="preserve">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w:t>
        </w:r>
        <w:r w:rsidRPr="008227BE">
          <w:rPr>
            <w:lang w:eastAsia="ja-JP"/>
          </w:rPr>
          <w:lastRenderedPageBreak/>
          <w:t>to the nominal `&lt;10` range. Therefore, these SIR/ISR analyses should be interpreted as robustness checks rather than definitive age-standardized estimates.</w:t>
        </w:r>
      </w:ins>
      <w:commentRangeEnd w:id="114"/>
      <w:ins w:id="116" w:author="治輝 齋藤" w:date="2026-04-30T20:37:00Z" w16du:dateUtc="2026-04-30T11:37:00Z">
        <w:r>
          <w:rPr>
            <w:rStyle w:val="af2"/>
          </w:rPr>
          <w:commentReference w:id="114"/>
        </w:r>
      </w:ins>
      <w:ins w:id="117" w:author="治輝 齋藤" w:date="2026-04-30T20:36:00Z" w16du:dateUtc="2026-04-30T11:36:00Z">
        <w:r w:rsidRPr="008227BE">
          <w:rPr>
            <w:lang w:eastAsia="ja-JP"/>
          </w:rPr>
          <w:t xml:space="preserve"> </w:t>
        </w:r>
        <w:r>
          <w:rPr>
            <w:rFonts w:hint="eastAsia"/>
            <w:lang w:eastAsia="ja-JP"/>
          </w:rPr>
          <w:t>Six</w:t>
        </w:r>
      </w:ins>
      <w:ins w:id="118" w:author="治輝 齋藤" w:date="2026-04-30T18:04:00Z" w16du:dateUtc="2026-04-30T09:04:00Z">
        <w:r w:rsidR="00394F48">
          <w:rPr>
            <w:rFonts w:hint="eastAsia"/>
            <w:lang w:eastAsia="ja-JP"/>
          </w:rPr>
          <w:t>th</w:t>
        </w:r>
      </w:ins>
      <w:del w:id="119" w:author="治輝 齋藤" w:date="2026-04-30T18:04:00Z" w16du:dateUtc="2026-04-30T09:04:00Z">
        <w:r w:rsidR="00000000" w:rsidDel="00394F48">
          <w:delText>Fourth</w:delText>
        </w:r>
      </w:del>
      <w:r w:rsidR="00000000">
        <w:t xml:space="preserve">, the walking speed variable was based on self-reported habitual walking speed in the Specific Health Checkup questionnaire, administered to individuals aged 40–74 years, </w:t>
      </w:r>
      <w:commentRangeStart w:id="120"/>
      <w:ins w:id="121" w:author="治輝 齋藤" w:date="2026-04-30T19:05:00Z" w16du:dateUtc="2026-04-30T10:05:00Z">
        <w:r w:rsidR="00F61CC0">
          <w:rPr>
            <w:rFonts w:hint="eastAsia"/>
            <w:lang w:eastAsia="ja-JP"/>
          </w:rPr>
          <w:t>because</w:t>
        </w:r>
      </w:ins>
      <w:ins w:id="122" w:author="治輝 齋藤" w:date="2026-04-30T19:04:00Z" w16du:dateUtc="2026-04-30T10:04:00Z">
        <w:r w:rsidR="00F61CC0" w:rsidRPr="00F61CC0">
          <w:t xml:space="preserve"> publicly available prefecture-level data were limited to individuals aged 40–74 years in the current NDB Open Data</w:t>
        </w:r>
        <w:r w:rsidR="00F61CC0">
          <w:rPr>
            <w:rFonts w:hint="eastAsia"/>
            <w:lang w:eastAsia="ja-JP"/>
          </w:rPr>
          <w:t>.</w:t>
        </w:r>
      </w:ins>
      <w:ins w:id="123" w:author="治輝 齋藤" w:date="2026-04-30T18:45:00Z" w16du:dateUtc="2026-04-30T09:45:00Z">
        <w:r w:rsidR="00DB17F0" w:rsidRPr="00DB17F0">
          <w:t xml:space="preserve"> This variable </w:t>
        </w:r>
      </w:ins>
      <w:del w:id="124" w:author="治輝 齋藤" w:date="2026-04-30T18:45:00Z" w16du:dateUtc="2026-04-30T09:45:00Z">
        <w:r w:rsidR="00000000" w:rsidDel="00DB17F0">
          <w:delText>which</w:delText>
        </w:r>
      </w:del>
      <w:commentRangeEnd w:id="120"/>
      <w:r w:rsidR="00DB17F0">
        <w:rPr>
          <w:rStyle w:val="af2"/>
        </w:rPr>
        <w:commentReference w:id="120"/>
      </w:r>
      <w:r w:rsidR="00000000">
        <w:t xml:space="preserve"> may not accurately represent the functional capacity of the oldest-old (≥75 years) at highest fracture risk</w:t>
      </w:r>
      <w:ins w:id="125" w:author="治輝 齋藤" w:date="2026-04-30T18:45:00Z" w16du:dateUtc="2026-04-30T09:45:00Z">
        <w:r w:rsidR="00DB17F0" w:rsidRPr="00DB17F0">
          <w:t>, and its direct relevance to hip fracture occurrence is likely limited at this ecological resolution</w:t>
        </w:r>
      </w:ins>
      <w:r w:rsidR="00000000">
        <w:t xml:space="preserve">. This self-reported measure may be subject to non-differential measurement error, biasing our estimates toward the null. </w:t>
      </w:r>
      <w:ins w:id="126" w:author="治輝 齋藤" w:date="2026-04-30T18:04:00Z" w16du:dateUtc="2026-04-30T09:04:00Z">
        <w:r w:rsidR="00394F48">
          <w:rPr>
            <w:rFonts w:hint="eastAsia"/>
            <w:lang w:eastAsia="ja-JP"/>
          </w:rPr>
          <w:t>S</w:t>
        </w:r>
      </w:ins>
      <w:ins w:id="127" w:author="治輝 齋藤" w:date="2026-04-30T20:36:00Z" w16du:dateUtc="2026-04-30T11:36:00Z">
        <w:r>
          <w:rPr>
            <w:rFonts w:hint="eastAsia"/>
            <w:lang w:eastAsia="ja-JP"/>
          </w:rPr>
          <w:t>even</w:t>
        </w:r>
      </w:ins>
      <w:ins w:id="128" w:author="治輝 齋藤" w:date="2026-04-30T18:04:00Z" w16du:dateUtc="2026-04-30T09:04:00Z">
        <w:r w:rsidR="00394F48">
          <w:rPr>
            <w:rFonts w:hint="eastAsia"/>
            <w:lang w:eastAsia="ja-JP"/>
          </w:rPr>
          <w:t>th</w:t>
        </w:r>
      </w:ins>
      <w:del w:id="129" w:author="治輝 齋藤" w:date="2026-04-30T18:04:00Z" w16du:dateUtc="2026-04-30T09:04:00Z">
        <w:r w:rsidR="00000000" w:rsidDel="00394F48">
          <w:delText>Fifth</w:delText>
        </w:r>
      </w:del>
      <w:r w:rsidR="00000000">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0BDD9B7A" w:rsidR="007D54A5" w:rsidRDefault="008227BE" w:rsidP="00705772">
      <w:pPr>
        <w:pStyle w:val="a0"/>
        <w:spacing w:line="360" w:lineRule="auto"/>
      </w:pPr>
      <w:ins w:id="130" w:author="治輝 齋藤" w:date="2026-04-30T20:36:00Z" w16du:dateUtc="2026-04-30T11:36:00Z">
        <w:r>
          <w:rPr>
            <w:rFonts w:hint="eastAsia"/>
            <w:lang w:eastAsia="ja-JP"/>
          </w:rPr>
          <w:t>Eigh</w:t>
        </w:r>
      </w:ins>
      <w:ins w:id="131" w:author="治輝 齋藤" w:date="2026-04-30T18:04:00Z" w16du:dateUtc="2026-04-30T09:04:00Z">
        <w:r w:rsidR="00394F48">
          <w:rPr>
            <w:rFonts w:hint="eastAsia"/>
            <w:lang w:eastAsia="ja-JP"/>
          </w:rPr>
          <w:t>th</w:t>
        </w:r>
      </w:ins>
      <w:del w:id="132" w:author="治輝 齋藤" w:date="2026-04-30T18:04:00Z" w16du:dateUtc="2026-04-30T09:04:00Z">
        <w:r w:rsidR="00FB1385" w:rsidRPr="00FB1385" w:rsidDel="00394F48">
          <w:delText>Sixth</w:delText>
        </w:r>
      </w:del>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133" w:author="治輝 齋藤" w:date="2026-04-30T20:36:00Z" w16du:dateUtc="2026-04-30T11:36:00Z">
        <w:r>
          <w:rPr>
            <w:rFonts w:hint="eastAsia"/>
            <w:lang w:eastAsia="ja-JP"/>
          </w:rPr>
          <w:t>Nin</w:t>
        </w:r>
      </w:ins>
      <w:ins w:id="134" w:author="治輝 齋藤" w:date="2026-04-30T18:04:00Z" w16du:dateUtc="2026-04-30T09:04:00Z">
        <w:r w:rsidR="00394F48">
          <w:rPr>
            <w:rFonts w:hint="eastAsia"/>
            <w:lang w:eastAsia="ja-JP"/>
          </w:rPr>
          <w:t>th</w:t>
        </w:r>
      </w:ins>
      <w:del w:id="135" w:author="治輝 齋藤" w:date="2026-04-30T18:04:00Z" w16du:dateUtc="2026-04-30T09:04:00Z">
        <w:r w:rsidR="00086EBA" w:rsidDel="00394F48">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106"/>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136" w:name="conclusions-1"/>
      <w:bookmarkEnd w:id="38"/>
      <w:bookmarkEnd w:id="105"/>
      <w:r>
        <w:lastRenderedPageBreak/>
        <w:t>Conclusions</w:t>
      </w:r>
    </w:p>
    <w:p w14:paraId="54933310" w14:textId="036CE27A" w:rsidR="00073AD9" w:rsidRDefault="00FB1385" w:rsidP="00705772">
      <w:pPr>
        <w:pStyle w:val="a0"/>
        <w:spacing w:line="360" w:lineRule="auto"/>
      </w:pPr>
      <w:r w:rsidRPr="00FB1385">
        <w:t>Under primary ordinary least squares estimation, prefectural terrain</w:t>
      </w:r>
      <w:r>
        <w:t xml:space="preserve"> slope </w:t>
      </w:r>
      <w:commentRangeStart w:id="137"/>
      <w:ins w:id="138" w:author="治輝 齋藤" w:date="2026-04-30T19:20:00Z" w16du:dateUtc="2026-04-30T10:20:00Z">
        <w:r w:rsidR="00896745">
          <w:rPr>
            <w:rFonts w:hint="eastAsia"/>
            <w:lang w:eastAsia="ja-JP"/>
          </w:rPr>
          <w:t>was</w:t>
        </w:r>
      </w:ins>
      <w:del w:id="139" w:author="治輝 齋藤" w:date="2026-04-30T19:20:00Z" w16du:dateUtc="2026-04-30T10:20:00Z">
        <w:r w:rsidR="00031BB0" w:rsidRPr="00031BB0" w:rsidDel="00896745">
          <w:delText>remained</w:delText>
        </w:r>
      </w:del>
      <w:commentRangeEnd w:id="137"/>
      <w:r w:rsidR="00896745">
        <w:rPr>
          <w:rStyle w:val="af2"/>
        </w:rPr>
        <w:commentReference w:id="137"/>
      </w:r>
      <w:r w:rsidR="00031BB0" w:rsidRPr="00031BB0">
        <w:t xml:space="preserve">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r w:rsidR="00031BB0">
        <w:rPr>
          <w:rFonts w:hint="eastAsia"/>
          <w:lang w:eastAsia="ja-JP"/>
        </w:rPr>
        <w:t>.</w:t>
      </w:r>
      <w:r>
        <w:t xml:space="preserve"> The </w:t>
      </w:r>
      <w:r w:rsidR="00031BB0" w:rsidRPr="00031BB0">
        <w:t>adjusted signal</w:t>
      </w:r>
      <w:r>
        <w:t xml:space="preserve"> was specific to hip fractures, with no significant relationship observed for humerus or forearm fractures.</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lastRenderedPageBreak/>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140" w:name="references"/>
      <w:bookmarkEnd w:id="136"/>
      <w:r>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lastRenderedPageBreak/>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lastRenderedPageBreak/>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lastRenderedPageBreak/>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w:t>
      </w:r>
      <w:r>
        <w:lastRenderedPageBreak/>
        <w:t>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lastRenderedPageBreak/>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141" w:name="tables-and-figures"/>
      <w:bookmarkEnd w:id="140"/>
      <w:r>
        <w:lastRenderedPageBreak/>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142"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143" w:name="Xc4d8efe96bb5dc084b3a6055df59151a4b74ad0"/>
      <w:bookmarkEnd w:id="142"/>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144" w:name="X6fac7f2e493ef5b618f5ac39729b4328cfa1bc7"/>
      <w:bookmarkEnd w:id="143"/>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145" w:name="Xdeb87af7aa3e82ca70e47e493f4f841d319d1c1"/>
      <w:bookmarkEnd w:id="144"/>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146" w:name="figure-legends"/>
      <w:bookmarkEnd w:id="145"/>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147" w:name="figure-1"/>
      <w:bookmarkEnd w:id="146"/>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148" w:name="figure-2"/>
      <w:bookmarkEnd w:id="147"/>
      <w:r>
        <w:t>Figure 2</w:t>
      </w:r>
    </w:p>
    <w:p w14:paraId="71F9F9D8" w14:textId="0ECFE799" w:rsidR="00073AD9" w:rsidRDefault="00073AD9">
      <w:pPr>
        <w:pStyle w:val="FirstParagraph"/>
      </w:pPr>
    </w:p>
    <w:p w14:paraId="081C7A52" w14:textId="7F89B3C7" w:rsidR="00D14FC1" w:rsidRDefault="00D14FC1">
      <w:bookmarkStart w:id="149" w:name="figure-3"/>
      <w:bookmarkEnd w:id="148"/>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150" w:name="figure-4"/>
      <w:bookmarkEnd w:id="149"/>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151" w:name="figure-5"/>
      <w:bookmarkEnd w:id="150"/>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152" w:name="figure-6"/>
      <w:bookmarkEnd w:id="151"/>
      <w:r>
        <w:t xml:space="preserve">Figure </w:t>
      </w:r>
      <w:r w:rsidR="00217E23">
        <w:rPr>
          <w:rFonts w:hint="eastAsia"/>
          <w:lang w:eastAsia="ja-JP"/>
        </w:rPr>
        <w:t>5</w:t>
      </w:r>
    </w:p>
    <w:bookmarkEnd w:id="141"/>
    <w:bookmarkEnd w:id="152"/>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1120CAB"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13"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15"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35"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40" w:author="治輝 齋藤" w:date="2026-04-30T19:12:00Z" w:initials="治齋">
    <w:p w14:paraId="33579935" w14:textId="5E1C397C" w:rsidR="00F964C5" w:rsidRDefault="00F964C5" w:rsidP="00F964C5">
      <w:pPr>
        <w:pStyle w:val="af3"/>
        <w:rPr>
          <w:lang w:eastAsia="ja-JP"/>
        </w:rPr>
      </w:pPr>
      <w:r>
        <w:rPr>
          <w:rStyle w:val="af2"/>
        </w:rPr>
        <w:annotationRef/>
      </w: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44"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w:t>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w:t>
      </w:r>
      <w:proofErr w:type="spellStart"/>
      <w:r w:rsidRPr="00896745">
        <w:rPr>
          <w:rFonts w:hint="eastAsia"/>
          <w:lang w:eastAsia="ja-JP"/>
        </w:rPr>
        <w:t>plausability</w:t>
      </w:r>
      <w:proofErr w:type="spellEnd"/>
      <w:r w:rsidRPr="00896745">
        <w:rPr>
          <w:rFonts w:hint="eastAsia"/>
          <w:lang w:eastAsia="ja-JP"/>
        </w:rPr>
        <w:t xml:space="preserve"> </w:t>
      </w:r>
      <w:r w:rsidRPr="00896745">
        <w:rPr>
          <w:rFonts w:hint="eastAsia"/>
          <w:lang w:eastAsia="ja-JP"/>
        </w:rPr>
        <w:t>の次の一文</w:t>
      </w:r>
      <w:r>
        <w:rPr>
          <w:rFonts w:hint="eastAsia"/>
          <w:lang w:eastAsia="ja-JP"/>
        </w:rPr>
        <w:t>について、トーンを緩めた表現に修正いたしました。</w:t>
      </w:r>
    </w:p>
  </w:comment>
  <w:comment w:id="59" w:author="治輝 齋藤" w:date="2026-04-30T20:52:00Z" w:initials="治齋">
    <w:p w14:paraId="4415FBF7" w14:textId="5181E6C1" w:rsidR="005A5D79" w:rsidRDefault="005A5D79">
      <w:pPr>
        <w:pStyle w:val="af3"/>
        <w:rPr>
          <w:rFonts w:hint="eastAsia"/>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70" w:author="治輝 齋藤" w:date="2026-04-30T20:56:00Z" w:initials="治齋">
    <w:p w14:paraId="476BF8CA" w14:textId="24CB48D1" w:rsidR="00F7283B" w:rsidRDefault="00F7283B">
      <w:pPr>
        <w:pStyle w:val="af3"/>
        <w:rPr>
          <w:rFonts w:hint="eastAsia"/>
          <w:lang w:eastAsia="ja-JP"/>
        </w:rPr>
      </w:pPr>
      <w:r>
        <w:rPr>
          <w:rStyle w:val="af2"/>
        </w:rPr>
        <w:annotationRef/>
      </w:r>
      <w:r>
        <w:rPr>
          <w:rFonts w:hint="eastAsia"/>
          <w:lang w:eastAsia="ja-JP"/>
        </w:rPr>
        <w:t>（</w:t>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78"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w:t>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96"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101"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w:t>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107"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112" w:author="治輝 齋藤" w:date="2026-04-30T18:09:00Z" w:initials="治齋">
    <w:p w14:paraId="3A19A869" w14:textId="1979DC84" w:rsidR="005168E9" w:rsidRDefault="005168E9">
      <w:pPr>
        <w:pStyle w:val="af3"/>
        <w:rPr>
          <w:rFonts w:hint="eastAsia"/>
          <w:lang w:eastAsia="ja-JP"/>
        </w:rPr>
      </w:pPr>
      <w:r>
        <w:rPr>
          <w:rStyle w:val="af2"/>
        </w:rPr>
        <w:annotationRef/>
      </w:r>
      <w:r>
        <w:rPr>
          <w:rFonts w:hint="eastAsia"/>
          <w:lang w:eastAsia="ja-JP"/>
        </w:rPr>
        <w:t>（</w:t>
      </w:r>
      <w:r>
        <w:rPr>
          <w:rFonts w:hint="eastAsia"/>
          <w:lang w:eastAsia="ja-JP"/>
        </w:rPr>
        <w:t>佐藤先生コメント④）</w:t>
      </w:r>
      <w:r w:rsidRPr="005168E9">
        <w:rPr>
          <w:rFonts w:hint="eastAsia"/>
          <w:lang w:eastAsia="ja-JP"/>
        </w:rPr>
        <w:t>気候（積雪・凍結）</w:t>
      </w:r>
      <w:r>
        <w:rPr>
          <w:rFonts w:hint="eastAsia"/>
          <w:lang w:eastAsia="ja-JP"/>
        </w:rPr>
        <w:t>の項目について、</w:t>
      </w:r>
      <w:r>
        <w:rPr>
          <w:rFonts w:hint="eastAsia"/>
          <w:lang w:eastAsia="ja-JP"/>
        </w:rPr>
        <w:t>Limitations</w:t>
      </w:r>
      <w:r>
        <w:rPr>
          <w:rFonts w:hint="eastAsia"/>
          <w:lang w:eastAsia="ja-JP"/>
        </w:rPr>
        <w:t>に追加しました。</w:t>
      </w:r>
    </w:p>
  </w:comment>
  <w:comment w:id="114" w:author="治輝 齋藤" w:date="2026-04-30T20:37:00Z" w:initials="治齋">
    <w:p w14:paraId="18E3D33C" w14:textId="4E1960CE" w:rsidR="008227BE" w:rsidRDefault="008227BE">
      <w:pPr>
        <w:pStyle w:val="af3"/>
        <w:rPr>
          <w:lang w:eastAsia="ja-JP"/>
        </w:rPr>
      </w:pPr>
      <w:r>
        <w:rPr>
          <w:rStyle w:val="af2"/>
        </w:rPr>
        <w:annotationRef/>
      </w:r>
      <w:r>
        <w:rPr>
          <w:rFonts w:hint="eastAsia"/>
          <w:lang w:eastAsia="ja-JP"/>
        </w:rPr>
        <w:t>（</w:t>
      </w:r>
      <w:r w:rsidRPr="008227BE">
        <w:rPr>
          <w:rFonts w:hint="eastAsia"/>
          <w:lang w:eastAsia="ja-JP"/>
        </w:rPr>
        <w:t>寳澤先生コメント</w:t>
      </w:r>
      <w:r>
        <w:rPr>
          <w:rFonts w:hint="eastAsia"/>
          <w:lang w:eastAsia="ja-JP"/>
        </w:rPr>
        <w:t>）</w:t>
      </w:r>
      <w:r w:rsidRPr="008227BE">
        <w:rPr>
          <w:rFonts w:hint="eastAsia"/>
          <w:lang w:eastAsia="ja-JP"/>
        </w:rPr>
        <w:t>Limitations</w:t>
      </w:r>
      <w:r w:rsidRPr="008227BE">
        <w:rPr>
          <w:rFonts w:hint="eastAsia"/>
          <w:lang w:eastAsia="ja-JP"/>
        </w:rPr>
        <w:t>に、補完依存性と二次マスキングの可能性を明記</w:t>
      </w:r>
      <w:r>
        <w:rPr>
          <w:rFonts w:hint="eastAsia"/>
          <w:lang w:eastAsia="ja-JP"/>
        </w:rPr>
        <w:t>しました。</w:t>
      </w:r>
    </w:p>
  </w:comment>
  <w:comment w:id="120"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w:t>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137" w:author="治輝 齋藤" w:date="2026-04-30T19:20:00Z" w:initials="治齋">
    <w:p w14:paraId="138B0C16" w14:textId="160B8AF4" w:rsidR="00896745" w:rsidRDefault="00896745">
      <w:pPr>
        <w:pStyle w:val="af3"/>
        <w:rPr>
          <w:rFonts w:hint="eastAsia"/>
          <w:lang w:eastAsia="ja-JP"/>
        </w:rPr>
      </w:pPr>
      <w:r>
        <w:rPr>
          <w:rStyle w:val="af2"/>
        </w:rPr>
        <w:annotationRef/>
      </w:r>
      <w:r>
        <w:rPr>
          <w:rFonts w:hint="eastAsia"/>
          <w:lang w:eastAsia="ja-JP"/>
        </w:rPr>
        <w:t>（</w:t>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524A1" w15:done="0"/>
  <w15:commentEx w15:paraId="3E8848AB" w15:done="0"/>
  <w15:commentEx w15:paraId="22BA222B" w15:done="0"/>
  <w15:commentEx w15:paraId="49E4B611" w15:done="0"/>
  <w15:commentEx w15:paraId="33579935" w15:done="0"/>
  <w15:commentEx w15:paraId="04B40A5A" w15:done="0"/>
  <w15:commentEx w15:paraId="4415FBF7" w15:done="0"/>
  <w15:commentEx w15:paraId="476BF8CA" w15:done="0"/>
  <w15:commentEx w15:paraId="40A9CBF0" w15:done="0"/>
  <w15:commentEx w15:paraId="243073DF" w15:done="0"/>
  <w15:commentEx w15:paraId="013610CE" w15:done="0"/>
  <w15:commentEx w15:paraId="2C2FBDDD" w15:done="0"/>
  <w15:commentEx w15:paraId="3A19A869" w15:done="0"/>
  <w15:commentEx w15:paraId="18E3D33C" w15:done="0"/>
  <w15:commentEx w15:paraId="3D3C9648" w15:done="0"/>
  <w15:commentEx w15:paraId="138B0C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08A238" w16cex:dateUtc="2026-04-30T09:01:00Z"/>
  <w16cex:commentExtensible w16cex:durableId="0B936217" w16cex:dateUtc="2026-04-30T09:02:00Z"/>
  <w16cex:commentExtensible w16cex:durableId="247C03E9" w16cex:dateUtc="2026-04-30T11:24:00Z"/>
  <w16cex:commentExtensible w16cex:durableId="7D326336" w16cex:dateUtc="2026-04-30T11:30:00Z"/>
  <w16cex:commentExtensible w16cex:durableId="0FC2E86E" w16cex:dateUtc="2026-04-30T10:12:00Z"/>
  <w16cex:commentExtensible w16cex:durableId="771AB965" w16cex:dateUtc="2026-04-30T10:29:00Z"/>
  <w16cex:commentExtensible w16cex:durableId="5408FB23" w16cex:dateUtc="2026-04-30T11:52:00Z"/>
  <w16cex:commentExtensible w16cex:durableId="59EBB2CB" w16cex:dateUtc="2026-04-30T11:56:00Z"/>
  <w16cex:commentExtensible w16cex:durableId="5E62303E" w16cex:dateUtc="2026-04-30T12:00:00Z"/>
  <w16cex:commentExtensible w16cex:durableId="1C2D720C" w16cex:dateUtc="2026-04-30T11:33:00Z"/>
  <w16cex:commentExtensible w16cex:durableId="446AB2FC" w16cex:dateUtc="2026-04-30T09:41:00Z"/>
  <w16cex:commentExtensible w16cex:durableId="259C5AF6" w16cex:dateUtc="2026-04-30T09:04:00Z"/>
  <w16cex:commentExtensible w16cex:durableId="78255051" w16cex:dateUtc="2026-04-30T09:09:00Z"/>
  <w16cex:commentExtensible w16cex:durableId="55529A77" w16cex:dateUtc="2026-04-30T11:37:00Z"/>
  <w16cex:commentExtensible w16cex:durableId="28D924FE" w16cex:dateUtc="2026-04-30T09:46:00Z"/>
  <w16cex:commentExtensible w16cex:durableId="2D3CD7E2" w16cex:dateUtc="2026-04-30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524A1" w16cid:durableId="3508A238"/>
  <w16cid:commentId w16cid:paraId="3E8848AB" w16cid:durableId="0B936217"/>
  <w16cid:commentId w16cid:paraId="22BA222B" w16cid:durableId="247C03E9"/>
  <w16cid:commentId w16cid:paraId="49E4B611" w16cid:durableId="7D326336"/>
  <w16cid:commentId w16cid:paraId="33579935" w16cid:durableId="0FC2E86E"/>
  <w16cid:commentId w16cid:paraId="04B40A5A" w16cid:durableId="771AB965"/>
  <w16cid:commentId w16cid:paraId="4415FBF7" w16cid:durableId="5408FB23"/>
  <w16cid:commentId w16cid:paraId="476BF8CA" w16cid:durableId="59EBB2CB"/>
  <w16cid:commentId w16cid:paraId="40A9CBF0" w16cid:durableId="5E62303E"/>
  <w16cid:commentId w16cid:paraId="243073DF" w16cid:durableId="1C2D720C"/>
  <w16cid:commentId w16cid:paraId="013610CE" w16cid:durableId="446AB2FC"/>
  <w16cid:commentId w16cid:paraId="2C2FBDDD" w16cid:durableId="259C5AF6"/>
  <w16cid:commentId w16cid:paraId="3A19A869" w16cid:durableId="78255051"/>
  <w16cid:commentId w16cid:paraId="18E3D33C" w16cid:durableId="55529A77"/>
  <w16cid:commentId w16cid:paraId="3D3C9648" w16cid:durableId="28D924FE"/>
  <w16cid:commentId w16cid:paraId="138B0C16" w16cid:durableId="2D3CD7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0" style="width:0;height:1.5pt" o:hralign="center" o:bullet="t" o:hrstd="t" o:hr="t"/>
    </w:pict>
  </w:numPicBullet>
  <w:numPicBullet w:numPicBulletId="1">
    <w:pict>
      <v:rect id="_x0000_i1111"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61A98"/>
    <w:rsid w:val="00073AD9"/>
    <w:rsid w:val="00086EBA"/>
    <w:rsid w:val="000B2A23"/>
    <w:rsid w:val="000B6CF6"/>
    <w:rsid w:val="000E57C4"/>
    <w:rsid w:val="00104EB5"/>
    <w:rsid w:val="0012601A"/>
    <w:rsid w:val="0015073F"/>
    <w:rsid w:val="00193A2D"/>
    <w:rsid w:val="001C1A6A"/>
    <w:rsid w:val="00217E23"/>
    <w:rsid w:val="00233356"/>
    <w:rsid w:val="00237007"/>
    <w:rsid w:val="002600F3"/>
    <w:rsid w:val="00311C5E"/>
    <w:rsid w:val="0036571E"/>
    <w:rsid w:val="00394F48"/>
    <w:rsid w:val="003E0C45"/>
    <w:rsid w:val="004213BC"/>
    <w:rsid w:val="00467353"/>
    <w:rsid w:val="004D1B18"/>
    <w:rsid w:val="004F4C8A"/>
    <w:rsid w:val="004F6621"/>
    <w:rsid w:val="0050388A"/>
    <w:rsid w:val="005168E9"/>
    <w:rsid w:val="00556984"/>
    <w:rsid w:val="0056563A"/>
    <w:rsid w:val="005936E7"/>
    <w:rsid w:val="005A5D79"/>
    <w:rsid w:val="005B47C8"/>
    <w:rsid w:val="00622A77"/>
    <w:rsid w:val="006558D1"/>
    <w:rsid w:val="006C06DE"/>
    <w:rsid w:val="00705772"/>
    <w:rsid w:val="00787B37"/>
    <w:rsid w:val="00794CB3"/>
    <w:rsid w:val="007C7C3A"/>
    <w:rsid w:val="007D54A5"/>
    <w:rsid w:val="008227BE"/>
    <w:rsid w:val="0088113E"/>
    <w:rsid w:val="008873D7"/>
    <w:rsid w:val="00896745"/>
    <w:rsid w:val="008D01AA"/>
    <w:rsid w:val="008F4985"/>
    <w:rsid w:val="00935FEB"/>
    <w:rsid w:val="009643D6"/>
    <w:rsid w:val="009903F0"/>
    <w:rsid w:val="00A5630A"/>
    <w:rsid w:val="00A5744A"/>
    <w:rsid w:val="00A76463"/>
    <w:rsid w:val="00AA6810"/>
    <w:rsid w:val="00AC651E"/>
    <w:rsid w:val="00AD046A"/>
    <w:rsid w:val="00B33ACE"/>
    <w:rsid w:val="00B36817"/>
    <w:rsid w:val="00B4073B"/>
    <w:rsid w:val="00B53F4E"/>
    <w:rsid w:val="00B65167"/>
    <w:rsid w:val="00BB5CB9"/>
    <w:rsid w:val="00C22C4D"/>
    <w:rsid w:val="00C34A0D"/>
    <w:rsid w:val="00C37C37"/>
    <w:rsid w:val="00C55966"/>
    <w:rsid w:val="00C6603A"/>
    <w:rsid w:val="00C974D0"/>
    <w:rsid w:val="00CA3F03"/>
    <w:rsid w:val="00CA66DC"/>
    <w:rsid w:val="00CA7656"/>
    <w:rsid w:val="00D14FC1"/>
    <w:rsid w:val="00D32F9A"/>
    <w:rsid w:val="00D86264"/>
    <w:rsid w:val="00DB17F0"/>
    <w:rsid w:val="00DE6F01"/>
    <w:rsid w:val="00E11A9A"/>
    <w:rsid w:val="00E32604"/>
    <w:rsid w:val="00E337F2"/>
    <w:rsid w:val="00E53E4C"/>
    <w:rsid w:val="00E71CD2"/>
    <w:rsid w:val="00E911FF"/>
    <w:rsid w:val="00E938C0"/>
    <w:rsid w:val="00EE7FCD"/>
    <w:rsid w:val="00EF7F20"/>
    <w:rsid w:val="00F15238"/>
    <w:rsid w:val="00F52EFF"/>
    <w:rsid w:val="00F61CC0"/>
    <w:rsid w:val="00F7283B"/>
    <w:rsid w:val="00F82C7B"/>
    <w:rsid w:val="00F964C5"/>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37</Pages>
  <Words>7415</Words>
  <Characters>42268</Characters>
  <Application>Microsoft Office Word</Application>
  <DocSecurity>0</DocSecurity>
  <Lines>352</Lines>
  <Paragraphs>99</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7</cp:revision>
  <dcterms:created xsi:type="dcterms:W3CDTF">2026-04-30T09:02:00Z</dcterms:created>
  <dcterms:modified xsi:type="dcterms:W3CDTF">2026-04-30T12:00:00Z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