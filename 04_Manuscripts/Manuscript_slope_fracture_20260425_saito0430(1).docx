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175CECFB"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system.</w:t>
      </w:r>
      <w:ins w:id="3" w:author="治輝 齋藤" w:date="2026-04-30T17:18:00Z" w16du:dateUtc="2026-04-30T08:18:00Z">
        <w:r w:rsidR="00424308">
          <w:rPr>
            <w:rFonts w:hint="eastAsia"/>
            <w:lang w:eastAsia="ja-JP"/>
          </w:rPr>
          <w:t xml:space="preserve"> </w:t>
        </w:r>
      </w:ins>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4" w:name="methods-1"/>
      <w:bookmarkEnd w:id="2"/>
      <w:r>
        <w:t>Methods</w:t>
      </w:r>
    </w:p>
    <w:p w14:paraId="78DAB058" w14:textId="77777777" w:rsidR="00073AD9" w:rsidRDefault="00000000" w:rsidP="00705772">
      <w:pPr>
        <w:pStyle w:val="2"/>
        <w:spacing w:line="360" w:lineRule="auto"/>
      </w:pPr>
      <w:bookmarkStart w:id="5"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6" w:name="outcome-fracture-surgery-rates"/>
      <w:bookmarkEnd w:id="5"/>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7" w:name="exposure-terrain-slope"/>
      <w:bookmarkEnd w:id="6"/>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8" w:name="covariate-walking-speed"/>
      <w:bookmarkEnd w:id="7"/>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9" w:name="additional-covariates"/>
      <w:bookmarkEnd w:id="8"/>
      <w:r>
        <w:t>5. Additional Covariates</w:t>
      </w:r>
    </w:p>
    <w:p w14:paraId="102B5320" w14:textId="77777777" w:rsidR="00073AD9" w:rsidRDefault="00000000" w:rsidP="00705772">
      <w:pPr>
        <w:pStyle w:val="FirstParagraph"/>
        <w:spacing w:line="360" w:lineRule="auto"/>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10" w:name="statistical-analysis"/>
      <w:bookmarkEnd w:id="9"/>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6FD8B142" w:rsidR="00073AD9" w:rsidRDefault="00000000" w:rsidP="00705772">
      <w:pPr>
        <w:pStyle w:val="Compact"/>
        <w:numPr>
          <w:ilvl w:val="0"/>
          <w:numId w:val="2"/>
        </w:numPr>
        <w:spacing w:line="360" w:lineRule="auto"/>
      </w:pPr>
      <w:r>
        <w:rPr>
          <w:b/>
          <w:bCs/>
        </w:rPr>
        <w:t>Model 2 (multivariable)</w:t>
      </w:r>
      <w:r>
        <w:t>: Multiple linear regression of fracture rate on terrain slope, aging rate, fast walking rate, and population density.</w:t>
      </w:r>
      <w:ins w:id="11" w:author="治輝 齋藤" w:date="2026-04-30T17:51:00Z" w16du:dateUtc="2026-04-30T08:51:00Z">
        <w:r w:rsidR="0032446C">
          <w:br/>
        </w:r>
        <w:commentRangeStart w:id="12"/>
        <w:r w:rsidR="0032446C" w:rsidRPr="0032446C">
          <w:t>In the primary causal interpretation, aging rate and fast walking rate were treated as confounder-adjustment variables rather than formal mediators.</w:t>
        </w:r>
        <w:commentRangeEnd w:id="12"/>
        <w:r w:rsidR="0032446C">
          <w:rPr>
            <w:rStyle w:val="af2"/>
          </w:rPr>
          <w:commentReference w:id="12"/>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214F16B" w14:textId="710A2BFD" w:rsidR="00A5744A" w:rsidRDefault="00A5744A" w:rsidP="00705772">
      <w:pPr>
        <w:pStyle w:val="a0"/>
        <w:spacing w:line="360" w:lineRule="auto"/>
        <w:rPr>
          <w:rFonts w:hint="eastAsia"/>
          <w:lang w:eastAsia="ja-JP"/>
        </w:rPr>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13"/>
      <w:ins w:id="14" w:author="治輝 齋藤" w:date="2026-04-30T17:54:00Z" w16du:dateUtc="2026-04-30T08:54:00Z">
        <w:r w:rsidR="0032446C">
          <w:rPr>
            <w:rFonts w:hint="eastAsia"/>
            <w:lang w:eastAsia="ja-JP"/>
          </w:rPr>
          <w:t xml:space="preserve"> </w:t>
        </w:r>
        <w:r w:rsidR="0032446C" w:rsidRPr="0032446C">
          <w:rPr>
            <w:lang w:eastAsia="ja-JP"/>
          </w:rPr>
          <w:t>Given N = 47 with multiple covariates, we also checked coefficient stability and multicollinearity diagnostics (including model condition number) and interpreted estimates cautiously.</w:t>
        </w:r>
        <w:commentRangeEnd w:id="13"/>
        <w:r w:rsidR="0032446C">
          <w:rPr>
            <w:rStyle w:val="af2"/>
          </w:rPr>
          <w:commentReference w:id="13"/>
        </w:r>
      </w:ins>
    </w:p>
    <w:p w14:paraId="557CFC09" w14:textId="4DB0C837" w:rsidR="00E911FF" w:rsidRPr="00A5744A" w:rsidRDefault="00E911FF" w:rsidP="00705772">
      <w:pPr>
        <w:pStyle w:val="a0"/>
        <w:spacing w:line="360" w:lineRule="auto"/>
        <w:rPr>
          <w:lang w:eastAsia="ja-JP"/>
        </w:rPr>
      </w:pPr>
      <w:r w:rsidRPr="00E911FF">
        <w:rPr>
          <w:lang w:eastAsia="ja-JP"/>
        </w:rPr>
        <w:lastRenderedPageBreak/>
        <w:t xml:space="preserve">All manuscript figures were generated programmatically from study data (not by image-generative AI tools) 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15" w:name="results-1"/>
      <w:bookmarkEnd w:id="4"/>
      <w:bookmarkEnd w:id="10"/>
      <w:r>
        <w:t>Results</w:t>
      </w:r>
    </w:p>
    <w:p w14:paraId="4ECE8A21" w14:textId="77777777" w:rsidR="00073AD9" w:rsidRDefault="00000000" w:rsidP="00705772">
      <w:pPr>
        <w:pStyle w:val="2"/>
        <w:spacing w:line="360" w:lineRule="auto"/>
      </w:pPr>
      <w:bookmarkStart w:id="16"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17" w:name="correlation-analysis"/>
      <w:bookmarkEnd w:id="16"/>
      <w:r>
        <w:lastRenderedPageBreak/>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18" w:name="regression-analysis-hip-fracture"/>
      <w:bookmarkEnd w:id="17"/>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2B43F58A" w14:textId="2A867566" w:rsidR="00622A77" w:rsidRDefault="00622A77" w:rsidP="00705772">
      <w:pPr>
        <w:pStyle w:val="a0"/>
        <w:spacing w:line="360" w:lineRule="auto"/>
        <w:rPr>
          <w:ins w:id="19" w:author="治輝 齋藤" w:date="2026-04-30T17:19:00Z" w16du:dateUtc="2026-04-30T08:19:00Z"/>
          <w:lang w:eastAsia="ja-JP"/>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w:t>
      </w:r>
      <w:r w:rsidRPr="00622A77">
        <w:rPr>
          <w:lang w:eastAsia="ja-JP"/>
        </w:rPr>
        <w:lastRenderedPageBreak/>
        <w:t>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del w:id="20" w:author="治輝 齋藤" w:date="2026-04-30T17:17:00Z" w16du:dateUtc="2026-04-30T08:17:00Z">
        <w:r w:rsidRPr="00622A77" w:rsidDel="00424308">
          <w:rPr>
            <w:lang w:eastAsia="ja-JP"/>
          </w:rPr>
          <w:delText>.</w:delText>
        </w:r>
      </w:del>
    </w:p>
    <w:p w14:paraId="01DA1824" w14:textId="10BBBC28" w:rsidR="00424308" w:rsidRPr="00622A77" w:rsidRDefault="00424308" w:rsidP="00705772">
      <w:pPr>
        <w:pStyle w:val="a0"/>
        <w:spacing w:line="360" w:lineRule="auto"/>
        <w:rPr>
          <w:lang w:eastAsia="ja-JP"/>
        </w:rPr>
      </w:pPr>
      <w:ins w:id="21" w:author="治輝 齋藤" w:date="2026-04-30T17:19:00Z" w16du:dateUtc="2026-04-30T08:19:00Z">
        <w:r w:rsidRPr="00424308">
          <w:rPr>
            <w:lang w:eastAsia="ja-JP"/>
          </w:rPr>
          <w:t xml:space="preserve">In masking-imputation indirect-standardization sensitivity analyses, the slope coefficient remained positive across all scenarios. In multivariable models (ISR ~ slope + aging rate + fast walking rate + population density), β was 5.71 (95% CI, 0.54–10.88; </w:t>
        </w:r>
        <w:r w:rsidRPr="00424308">
          <w:rPr>
            <w:i/>
            <w:iCs/>
            <w:lang w:eastAsia="ja-JP"/>
          </w:rPr>
          <w:t>p</w:t>
        </w:r>
        <w:r w:rsidRPr="00424308">
          <w:rPr>
            <w:lang w:eastAsia="ja-JP"/>
          </w:rPr>
          <w:t xml:space="preserve"> = 0.031) for `"-" = 0`, 3.61 (95% CI, 0.30–6.92; </w:t>
        </w:r>
        <w:r w:rsidRPr="00424308">
          <w:rPr>
            <w:i/>
            <w:iCs/>
            <w:lang w:eastAsia="ja-JP"/>
          </w:rPr>
          <w:t>p</w:t>
        </w:r>
        <w:r w:rsidRPr="00424308">
          <w:rPr>
            <w:lang w:eastAsia="ja-JP"/>
          </w:rPr>
          <w:t xml:space="preserve"> = 0.033) for `"-" = 5`, and 3.64 (95% CI, 0.28–7.00; </w:t>
        </w:r>
        <w:r w:rsidRPr="00424308">
          <w:rPr>
            <w:i/>
            <w:iCs/>
            <w:lang w:eastAsia="ja-JP"/>
          </w:rPr>
          <w:t>p</w:t>
        </w:r>
        <w:r w:rsidRPr="00424308">
          <w:rPr>
            <w:lang w:eastAsia="ja-JP"/>
          </w:rPr>
          <w:t xml:space="preserve"> = 0.035) for `"-" = 9`. Thus, the direction of association was stable, whereas the effect size varied across masking assumptions.</w:t>
        </w:r>
      </w:ins>
    </w:p>
    <w:p w14:paraId="3D34D767" w14:textId="77777777" w:rsidR="00073AD9" w:rsidRDefault="00000000" w:rsidP="00705772">
      <w:pPr>
        <w:pStyle w:val="2"/>
        <w:spacing w:line="360" w:lineRule="auto"/>
      </w:pPr>
      <w:bookmarkStart w:id="22" w:name="X19b7a829deade195ab8e30bfbfddb97c9ee92ae"/>
      <w:bookmarkEnd w:id="18"/>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23" w:name="discussion"/>
      <w:bookmarkEnd w:id="15"/>
      <w:bookmarkEnd w:id="22"/>
      <w:r>
        <w:t>Discussion</w:t>
      </w:r>
    </w:p>
    <w:p w14:paraId="72352068" w14:textId="77777777" w:rsidR="00073AD9" w:rsidRDefault="00000000" w:rsidP="00705772">
      <w:pPr>
        <w:pStyle w:val="2"/>
        <w:spacing w:line="360" w:lineRule="auto"/>
      </w:pPr>
      <w:bookmarkStart w:id="24" w:name="main-findings"/>
      <w:r>
        <w:t>1. Main Findings</w:t>
      </w:r>
    </w:p>
    <w:p w14:paraId="7B292F3D" w14:textId="7FCBFEF1" w:rsidR="00073AD9" w:rsidRDefault="00000000" w:rsidP="00705772">
      <w:pPr>
        <w:pStyle w:val="FirstParagraph"/>
        <w:spacing w:line="360" w:lineRule="auto"/>
      </w:pPr>
      <w:r>
        <w:t xml:space="preserve">This ecological study demonstrated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xml:space="preserve">, while acknowledging that heteroskedasticity-robust and </w:t>
      </w:r>
      <w:r w:rsidR="00622A77" w:rsidRPr="00622A77">
        <w:lastRenderedPageBreak/>
        <w:t>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25" w:name="biological-plausibility"/>
      <w:bookmarkEnd w:id="24"/>
      <w:r>
        <w:t>2. Biological Plausibility</w:t>
      </w:r>
    </w:p>
    <w:p w14:paraId="6450A184" w14:textId="334251A4" w:rsidR="00073AD9" w:rsidRDefault="00000000" w:rsidP="00705772">
      <w:pPr>
        <w:pStyle w:val="FirstParagraph"/>
        <w:spacing w:line="360" w:lineRule="auto"/>
      </w:pPr>
      <w:commentRangeStart w:id="26"/>
      <w:r>
        <w:t xml:space="preserve">The </w:t>
      </w:r>
      <w:ins w:id="27" w:author="治輝 齋藤" w:date="2026-04-30T15:25:00Z" w16du:dateUtc="2026-04-30T06:25:00Z">
        <w:r w:rsidR="00D42691">
          <w:rPr>
            <w:rFonts w:hint="eastAsia"/>
            <w:lang w:eastAsia="ja-JP"/>
          </w:rPr>
          <w:t>observed</w:t>
        </w:r>
      </w:ins>
      <w:del w:id="28" w:author="治輝 齋藤" w:date="2026-04-30T15:25:00Z" w16du:dateUtc="2026-04-30T06:25:00Z">
        <w:r w:rsidDel="00D42691">
          <w:delText>specificity of the slope–fracture association to the</w:delText>
        </w:r>
      </w:del>
      <w:r>
        <w:t xml:space="preserve"> hip</w:t>
      </w:r>
      <w:ins w:id="29" w:author="治輝 齋藤" w:date="2026-04-30T15:26:00Z" w16du:dateUtc="2026-04-30T06:26:00Z">
        <w:r w:rsidR="00D42691" w:rsidRPr="00D42691">
          <w:t>-specific pattern</w:t>
        </w:r>
      </w:ins>
      <w:r>
        <w:t xml:space="preserve"> is biologically plausible and </w:t>
      </w:r>
      <w:ins w:id="30" w:author="治輝 齋藤" w:date="2026-04-30T15:26:00Z" w16du:dateUtc="2026-04-30T06:26:00Z">
        <w:r w:rsidR="00D42691" w:rsidRPr="00D42691">
          <w:t xml:space="preserve">may be partly </w:t>
        </w:r>
      </w:ins>
      <w:r>
        <w:t>supported by extensive biomechanical evidence.</w:t>
      </w:r>
      <w:commentRangeEnd w:id="26"/>
      <w:r w:rsidR="00D42691">
        <w:rPr>
          <w:rStyle w:val="af2"/>
        </w:rPr>
        <w:commentReference w:id="26"/>
      </w:r>
      <w:r>
        <w:t xml:space="preserve"> Hip fractures typically result from lateral (sideways) falls,</w:t>
      </w:r>
      <w:r w:rsidR="00CA3F03" w:rsidRPr="00CA3F03">
        <w:t xml:space="preserve"> </w:t>
      </w:r>
      <w:r w:rsidR="00CA3F03" w:rsidRPr="00CA3F03">
        <w:rPr>
          <w:lang w:eastAsia="ja-JP"/>
        </w:rPr>
        <w:t>[22, 23]</w:t>
      </w:r>
      <w:r>
        <w:t xml:space="preserve">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31" w:author="治輝 齋藤" w:date="2026-04-30T15:26:00Z" w16du:dateUtc="2026-04-30T06:26:00Z">
        <w:r w:rsidR="00D42691" w:rsidRPr="00D42691">
          <w:t>shown</w:t>
        </w:r>
      </w:ins>
      <w:del w:id="32" w:author="治輝 齋藤" w:date="2026-04-30T15:26:00Z" w16du:dateUtc="2026-04-30T06:26:00Z">
        <w:r w:rsidDel="00D42691">
          <w:delText>confirmed</w:delText>
        </w:r>
      </w:del>
      <w:r>
        <w:t xml:space="preserve"> that posterolateral and lateral impacts generate maximum tensile and compressive stresses at the superior and inferior aspects of the femoral neck, </w:t>
      </w:r>
      <w:ins w:id="33" w:author="治輝 齋藤" w:date="2026-04-30T15:26:00Z" w16du:dateUtc="2026-04-30T06:26:00Z">
        <w:r w:rsidR="00D42691" w:rsidRPr="00D42691">
          <w:t>potentially increasing</w:t>
        </w:r>
      </w:ins>
      <w:del w:id="34" w:author="治輝 齋藤" w:date="2026-04-30T15:26:00Z" w16du:dateUtc="2026-04-30T06:26:00Z">
        <w:r w:rsidDel="00D42691">
          <w:delText>maximizing</w:delText>
        </w:r>
      </w:del>
      <w:r>
        <w:t xml:space="preserve"> fracture vulnerability.</w:t>
      </w:r>
      <w:r w:rsidR="00CA3F03" w:rsidRPr="00CA3F03">
        <w:t xml:space="preserve"> </w:t>
      </w:r>
      <w:r w:rsidR="00CA3F03" w:rsidRPr="00CA3F03">
        <w:rPr>
          <w:lang w:eastAsia="ja-JP"/>
        </w:rPr>
        <w:t>[26]</w:t>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w:t>
      </w:r>
      <w:r>
        <w:lastRenderedPageBreak/>
        <w:t>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2C605945"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rsidP="00705772">
      <w:pPr>
        <w:pStyle w:val="2"/>
        <w:spacing w:line="360" w:lineRule="auto"/>
      </w:pPr>
      <w:bookmarkStart w:id="35" w:name="comparison-with-previous-studies"/>
      <w:bookmarkEnd w:id="25"/>
      <w:r>
        <w:t>3. Comparison with Previous Studies</w:t>
      </w:r>
    </w:p>
    <w:p w14:paraId="17A9EA6F" w14:textId="0B247903" w:rsidR="00073AD9" w:rsidRDefault="00000000" w:rsidP="00705772">
      <w:pPr>
        <w:pStyle w:val="FirstParagraph"/>
        <w:spacing w:line="360" w:lineRule="auto"/>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w:t>
      </w:r>
      <w:r>
        <w:lastRenderedPageBreak/>
        <w:t>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57FF1E40"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w:t>
      </w:r>
      <w:r w:rsidR="00C22C4D">
        <w:rPr>
          <w:rFonts w:hint="eastAsia"/>
          <w:lang w:eastAsia="ja-JP"/>
        </w:rPr>
        <w:t xml:space="preserve">may </w:t>
      </w:r>
      <w:r>
        <w:t>contribute to the global evidence base for terrain as a modifiable environmental risk factor.</w:t>
      </w:r>
    </w:p>
    <w:p w14:paraId="775AC0CF" w14:textId="77777777" w:rsidR="00073AD9" w:rsidRDefault="00000000" w:rsidP="00705772">
      <w:pPr>
        <w:pStyle w:val="2"/>
        <w:spacing w:line="360" w:lineRule="auto"/>
      </w:pPr>
      <w:bookmarkStart w:id="36" w:name="role-of-aging-rate"/>
      <w:bookmarkEnd w:id="35"/>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w:t>
      </w:r>
      <w:r>
        <w:lastRenderedPageBreak/>
        <w:t>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748ABE43" w:rsidR="00073AD9" w:rsidRDefault="00000000" w:rsidP="00705772">
      <w:pPr>
        <w:pStyle w:val="a0"/>
        <w:spacing w:line="360" w:lineRule="auto"/>
      </w:pPr>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factor over and above demographic composition</w:t>
      </w:r>
      <w:r w:rsidR="00FB1385" w:rsidRPr="00FB1385">
        <w:t>, subject to the inferential sensitivity noted above</w:t>
      </w:r>
      <w:r>
        <w:t>.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rsidP="00705772">
      <w:pPr>
        <w:pStyle w:val="2"/>
        <w:spacing w:line="360" w:lineRule="auto"/>
      </w:pPr>
      <w:bookmarkStart w:id="37" w:name="walking-speed-as-a-mediator"/>
      <w:bookmarkEnd w:id="36"/>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w:t>
      </w:r>
      <w:r>
        <w:lastRenderedPageBreak/>
        <w:t>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334D4B06" w:rsidR="00073AD9" w:rsidRDefault="00000000" w:rsidP="00705772">
      <w:pPr>
        <w:pStyle w:val="a0"/>
        <w:spacing w:line="360" w:lineRule="auto"/>
      </w:pPr>
      <w:r>
        <w:t xml:space="preserve">However, </w:t>
      </w:r>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38" w:name="policy-implications"/>
      <w:bookmarkEnd w:id="37"/>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lastRenderedPageBreak/>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rsidP="00705772">
      <w:pPr>
        <w:pStyle w:val="2"/>
        <w:spacing w:line="360" w:lineRule="auto"/>
      </w:pPr>
      <w:bookmarkStart w:id="39" w:name="strengths"/>
      <w:bookmarkEnd w:id="38"/>
      <w:r>
        <w:t>7. Strengths</w:t>
      </w:r>
    </w:p>
    <w:p w14:paraId="1CCB3B95" w14:textId="77777777" w:rsidR="00073AD9" w:rsidRDefault="00000000" w:rsidP="00705772">
      <w:pPr>
        <w:pStyle w:val="FirstParagraph"/>
        <w:spacing w:line="360" w:lineRule="auto"/>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w:t>
      </w:r>
      <w:r>
        <w:lastRenderedPageBreak/>
        <w:t>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40" w:name="limitations"/>
      <w:bookmarkEnd w:id="39"/>
      <w:r>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1D074F3E" w:rsidR="00073AD9" w:rsidRDefault="00000000" w:rsidP="00705772">
      <w:pPr>
        <w:pStyle w:val="a0"/>
        <w:spacing w:line="360" w:lineRule="auto"/>
      </w:pPr>
      <w:r>
        <w:t xml:space="preserve">Second, </w:t>
      </w:r>
      <w:ins w:id="41" w:author="治輝 齋藤" w:date="2026-04-30T16:13:00Z" w16du:dateUtc="2026-04-30T07:13:00Z">
        <w:r w:rsidR="004C2113" w:rsidRPr="004C2113">
          <w:t xml:space="preserve">our outcome reflects surgery rates rather than true fracture incidence; although hip fractures are usually treated surgically, prefectural variation in treatment decisions, referral patterns, and timely access to operative care may influence observed rates independently of fracture occurrence. Third, </w:t>
        </w:r>
      </w:ins>
      <w:r>
        <w:t xml:space="preserve">the cross-sectional design precludes causal inference. Although reverse causation is unlikely for a fixed environmental exposure such as terrain slope, residual confounding by unmeasured variables cannot be excluded. </w:t>
      </w:r>
      <w:ins w:id="42" w:author="治輝 齋藤" w:date="2026-04-30T16:14:00Z" w16du:dateUtc="2026-04-30T07:14:00Z">
        <w:r w:rsidR="004C2113">
          <w:rPr>
            <w:rFonts w:hint="eastAsia"/>
            <w:lang w:eastAsia="ja-JP"/>
          </w:rPr>
          <w:t>Fourth</w:t>
        </w:r>
      </w:ins>
      <w:del w:id="43" w:author="治輝 齋藤" w:date="2026-04-30T16:14:00Z" w16du:dateUtc="2026-04-30T07:14:00Z">
        <w:r w:rsidDel="004C2113">
          <w:delText>Third</w:delText>
        </w:r>
      </w:del>
      <w:r>
        <w:t xml:space="preserve">, important unmeasured confounders—including individual-level socioeconomic status, healthcare access (e.g., prefectural orthopedic surgeon density, distance to emergency hospitals), nutritional status (calcium and vitamin D intake), bone mineral density (BMD), </w:t>
      </w:r>
      <w:ins w:id="44" w:author="治輝 齋藤" w:date="2026-04-30T16:15:00Z" w16du:dateUtc="2026-04-30T07:15:00Z">
        <w:r w:rsidR="004C2113" w:rsidRPr="004C2113">
          <w:t xml:space="preserve">climate (snowfall/icing), </w:t>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04DA0A6A" w:rsidR="00073AD9" w:rsidRDefault="004C2113" w:rsidP="00705772">
      <w:pPr>
        <w:pStyle w:val="a0"/>
        <w:spacing w:line="360" w:lineRule="auto"/>
      </w:pPr>
      <w:ins w:id="45" w:author="治輝 齋藤" w:date="2026-04-30T16:16:00Z" w16du:dateUtc="2026-04-30T07:16:00Z">
        <w:r w:rsidRPr="004C2113">
          <w:lastRenderedPageBreak/>
          <w:t>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to the nominal `&lt;10` range. Therefore, these SIR/ISR analyses should be interpreted as robustness checks rather than definitive age-standardized estimates. Sixth</w:t>
        </w:r>
      </w:ins>
      <w:del w:id="46" w:author="治輝 齋藤" w:date="2026-04-30T16:16:00Z" w16du:dateUtc="2026-04-30T07:16:00Z">
        <w:r w:rsidDel="004C2113">
          <w:delText>Fourth</w:delText>
        </w:r>
      </w:del>
      <w:r>
        <w:t xml:space="preserve">,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w:t>
      </w:r>
      <w:ins w:id="47" w:author="治輝 齋藤" w:date="2026-04-30T16:17:00Z" w16du:dateUtc="2026-04-30T07:17:00Z">
        <w:r w:rsidR="00583101" w:rsidRPr="00583101">
          <w:t>Seventh</w:t>
        </w:r>
      </w:ins>
      <w:del w:id="48" w:author="治輝 齋藤" w:date="2026-04-30T16:17:00Z" w16du:dateUtc="2026-04-30T07:17:00Z">
        <w:r w:rsidDel="00583101">
          <w:delText>Fifth</w:delText>
        </w:r>
      </w:del>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650AD008" w:rsidR="007D54A5" w:rsidRDefault="00583101" w:rsidP="00705772">
      <w:pPr>
        <w:pStyle w:val="a0"/>
        <w:spacing w:line="360" w:lineRule="auto"/>
      </w:pPr>
      <w:ins w:id="49" w:author="治輝 齋藤" w:date="2026-04-30T16:18:00Z" w16du:dateUtc="2026-04-30T07:18:00Z">
        <w:r w:rsidRPr="00583101">
          <w:t>Eighth</w:t>
        </w:r>
      </w:ins>
      <w:del w:id="50" w:author="治輝 齋藤" w:date="2026-04-30T16:18:00Z" w16du:dateUtc="2026-04-30T07:18:00Z">
        <w:r w:rsidR="00FB1385" w:rsidRPr="00FB1385" w:rsidDel="00583101">
          <w:delText>Sixth</w:delText>
        </w:r>
      </w:del>
      <w:r w:rsidR="00FB1385" w:rsidRPr="00FB1385">
        <w:t xml:space="preserve">, with only 47 prefectures, regression inference can be sensitive to heteroskedasticity and leverage from skewed covariates (especially population density). Our sensitivity </w:t>
      </w:r>
      <w:del w:id="51" w:author="治輝 齋藤" w:date="2026-04-30T16:20:00Z" w16du:dateUtc="2026-04-30T07:20:00Z">
        <w:r w:rsidR="00FB1385" w:rsidRPr="00FB1385" w:rsidDel="00583101">
          <w:delText>ana</w:delText>
        </w:r>
      </w:del>
      <w:r w:rsidR="00FB1385" w:rsidRPr="00FB1385">
        <w:t xml:space="preserve">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52" w:author="治輝 齋藤" w:date="2026-04-30T16:18:00Z" w16du:dateUtc="2026-04-30T07:18:00Z">
        <w:r w:rsidRPr="00583101">
          <w:rPr>
            <w:lang w:eastAsia="ja-JP"/>
          </w:rPr>
          <w:t>Ninth</w:t>
        </w:r>
      </w:ins>
      <w:del w:id="53" w:author="治輝 齋藤" w:date="2026-04-30T16:18:00Z" w16du:dateUtc="2026-04-30T07:18:00Z">
        <w:r w:rsidR="00086EBA" w:rsidDel="00583101">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54" w:name="conclusions-1"/>
      <w:bookmarkEnd w:id="23"/>
      <w:bookmarkEnd w:id="40"/>
      <w:r>
        <w:lastRenderedPageBreak/>
        <w:t>Conclusions</w:t>
      </w:r>
    </w:p>
    <w:p w14:paraId="54933310" w14:textId="1539B830" w:rsidR="00073AD9" w:rsidRDefault="00FB1385" w:rsidP="00705772">
      <w:pPr>
        <w:pStyle w:val="a0"/>
        <w:spacing w:line="360" w:lineRule="auto"/>
      </w:pPr>
      <w:r w:rsidRPr="00FB1385">
        <w:t>Under primary ordinary least squares estimation, prefectural terrain</w:t>
      </w:r>
      <w:r>
        <w:t xml:space="preserve"> slope </w:t>
      </w:r>
      <w:r w:rsidR="00031BB0" w:rsidRPr="00031BB0">
        <w:t>remained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r w:rsidR="00031BB0">
        <w:rPr>
          <w:rFonts w:hint="eastAsia"/>
          <w:lang w:eastAsia="ja-JP"/>
        </w:rPr>
        <w:t>.</w:t>
      </w:r>
      <w:r>
        <w:t xml:space="preserve"> The </w:t>
      </w:r>
      <w:r w:rsidR="00031BB0" w:rsidRPr="00031BB0">
        <w:t>adjusted signal</w:t>
      </w:r>
      <w:r>
        <w:t xml:space="preserve"> was specific to hip fractures, with no significant relationship observed for humerus or forearm fractures.</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lastRenderedPageBreak/>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55" w:name="references"/>
      <w:bookmarkEnd w:id="54"/>
      <w:r>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lastRenderedPageBreak/>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lastRenderedPageBreak/>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lastRenderedPageBreak/>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w:t>
      </w:r>
      <w:r>
        <w:lastRenderedPageBreak/>
        <w:t>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lastRenderedPageBreak/>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56" w:name="tables-and-figures"/>
      <w:bookmarkEnd w:id="55"/>
      <w:r>
        <w:lastRenderedPageBreak/>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57"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58" w:name="Xc4d8efe96bb5dc084b3a6055df59151a4b74ad0"/>
      <w:bookmarkEnd w:id="57"/>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59" w:name="X6fac7f2e493ef5b618f5ac39729b4328cfa1bc7"/>
      <w:bookmarkEnd w:id="58"/>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60" w:name="Xdeb87af7aa3e82ca70e47e493f4f841d319d1c1"/>
      <w:bookmarkEnd w:id="59"/>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61" w:name="figure-legends"/>
      <w:bookmarkEnd w:id="60"/>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62" w:name="figure-1"/>
      <w:bookmarkEnd w:id="61"/>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63" w:name="figure-2"/>
      <w:bookmarkEnd w:id="62"/>
      <w:r>
        <w:t>Figure 2</w:t>
      </w:r>
    </w:p>
    <w:p w14:paraId="71F9F9D8" w14:textId="0ECFE799" w:rsidR="00073AD9" w:rsidRDefault="00073AD9">
      <w:pPr>
        <w:pStyle w:val="FirstParagraph"/>
      </w:pPr>
    </w:p>
    <w:p w14:paraId="081C7A52" w14:textId="7F89B3C7" w:rsidR="00D14FC1" w:rsidRDefault="00D14FC1">
      <w:bookmarkStart w:id="64" w:name="figure-3"/>
      <w:bookmarkEnd w:id="63"/>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65" w:name="figure-4"/>
      <w:bookmarkEnd w:id="64"/>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66" w:name="figure-5"/>
      <w:bookmarkEnd w:id="65"/>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67" w:name="figure-6"/>
      <w:bookmarkEnd w:id="66"/>
      <w:r>
        <w:t xml:space="preserve">Figure </w:t>
      </w:r>
      <w:r w:rsidR="00217E23">
        <w:rPr>
          <w:rFonts w:hint="eastAsia"/>
          <w:lang w:eastAsia="ja-JP"/>
        </w:rPr>
        <w:t>5</w:t>
      </w:r>
    </w:p>
    <w:bookmarkEnd w:id="56"/>
    <w:bookmarkEnd w:id="67"/>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6ABB091"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治輝 齋藤" w:date="2026-04-30T17:51:00Z" w:initials="治齋">
    <w:p w14:paraId="0CAAC0B5" w14:textId="592E7C85" w:rsidR="0032446C" w:rsidRDefault="0032446C">
      <w:pPr>
        <w:pStyle w:val="af3"/>
        <w:rPr>
          <w:rFonts w:hint="eastAsia"/>
          <w:lang w:eastAsia="ja-JP"/>
        </w:rPr>
      </w:pPr>
      <w:r>
        <w:rPr>
          <w:rStyle w:val="af2"/>
        </w:rPr>
        <w:annotationRef/>
      </w:r>
      <w:r>
        <w:rPr>
          <w:rFonts w:hint="eastAsia"/>
          <w:lang w:eastAsia="ja-JP"/>
        </w:rPr>
        <w:t>(</w:t>
      </w:r>
      <w:r>
        <w:rPr>
          <w:rFonts w:hint="eastAsia"/>
          <w:lang w:eastAsia="ja-JP"/>
        </w:rPr>
        <w:t>佐藤先生コメント①</w:t>
      </w:r>
      <w:r>
        <w:rPr>
          <w:rFonts w:hint="eastAsia"/>
          <w:lang w:eastAsia="ja-JP"/>
        </w:rPr>
        <w:t xml:space="preserve">) </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13" w:author="治輝 齋藤" w:date="2026-04-30T17:54:00Z" w:initials="治齋">
    <w:p w14:paraId="01FE97C2" w14:textId="6DE74D7E" w:rsidR="0032446C" w:rsidRDefault="0032446C">
      <w:pPr>
        <w:pStyle w:val="af3"/>
        <w:rPr>
          <w:rFonts w:hint="eastAsia"/>
          <w:lang w:eastAsia="ja-JP"/>
        </w:rPr>
      </w:pPr>
      <w:r>
        <w:rPr>
          <w:rStyle w:val="af2"/>
        </w:rPr>
        <w:annotationRef/>
      </w:r>
      <w:r>
        <w:rPr>
          <w:rFonts w:hint="eastAsia"/>
          <w:lang w:eastAsia="ja-JP"/>
        </w:rPr>
        <w:t>(</w:t>
      </w:r>
      <w:r>
        <w:rPr>
          <w:rFonts w:hint="eastAsia"/>
          <w:lang w:eastAsia="ja-JP"/>
        </w:rPr>
        <w:t>佐藤先生コメント②</w:t>
      </w:r>
      <w:r>
        <w:rPr>
          <w:rFonts w:hint="eastAsia"/>
          <w:lang w:eastAsia="ja-JP"/>
        </w:rPr>
        <w:t xml:space="preserve">) </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26" w:author="治輝 齋藤" w:date="2026-04-30T15:27:00Z" w:initials="治齋">
    <w:p w14:paraId="32D710F8" w14:textId="052E44A6" w:rsidR="00D42691" w:rsidRDefault="00D42691">
      <w:pPr>
        <w:pStyle w:val="af3"/>
        <w:rPr>
          <w:lang w:eastAsia="ja-JP"/>
        </w:rPr>
      </w:pPr>
      <w:r>
        <w:rPr>
          <w:rStyle w:val="af2"/>
        </w:rPr>
        <w:annotationRef/>
      </w:r>
      <w:r>
        <w:rPr>
          <w:rFonts w:hint="eastAsia"/>
          <w:lang w:eastAsia="ja-JP"/>
        </w:rPr>
        <w:t>(</w:t>
      </w:r>
      <w:r>
        <w:rPr>
          <w:rFonts w:hint="eastAsia"/>
          <w:lang w:eastAsia="ja-JP"/>
        </w:rPr>
        <w:t>島袋先生コメント</w:t>
      </w:r>
      <w:r>
        <w:rPr>
          <w:rFonts w:hint="eastAsia"/>
          <w:lang w:eastAsia="ja-JP"/>
        </w:rPr>
        <w:t xml:space="preserve">) </w:t>
      </w:r>
      <w:r w:rsidRPr="00D42691">
        <w:rPr>
          <w:rFonts w:hint="eastAsia"/>
          <w:lang w:eastAsia="ja-JP"/>
        </w:rPr>
        <w:t>考察の</w:t>
      </w:r>
      <w:r w:rsidRPr="00D42691">
        <w:rPr>
          <w:rFonts w:hint="eastAsia"/>
          <w:lang w:eastAsia="ja-JP"/>
        </w:rPr>
        <w:t xml:space="preserve">biological </w:t>
      </w:r>
      <w:proofErr w:type="spellStart"/>
      <w:r w:rsidRPr="00D42691">
        <w:rPr>
          <w:rFonts w:hint="eastAsia"/>
          <w:lang w:eastAsia="ja-JP"/>
        </w:rPr>
        <w:t>plausability</w:t>
      </w:r>
      <w:proofErr w:type="spellEnd"/>
      <w:r w:rsidRPr="00D42691">
        <w:rPr>
          <w:rFonts w:hint="eastAsia"/>
          <w:lang w:eastAsia="ja-JP"/>
        </w:rPr>
        <w:t xml:space="preserve"> </w:t>
      </w:r>
      <w:r w:rsidRPr="00D42691">
        <w:rPr>
          <w:rFonts w:hint="eastAsia"/>
          <w:lang w:eastAsia="ja-JP"/>
        </w:rPr>
        <w:t>の次の一文</w:t>
      </w:r>
      <w:r>
        <w:rPr>
          <w:rFonts w:hint="eastAsia"/>
          <w:lang w:eastAsia="ja-JP"/>
        </w:rPr>
        <w:t>について、</w:t>
      </w:r>
      <w:r w:rsidRPr="00D42691">
        <w:rPr>
          <w:rFonts w:hint="eastAsia"/>
          <w:lang w:eastAsia="ja-JP"/>
        </w:rPr>
        <w:t>トーンを緩め</w:t>
      </w:r>
      <w:r>
        <w:rPr>
          <w:rFonts w:hint="eastAsia"/>
          <w:lang w:eastAsia="ja-JP"/>
        </w:rPr>
        <w:t>た表現に修正いたしました。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AAC0B5" w15:done="0"/>
  <w15:commentEx w15:paraId="01FE97C2" w15:done="0"/>
  <w15:commentEx w15:paraId="32D710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BE0B6D" w16cex:dateUtc="2026-04-30T08:51:00Z"/>
  <w16cex:commentExtensible w16cex:durableId="3E62C34D" w16cex:dateUtc="2026-04-30T08:54:00Z"/>
  <w16cex:commentExtensible w16cex:durableId="5EC409A9" w16cex:dateUtc="2026-04-30T0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AAC0B5" w16cid:durableId="23BE0B6D"/>
  <w16cid:commentId w16cid:paraId="01FE97C2" w16cid:durableId="3E62C34D"/>
  <w16cid:commentId w16cid:paraId="32D710F8" w16cid:durableId="5EC409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w:pict>
  </w:numPicBullet>
  <w:numPicBullet w:numPicBulletId="1">
    <w:pict>
      <v:rect id="_x0000_i1039"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73AD9"/>
    <w:rsid w:val="00086EBA"/>
    <w:rsid w:val="000B2A23"/>
    <w:rsid w:val="000B3D14"/>
    <w:rsid w:val="000B6CF6"/>
    <w:rsid w:val="000E57C4"/>
    <w:rsid w:val="00104EB5"/>
    <w:rsid w:val="0012601A"/>
    <w:rsid w:val="0015073F"/>
    <w:rsid w:val="001C1A6A"/>
    <w:rsid w:val="00217E23"/>
    <w:rsid w:val="00233356"/>
    <w:rsid w:val="00237007"/>
    <w:rsid w:val="002600F3"/>
    <w:rsid w:val="00311C5E"/>
    <w:rsid w:val="0032446C"/>
    <w:rsid w:val="0036571E"/>
    <w:rsid w:val="003E0C45"/>
    <w:rsid w:val="004213BC"/>
    <w:rsid w:val="00424308"/>
    <w:rsid w:val="00467353"/>
    <w:rsid w:val="004C2113"/>
    <w:rsid w:val="004D1B18"/>
    <w:rsid w:val="004F4C8A"/>
    <w:rsid w:val="004F6621"/>
    <w:rsid w:val="0050388A"/>
    <w:rsid w:val="00556984"/>
    <w:rsid w:val="0056563A"/>
    <w:rsid w:val="00583101"/>
    <w:rsid w:val="005936E7"/>
    <w:rsid w:val="00622A77"/>
    <w:rsid w:val="006558D1"/>
    <w:rsid w:val="006C06DE"/>
    <w:rsid w:val="00705772"/>
    <w:rsid w:val="00787B37"/>
    <w:rsid w:val="007C7C3A"/>
    <w:rsid w:val="007D54A5"/>
    <w:rsid w:val="0088113E"/>
    <w:rsid w:val="008873D7"/>
    <w:rsid w:val="008D01AA"/>
    <w:rsid w:val="008F4985"/>
    <w:rsid w:val="00935FEB"/>
    <w:rsid w:val="009643D6"/>
    <w:rsid w:val="009903F0"/>
    <w:rsid w:val="00A5630A"/>
    <w:rsid w:val="00A5744A"/>
    <w:rsid w:val="00A76463"/>
    <w:rsid w:val="00AA6810"/>
    <w:rsid w:val="00AC651E"/>
    <w:rsid w:val="00AD046A"/>
    <w:rsid w:val="00B33ACE"/>
    <w:rsid w:val="00B53F4E"/>
    <w:rsid w:val="00B65167"/>
    <w:rsid w:val="00BB5CB9"/>
    <w:rsid w:val="00C22C4D"/>
    <w:rsid w:val="00C34A0D"/>
    <w:rsid w:val="00C37C37"/>
    <w:rsid w:val="00C55966"/>
    <w:rsid w:val="00C6603A"/>
    <w:rsid w:val="00C974D0"/>
    <w:rsid w:val="00CA3F03"/>
    <w:rsid w:val="00CA66DC"/>
    <w:rsid w:val="00CA7656"/>
    <w:rsid w:val="00CD1A87"/>
    <w:rsid w:val="00D14FC1"/>
    <w:rsid w:val="00D32F9A"/>
    <w:rsid w:val="00D42691"/>
    <w:rsid w:val="00D86264"/>
    <w:rsid w:val="00DE6F01"/>
    <w:rsid w:val="00E11A9A"/>
    <w:rsid w:val="00E32604"/>
    <w:rsid w:val="00E337F2"/>
    <w:rsid w:val="00E53E4C"/>
    <w:rsid w:val="00E71CD2"/>
    <w:rsid w:val="00E911FF"/>
    <w:rsid w:val="00E938C0"/>
    <w:rsid w:val="00EA4833"/>
    <w:rsid w:val="00EE7FCD"/>
    <w:rsid w:val="00EF7F20"/>
    <w:rsid w:val="00F15238"/>
    <w:rsid w:val="00F52EFF"/>
    <w:rsid w:val="00F82C7B"/>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36</Pages>
  <Words>7151</Words>
  <Characters>40766</Characters>
  <Application>Microsoft Office Word</Application>
  <DocSecurity>0</DocSecurity>
  <Lines>339</Lines>
  <Paragraphs>95</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6</cp:revision>
  <dcterms:created xsi:type="dcterms:W3CDTF">2026-04-30T06:28:00Z</dcterms:created>
  <dcterms:modified xsi:type="dcterms:W3CDTF">2026-04-30T08:55:00Z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