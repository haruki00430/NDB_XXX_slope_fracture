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commentRangeStart w:id="1"/>
      <w:r>
        <w:t>Abstract</w:t>
      </w:r>
      <w:commentRangeEnd w:id="1"/>
      <w:r w:rsidR="00B47F82">
        <w:rPr>
          <w:rStyle w:val="af2"/>
          <w:sz w:val="40"/>
          <w:szCs w:val="40"/>
        </w:rPr>
        <w:commentReference w:id="1"/>
      </w:r>
    </w:p>
    <w:p w14:paraId="5B0A40A8" w14:textId="627336DC" w:rsidR="00073AD9" w:rsidRDefault="001C1A6A" w:rsidP="00705772">
      <w:pPr>
        <w:pStyle w:val="a0"/>
        <w:spacing w:line="360" w:lineRule="auto"/>
      </w:pPr>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w:t>
      </w:r>
      <w:commentRangeStart w:id="2"/>
      <w:r w:rsidRPr="001C1A6A">
        <w:t>as sensitivity analyses.</w:t>
      </w:r>
      <w:commentRangeEnd w:id="2"/>
      <w:r w:rsidR="00CB1C9B" w:rsidRPr="001C1A6A">
        <w:rPr>
          <w:rStyle w:val="af2"/>
          <w:sz w:val="24"/>
          <w:szCs w:val="24"/>
        </w:rPr>
        <w:commentReference w:id="2"/>
      </w:r>
      <w:r w:rsidRPr="001C1A6A">
        <w:t xml:space="preserve"> </w:t>
      </w:r>
      <w:commentRangeStart w:id="3"/>
      <w:r w:rsidRPr="001C1A6A">
        <w:t>Mean slope was 8.57 degrees (SD 3.16) and</w:t>
      </w:r>
      <w:commentRangeEnd w:id="3"/>
      <w:r w:rsidR="00407B16" w:rsidRPr="001C1A6A">
        <w:rPr>
          <w:rStyle w:val="af2"/>
          <w:sz w:val="24"/>
          <w:szCs w:val="24"/>
        </w:rPr>
        <w:commentReference w:id="3"/>
      </w:r>
      <w:r w:rsidRPr="001C1A6A">
        <w:t xml:space="preserve"> mean hip fracture surgery rate was 254.0 per </w:t>
      </w:r>
      <w:commentRangeStart w:id="4"/>
      <w:r w:rsidRPr="001C1A6A">
        <w:t>100,000</w:t>
      </w:r>
      <w:commentRangeEnd w:id="4"/>
      <w:r w:rsidR="00407B16" w:rsidRPr="001C1A6A">
        <w:rPr>
          <w:rStyle w:val="af2"/>
          <w:sz w:val="24"/>
          <w:szCs w:val="24"/>
        </w:rPr>
        <w:commentReference w:id="4"/>
      </w:r>
      <w:r w:rsidRPr="001C1A6A">
        <w:t xml:space="preserve"> (SD 37.6). Terrain slope was positively associated with hip fracture rates in unadjusted models (</w:t>
      </w:r>
      <w:commentRangeStart w:id="5"/>
      <w:r w:rsidRPr="001C1A6A">
        <w:t>β = 5.65</w:t>
      </w:r>
      <w:commentRangeEnd w:id="5"/>
      <w:r w:rsidR="00407B16" w:rsidRPr="001C1A6A">
        <w:rPr>
          <w:rStyle w:val="af2"/>
          <w:sz w:val="24"/>
          <w:szCs w:val="24"/>
        </w:rPr>
        <w:commentReference w:id="5"/>
      </w:r>
      <w:r w:rsidRPr="001C1A6A">
        <w:t xml:space="preserve">; 95% CI, 2.50–8.79; </w:t>
      </w:r>
      <w:r w:rsidRPr="007D54A5">
        <w:rPr>
          <w:i/>
          <w:iCs/>
        </w:rPr>
        <w:t>p</w:t>
      </w:r>
      <w:r w:rsidRPr="001C1A6A">
        <w:t xml:space="preserve"> = 0.001) and </w:t>
      </w:r>
      <w:commentRangeStart w:id="6"/>
      <w:r w:rsidRPr="001C1A6A">
        <w:t>in adjusted models with conventional standard errors</w:t>
      </w:r>
      <w:commentRangeEnd w:id="6"/>
      <w:r w:rsidR="00407B16" w:rsidRPr="001C1A6A">
        <w:rPr>
          <w:rStyle w:val="af2"/>
          <w:sz w:val="24"/>
          <w:szCs w:val="24"/>
        </w:rPr>
        <w:commentReference w:id="6"/>
      </w:r>
      <w:r w:rsidRPr="001C1A6A">
        <w:t xml:space="preserve"> (β = 3.49; 95% CI, 0.11–6.86; </w:t>
      </w:r>
      <w:r w:rsidRPr="007D54A5">
        <w:rPr>
          <w:i/>
          <w:iCs/>
        </w:rPr>
        <w:t>p</w:t>
      </w:r>
      <w:r w:rsidRPr="001C1A6A">
        <w:t xml:space="preserve"> = 0.043); HC3 and bootstrap intervals for the slope coefficient were borderline </w:t>
      </w:r>
      <w:r w:rsidRPr="001C1A6A">
        <w:lastRenderedPageBreak/>
        <w:t>at N = 47. No associations were observed for humerus or forearm fractures. Prefecture-level terrain slope showed a hip-specific signal consistent with lateral-fall mechanisms</w:t>
      </w:r>
      <w:commentRangeStart w:id="7"/>
      <w:r w:rsidRPr="001C1A6A">
        <w:t>, but inferential sensitivity at small ecological N warrants cautious interpretation</w:t>
      </w:r>
      <w:commentRangeEnd w:id="7"/>
      <w:r w:rsidR="00CB1C9B" w:rsidRPr="001C1A6A">
        <w:rPr>
          <w:rStyle w:val="af2"/>
          <w:sz w:val="24"/>
          <w:szCs w:val="24"/>
        </w:rPr>
        <w:commentReference w:id="7"/>
      </w:r>
      <w:r w:rsidRPr="001C1A6A">
        <w:t>.</w:t>
      </w:r>
      <w:bookmarkStart w:id="8"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9" w:name="introduction"/>
      <w:bookmarkEnd w:id="0"/>
      <w:bookmarkEnd w:id="8"/>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 xml:space="preserve">Terrain slope is a plausible environmental determinant of fall-related fractures. Walking on inclined surfaces requires greater neuromuscular effort and alters </w:t>
      </w:r>
      <w:r>
        <w:lastRenderedPageBreak/>
        <w:t>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31FD902"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t>
      </w:r>
      <w:commentRangeStart w:id="10"/>
      <w:r>
        <w:t>which may lead to chronic deconditioning and increased frailty</w:t>
      </w:r>
      <w:commentRangeEnd w:id="10"/>
      <w:r w:rsidR="00A810BB">
        <w:rPr>
          <w:rStyle w:val="af2"/>
          <w:sz w:val="24"/>
          <w:szCs w:val="24"/>
        </w:rPr>
        <w:commentReference w:id="10"/>
      </w:r>
      <w:r>
        <w:t>.</w:t>
      </w:r>
      <w:r w:rsidR="00CA3F03" w:rsidRPr="00CA3F03">
        <w:t xml:space="preserve"> </w:t>
      </w:r>
      <w:r w:rsidR="00CA3F03" w:rsidRPr="00CA3F03">
        <w:rPr>
          <w:lang w:eastAsia="ja-JP"/>
        </w:rPr>
        <w:t>[18, 19]</w:t>
      </w:r>
      <w:r>
        <w:t xml:space="preserve"> We therefore hypothesized that terrain slope may influence hip fracture rates through direct mechanical effects of inclined walking (direct pathway) and through its effect on walking capacity (indirect pathway).</w:t>
      </w:r>
    </w:p>
    <w:p w14:paraId="5AFB2A64" w14:textId="5D73C17F" w:rsidR="00073AD9" w:rsidRDefault="00000000" w:rsidP="00705772">
      <w:pPr>
        <w:pStyle w:val="a0"/>
        <w:spacing w:line="360" w:lineRule="auto"/>
      </w:pPr>
      <w:r>
        <w:t xml:space="preserve">Despite these theoretical considerations, no nationwide study has examined the association between </w:t>
      </w:r>
      <w:commentRangeStart w:id="11"/>
      <w:r>
        <w:t>prefectural-level</w:t>
      </w:r>
      <w:commentRangeEnd w:id="11"/>
      <w:r w:rsidR="00A810BB">
        <w:rPr>
          <w:rStyle w:val="af2"/>
          <w:sz w:val="24"/>
          <w:szCs w:val="24"/>
        </w:rPr>
        <w:commentReference w:id="11"/>
      </w:r>
      <w:r>
        <w:t xml:space="preserve">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w:t>
      </w:r>
      <w:r>
        <w:lastRenderedPageBreak/>
        <w:t>data from the Geospatial Information Authority of Japan, this ecological approach enables the first nationwide quantitative assessment of the terrain–fracture relationship in Japan.</w:t>
      </w:r>
    </w:p>
    <w:p w14:paraId="709613BE" w14:textId="77777777" w:rsidR="00073AD9" w:rsidRDefault="00000000" w:rsidP="00705772">
      <w:pPr>
        <w:pStyle w:val="a0"/>
        <w:spacing w:line="360" w:lineRule="auto"/>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12" w:name="methods-1"/>
      <w:bookmarkEnd w:id="9"/>
      <w:r>
        <w:t>Methods</w:t>
      </w:r>
    </w:p>
    <w:p w14:paraId="78DAB058" w14:textId="77777777" w:rsidR="00073AD9" w:rsidRDefault="00000000" w:rsidP="00705772">
      <w:pPr>
        <w:pStyle w:val="2"/>
        <w:spacing w:line="360" w:lineRule="auto"/>
      </w:pPr>
      <w:bookmarkStart w:id="13"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14" w:name="outcome-fracture-surgery-rates"/>
      <w:bookmarkEnd w:id="13"/>
      <w:r>
        <w:t>2. Outcome: Fracture Surgery Rates</w:t>
      </w:r>
    </w:p>
    <w:p w14:paraId="1B78A9D2" w14:textId="77777777" w:rsidR="00073AD9" w:rsidRDefault="00000000" w:rsidP="00705772">
      <w:pPr>
        <w:pStyle w:val="FirstParagraph"/>
        <w:spacing w:line="360" w:lineRule="auto"/>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rsidP="00705772">
      <w:pPr>
        <w:pStyle w:val="2"/>
        <w:spacing w:line="360" w:lineRule="auto"/>
      </w:pPr>
      <w:bookmarkStart w:id="15" w:name="exposure-terrain-slope"/>
      <w:bookmarkEnd w:id="14"/>
      <w:r>
        <w:lastRenderedPageBreak/>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16" w:name="covariate-walking-speed"/>
      <w:bookmarkEnd w:id="15"/>
      <w:r>
        <w:t>4. Covariate: Walking Speed</w:t>
      </w:r>
    </w:p>
    <w:p w14:paraId="4839006C" w14:textId="77777777" w:rsidR="00073AD9" w:rsidRDefault="00000000" w:rsidP="00705772">
      <w:pPr>
        <w:pStyle w:val="FirstParagraph"/>
        <w:spacing w:line="360" w:lineRule="auto"/>
      </w:pPr>
      <w:r>
        <w:t>The proportion of individuals who reported walking fast (fast walking rate,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17" w:name="additional-covariates"/>
      <w:bookmarkEnd w:id="16"/>
      <w:r>
        <w:t>5. Additional Covariates</w:t>
      </w:r>
    </w:p>
    <w:p w14:paraId="102B5320" w14:textId="77777777" w:rsidR="00073AD9" w:rsidRDefault="00000000" w:rsidP="00705772">
      <w:pPr>
        <w:pStyle w:val="FirstParagraph"/>
        <w:spacing w:line="360" w:lineRule="auto"/>
      </w:pPr>
      <w:commentRangeStart w:id="18"/>
      <w:r>
        <w:t>Aging rate</w:t>
      </w:r>
      <w:commentRangeEnd w:id="18"/>
      <w:r w:rsidR="008A413E">
        <w:rPr>
          <w:rStyle w:val="af2"/>
          <w:sz w:val="24"/>
          <w:szCs w:val="24"/>
        </w:rPr>
        <w:commentReference w:id="18"/>
      </w:r>
      <w:r>
        <w:t xml:space="preserv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19" w:name="statistical-analysis"/>
      <w:bookmarkEnd w:id="17"/>
      <w:r>
        <w:t>6. Statistical Analysis</w:t>
      </w:r>
    </w:p>
    <w:p w14:paraId="269C2D95" w14:textId="35FE3CD8"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xml:space="preserve">. Pearson correlation coefficients were </w:t>
      </w:r>
      <w:r>
        <w:lastRenderedPageBreak/>
        <w:t>computed between terrain slope and each outcome and covariate variable. 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67DEF7D9" w:rsidR="00073AD9" w:rsidRDefault="00000000" w:rsidP="005B47C8">
      <w:pPr>
        <w:pStyle w:val="Compact"/>
        <w:numPr>
          <w:ilvl w:val="0"/>
          <w:numId w:val="2"/>
        </w:numPr>
        <w:spacing w:line="360" w:lineRule="auto"/>
      </w:pPr>
      <w:r>
        <w:rPr>
          <w:b/>
          <w:bCs/>
        </w:rPr>
        <w:t>Model 2 (multivariable)</w:t>
      </w:r>
      <w:r>
        <w:t>: Multiple linear regression of fracture rate on terrain slope, aging rate, fast walking rate, and population density.</w:t>
      </w:r>
      <w:ins w:id="20" w:author="治輝 齋藤" w:date="2026-04-30T18:01:00Z" w16du:dateUtc="2026-04-30T09:01:00Z">
        <w:r w:rsidR="005B47C8">
          <w:rPr>
            <w:lang w:eastAsia="ja-JP"/>
          </w:rPr>
          <w:br/>
        </w:r>
        <w:commentRangeStart w:id="21"/>
        <w:r w:rsidR="005B47C8">
          <w:t>In the primary causal interpretation, aging rate and fast walking rate were treated as confounder-adjustment variables rather than formal mediators.</w:t>
        </w:r>
        <w:commentRangeEnd w:id="21"/>
        <w:r w:rsidR="005B47C8">
          <w:rPr>
            <w:rStyle w:val="af2"/>
            <w:sz w:val="24"/>
            <w:szCs w:val="24"/>
          </w:rPr>
          <w:commentReference w:id="21"/>
        </w:r>
      </w:ins>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1FFF099" w14:textId="72A61112" w:rsidR="00061A98" w:rsidRDefault="00A5744A" w:rsidP="00705772">
      <w:pPr>
        <w:pStyle w:val="a0"/>
        <w:spacing w:line="360" w:lineRule="auto"/>
        <w:rPr>
          <w:ins w:id="22" w:author="治輝 齋藤" w:date="2026-04-30T19:43:00Z" w16du:dateUtc="2026-04-30T10:43:00Z"/>
        </w:rPr>
      </w:pPr>
      <w:r w:rsidRPr="00A5744A">
        <w:rPr>
          <w:lang w:eastAsia="ja-JP"/>
        </w:rPr>
        <w:t>For the primary hip-fracture outcome (Model 2), we assessed linear model assumptions graphically using residuals-versus-fitted and normal quantile–quantile (Q–Q) plots of OLS residuals, and we report</w:t>
      </w:r>
      <w:ins w:id="23" w:author="山岸良匡" w:date="2026-05-18T19:21:00Z" w16du:dateUtc="2026-05-18T10:21:00Z">
        <w:r w:rsidR="008A413E">
          <w:rPr>
            <w:rFonts w:hint="eastAsia"/>
            <w:lang w:eastAsia="ja-JP"/>
          </w:rPr>
          <w:t>ed</w:t>
        </w:r>
      </w:ins>
      <w:r w:rsidRPr="00A5744A">
        <w:rPr>
          <w:lang w:eastAsia="ja-JP"/>
        </w:rPr>
        <w:t xml:space="preserve">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commentRangeStart w:id="24"/>
      <w:ins w:id="25" w:author="治輝 齋藤" w:date="2026-04-30T18:02:00Z" w16du:dateUtc="2026-04-30T09:02:00Z">
        <w:r w:rsidR="005B47C8" w:rsidRPr="005B47C8">
          <w:rPr>
            <w:lang w:eastAsia="ja-JP"/>
          </w:rPr>
          <w:t xml:space="preserve"> Given N = 47 with multiple covariates, we also checked coefficient stability and multicollinearity diagnostics (including model condition number) and interpreted estimates cautiously.</w:t>
        </w:r>
        <w:commentRangeEnd w:id="24"/>
        <w:r w:rsidR="005B47C8">
          <w:rPr>
            <w:rStyle w:val="af2"/>
            <w:sz w:val="24"/>
            <w:szCs w:val="24"/>
          </w:rPr>
          <w:commentReference w:id="24"/>
        </w:r>
      </w:ins>
    </w:p>
    <w:p w14:paraId="6214F16B" w14:textId="28BE002B" w:rsidR="00A5744A" w:rsidRDefault="00061A98" w:rsidP="00705772">
      <w:pPr>
        <w:pStyle w:val="a0"/>
        <w:spacing w:line="360" w:lineRule="auto"/>
        <w:rPr>
          <w:lang w:eastAsia="ja-JP"/>
        </w:rPr>
      </w:pPr>
      <w:commentRangeStart w:id="26"/>
      <w:ins w:id="27" w:author="治輝 齋藤" w:date="2026-04-30T19:43:00Z" w16du:dateUtc="2026-04-30T10:43:00Z">
        <w:r w:rsidRPr="00061A98">
          <w:rPr>
            <w:lang w:eastAsia="ja-JP"/>
          </w:rPr>
          <w:lastRenderedPageBreak/>
          <w:t xml:space="preserve">As an additional sensitivity analysis for age-structure confounding, we </w:t>
        </w:r>
      </w:ins>
      <w:ins w:id="28" w:author="治輝 齋藤" w:date="2026-04-30T20:48:00Z" w16du:dateUtc="2026-04-30T11:48:00Z">
        <w:r w:rsidR="005A5D79" w:rsidRPr="005A5D79">
          <w:rPr>
            <w:lang w:eastAsia="ja-JP"/>
          </w:rPr>
          <w:t>performed</w:t>
        </w:r>
      </w:ins>
      <w:ins w:id="29" w:author="治輝 齋藤" w:date="2026-04-30T19:43:00Z" w16du:dateUtc="2026-04-30T10:43:00Z">
        <w:r w:rsidRPr="00061A98">
          <w:rPr>
            <w:lang w:eastAsia="ja-JP"/>
          </w:rPr>
          <w:t xml:space="preserve"> indirect</w:t>
        </w:r>
      </w:ins>
      <w:ins w:id="30" w:author="治輝 齋藤" w:date="2026-04-30T20:49:00Z" w16du:dateUtc="2026-04-30T11:49:00Z">
        <w:r w:rsidR="005A5D79">
          <w:rPr>
            <w:rFonts w:hint="eastAsia"/>
            <w:lang w:eastAsia="ja-JP"/>
          </w:rPr>
          <w:t xml:space="preserve"> </w:t>
        </w:r>
      </w:ins>
      <w:ins w:id="31" w:author="治輝 齋藤" w:date="2026-04-30T19:43:00Z" w16du:dateUtc="2026-04-30T10:43:00Z">
        <w:r w:rsidRPr="00061A98">
          <w:rPr>
            <w:lang w:eastAsia="ja-JP"/>
          </w:rPr>
          <w:t>standardization for the femur-surgery outcome</w:t>
        </w:r>
      </w:ins>
      <w:ins w:id="32" w:author="治輝 齋藤" w:date="2026-04-30T20:49:00Z" w16du:dateUtc="2026-04-30T11:49:00Z">
        <w:r w:rsidR="005A5D79" w:rsidRPr="005A5D79">
          <w:rPr>
            <w:lang w:eastAsia="ja-JP"/>
          </w:rPr>
          <w:t>. We combined</w:t>
        </w:r>
      </w:ins>
      <w:ins w:id="33" w:author="治輝 齋藤" w:date="2026-04-30T19:43:00Z" w16du:dateUtc="2026-04-30T10:43:00Z">
        <w:r w:rsidRPr="00061A98">
          <w:rPr>
            <w:lang w:eastAsia="ja-JP"/>
          </w:rPr>
          <w:t xml:space="preserve"> NDB age-stratified surgery tables </w:t>
        </w:r>
      </w:ins>
      <w:ins w:id="34" w:author="治輝 齋藤" w:date="2026-04-30T20:49:00Z" w16du:dateUtc="2026-04-30T11:49:00Z">
        <w:r w:rsidR="005A5D79" w:rsidRPr="005A5D79">
          <w:rPr>
            <w:lang w:eastAsia="ja-JP"/>
          </w:rPr>
          <w:t>with</w:t>
        </w:r>
      </w:ins>
      <w:ins w:id="35" w:author="治輝 齋藤" w:date="2026-04-30T19:43:00Z" w16du:dateUtc="2026-04-30T10:43:00Z">
        <w:r w:rsidRPr="00061A98">
          <w:rPr>
            <w:lang w:eastAsia="ja-JP"/>
          </w:rPr>
          <w:t xml:space="preserve"> 2020 census 5-year age-group population counts from e-Stat. Because disclosure-control masking (`"-"`) was present in age-stratified surgery cells, we prespecified imputation scenarios (`"-" = 0`, `5`, or `9`) and repeated the SIR/ISR workflow for each scenario. For each scenario, we calculated national age-specific surgery rates, expected prefectural counts, SIR, and ISR (SIR × national crude rate)</w:t>
        </w:r>
      </w:ins>
      <w:ins w:id="36" w:author="治輝 齋藤" w:date="2026-04-30T20:50:00Z" w16du:dateUtc="2026-04-30T11:50:00Z">
        <w:r w:rsidR="005A5D79" w:rsidRPr="005A5D79">
          <w:rPr>
            <w:lang w:eastAsia="ja-JP"/>
          </w:rPr>
          <w:t>. We</w:t>
        </w:r>
      </w:ins>
      <w:ins w:id="37" w:author="治輝 齋藤" w:date="2026-04-30T19:43:00Z" w16du:dateUtc="2026-04-30T10:43:00Z">
        <w:r w:rsidRPr="00061A98">
          <w:rPr>
            <w:lang w:eastAsia="ja-JP"/>
          </w:rPr>
          <w:t xml:space="preserve"> then regressed ISR on terrain slope with and without covariate adjustment. </w:t>
        </w:r>
      </w:ins>
      <w:ins w:id="38" w:author="治輝 齋藤" w:date="2026-04-30T20:50:00Z" w16du:dateUtc="2026-04-30T11:50:00Z">
        <w:r w:rsidR="005A5D79" w:rsidRPr="005A5D79">
          <w:rPr>
            <w:lang w:eastAsia="ja-JP"/>
          </w:rPr>
          <w:t>These analyses were treated</w:t>
        </w:r>
      </w:ins>
      <w:ins w:id="39" w:author="治輝 齋藤" w:date="2026-04-30T19:43:00Z" w16du:dateUtc="2026-04-30T10:43:00Z">
        <w:r w:rsidRPr="00061A98">
          <w:rPr>
            <w:lang w:eastAsia="ja-JP"/>
          </w:rPr>
          <w:t xml:space="preserve"> as sensitivity analyses only (not primary inference), given potential secondary masking.</w:t>
        </w:r>
      </w:ins>
      <w:commentRangeEnd w:id="26"/>
      <w:ins w:id="40" w:author="治輝 齋藤" w:date="2026-04-30T20:24:00Z" w16du:dateUtc="2026-04-30T11:24:00Z">
        <w:r w:rsidR="00B4073B">
          <w:rPr>
            <w:rStyle w:val="af2"/>
            <w:sz w:val="24"/>
            <w:szCs w:val="24"/>
            <w:lang w:eastAsia="ja-JP"/>
          </w:rPr>
          <w:commentReference w:id="26"/>
        </w:r>
      </w:ins>
    </w:p>
    <w:p w14:paraId="557CFC09" w14:textId="4DB0C837" w:rsidR="00E911FF" w:rsidRPr="00A5744A" w:rsidRDefault="00E911FF" w:rsidP="00705772">
      <w:pPr>
        <w:pStyle w:val="a0"/>
        <w:spacing w:line="360" w:lineRule="auto"/>
        <w:rPr>
          <w:lang w:eastAsia="ja-JP"/>
        </w:rPr>
      </w:pPr>
      <w:r w:rsidRPr="00E911FF">
        <w:rPr>
          <w:lang w:eastAsia="ja-JP"/>
        </w:rPr>
        <w:t>All manuscript figures were generated programmatically from study data</w:t>
      </w:r>
      <w:commentRangeStart w:id="41"/>
      <w:r w:rsidRPr="00E911FF">
        <w:rPr>
          <w:lang w:eastAsia="ja-JP"/>
        </w:rPr>
        <w:t xml:space="preserve"> (not by image-generative AI tools) </w:t>
      </w:r>
      <w:commentRangeEnd w:id="41"/>
      <w:r w:rsidR="008A413E" w:rsidRPr="00E911FF">
        <w:rPr>
          <w:rStyle w:val="af2"/>
          <w:sz w:val="24"/>
          <w:szCs w:val="24"/>
          <w:lang w:eastAsia="ja-JP"/>
        </w:rPr>
        <w:commentReference w:id="41"/>
      </w:r>
      <w:r w:rsidRPr="00E911FF">
        <w:rPr>
          <w:lang w:eastAsia="ja-JP"/>
        </w:rPr>
        <w:t xml:space="preserve">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matplotlib 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42" w:name="results-1"/>
      <w:bookmarkEnd w:id="12"/>
      <w:bookmarkEnd w:id="19"/>
      <w:r>
        <w:lastRenderedPageBreak/>
        <w:t>Results</w:t>
      </w:r>
    </w:p>
    <w:p w14:paraId="4ECE8A21" w14:textId="77777777" w:rsidR="00073AD9" w:rsidRDefault="00000000" w:rsidP="00705772">
      <w:pPr>
        <w:pStyle w:val="2"/>
        <w:spacing w:line="360" w:lineRule="auto"/>
      </w:pPr>
      <w:bookmarkStart w:id="43" w:name="descriptive-statistics"/>
      <w:r>
        <w:t>1. Descriptive Statistics</w:t>
      </w:r>
    </w:p>
    <w:p w14:paraId="6495FDA3" w14:textId="09E336CD"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The mean aging rate was 30.7 ± 3.1%</w:t>
      </w:r>
      <w:r w:rsidR="00E11A9A" w:rsidRPr="00E11A9A">
        <w:t xml:space="preserve"> (median 31.3%; IQR 29.3–32.9%)</w:t>
      </w:r>
      <w:r>
        <w:t>, and the mean proportion with fast walking speed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44" w:name="correlation-analysis"/>
      <w:bookmarkEnd w:id="43"/>
      <w:r>
        <w:t>2. Correlation Analysis</w:t>
      </w:r>
    </w:p>
    <w:p w14:paraId="79571341" w14:textId="69FE6B2D" w:rsidR="00073AD9" w:rsidRDefault="00000000" w:rsidP="00705772">
      <w:pPr>
        <w:pStyle w:val="FirstParagraph"/>
        <w:spacing w:line="360" w:lineRule="auto"/>
      </w:pPr>
      <w:r>
        <w:t xml:space="preserve">Terrain slope showed a moderate positive correlation with hip fracture surgery </w:t>
      </w:r>
      <w:commentRangeStart w:id="45"/>
      <w:r>
        <w:t>rate</w:t>
      </w:r>
      <w:commentRangeEnd w:id="45"/>
      <w:r w:rsidR="008A413E">
        <w:rPr>
          <w:rStyle w:val="af2"/>
          <w:sz w:val="24"/>
          <w:szCs w:val="24"/>
        </w:rPr>
        <w:commentReference w:id="45"/>
      </w:r>
      <w:r>
        <w:t xml:space="preserve"> (r = 0.475, </w:t>
      </w:r>
      <w:r>
        <w:rPr>
          <w:i/>
          <w:iCs/>
        </w:rPr>
        <w:t>p</w:t>
      </w:r>
      <w:r>
        <w:t xml:space="preserve"> &lt; 0.01) and with total fracture surgery rate (r = 0.394, </w:t>
      </w:r>
      <w:r>
        <w:rPr>
          <w:i/>
          <w:iCs/>
        </w:rPr>
        <w:t>p</w:t>
      </w:r>
      <w:r>
        <w:t xml:space="preserve"> &lt; 0.01) (Table 2). </w:t>
      </w:r>
      <w:r w:rsidR="00CA3F03" w:rsidRPr="00CA3F03">
        <w:t xml:space="preserve">Figure 1 illustrates the bivariate association between terrain slope and hip fracture surgery rate; </w:t>
      </w:r>
      <w:commentRangeStart w:id="46"/>
      <w:r w:rsidR="00CA3F03" w:rsidRPr="00CA3F03">
        <w:t>Figure 2</w:t>
      </w:r>
      <w:commentRangeEnd w:id="46"/>
      <w:r w:rsidR="00A6730B" w:rsidRPr="00CA3F03">
        <w:rPr>
          <w:rStyle w:val="af2"/>
          <w:sz w:val="24"/>
          <w:szCs w:val="24"/>
        </w:rPr>
        <w:commentReference w:id="46"/>
      </w:r>
      <w:r w:rsidR="00CA3F03" w:rsidRPr="00CA3F03">
        <w:t xml:space="preserve"> displays the correlation matrix.</w:t>
      </w:r>
      <w:r w:rsidR="00CA3F03">
        <w:rPr>
          <w:rFonts w:hint="eastAsia"/>
          <w:lang w:eastAsia="ja-JP"/>
        </w:rPr>
        <w:t xml:space="preserve"> </w:t>
      </w:r>
      <w:r>
        <w:t xml:space="preserve">Slope was also positively correlated with aging rate (r = 0.505, </w:t>
      </w:r>
      <w:r>
        <w:rPr>
          <w:i/>
          <w:iCs/>
        </w:rPr>
        <w:t>p</w:t>
      </w:r>
      <w:r>
        <w:t xml:space="preserve"> &lt; 0.01). In contrast, slope showed a weak negative correlation with fast walking rate (r = −0.264). Slope showed weak and non-significant correlations with humerus fracture rate (r = 0.138) and forearm fracture rate (r = 0.177).</w:t>
      </w:r>
    </w:p>
    <w:p w14:paraId="1C8A9B87" w14:textId="77777777" w:rsidR="00073AD9" w:rsidRDefault="00000000" w:rsidP="00705772">
      <w:pPr>
        <w:pStyle w:val="2"/>
        <w:spacing w:line="360" w:lineRule="auto"/>
      </w:pPr>
      <w:bookmarkStart w:id="47" w:name="regression-analysis-hip-fracture"/>
      <w:bookmarkEnd w:id="44"/>
      <w:r>
        <w:t>3. Regression Analysis: Hip Fracture</w:t>
      </w:r>
    </w:p>
    <w:p w14:paraId="0C7D47B6" w14:textId="5AB5B7A8"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w:t>
      </w:r>
      <w:r>
        <w:lastRenderedPageBreak/>
        <w:t xml:space="preserve">0.001). After adjustment for aging rate, fast walking rate,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Aging rate was also associated with hip fracture rate (β = 5.53; 95% CI, 1.32–9.74; </w:t>
      </w:r>
      <w:r>
        <w:rPr>
          <w:i/>
          <w:iCs/>
        </w:rPr>
        <w:t>p</w:t>
      </w:r>
      <w:r>
        <w:t xml:space="preserve"> = 0.011). Fast walking rate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39F72240" w14:textId="77777777" w:rsidR="00B4073B" w:rsidRDefault="00622A77" w:rsidP="00705772">
      <w:pPr>
        <w:pStyle w:val="a0"/>
        <w:spacing w:line="360" w:lineRule="auto"/>
        <w:rPr>
          <w:ins w:id="48" w:author="治輝 齋藤" w:date="2026-04-30T20:30:00Z" w16du:dateUtc="2026-04-30T11:30:00Z"/>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w:t>
      </w:r>
      <w:commentRangeStart w:id="49"/>
      <w:r w:rsidRPr="00622A77">
        <w:rPr>
          <w:lang w:eastAsia="ja-JP"/>
        </w:rPr>
        <w:t xml:space="preserve"> (both intervals include null)</w:t>
      </w:r>
      <w:commentRangeEnd w:id="49"/>
      <w:r w:rsidR="00A6730B" w:rsidRPr="00622A77">
        <w:rPr>
          <w:rStyle w:val="af2"/>
          <w:sz w:val="24"/>
          <w:szCs w:val="24"/>
          <w:lang w:eastAsia="ja-JP"/>
        </w:rPr>
        <w:commentReference w:id="49"/>
      </w:r>
      <w:r w:rsidRPr="00622A77">
        <w:rPr>
          <w:lang w:eastAsia="ja-JP"/>
        </w:rPr>
        <w:t>.</w:t>
      </w:r>
    </w:p>
    <w:p w14:paraId="2B43F58A" w14:textId="736AE566" w:rsidR="00622A77" w:rsidRPr="00622A77" w:rsidRDefault="00B4073B" w:rsidP="00705772">
      <w:pPr>
        <w:pStyle w:val="a0"/>
        <w:spacing w:line="360" w:lineRule="auto"/>
        <w:rPr>
          <w:lang w:eastAsia="ja-JP"/>
        </w:rPr>
      </w:pPr>
      <w:commentRangeStart w:id="50"/>
      <w:commentRangeStart w:id="51"/>
      <w:ins w:id="52" w:author="治輝 齋藤" w:date="2026-04-30T20:30:00Z" w16du:dateUtc="2026-04-30T11:30:00Z">
        <w:r w:rsidRPr="00B4073B">
          <w:rPr>
            <w:lang w:eastAsia="ja-JP"/>
          </w:rPr>
          <w:t xml:space="preserve">In masking-imputation indirect-standardization sensitivity analyses, the slope coefficient remained positive across all scenarios. In multivariable models (ISR ~ slope + aging rate + fast walking rate + population density), β was 5.71 (95% CI, 0.54–10.88; </w:t>
        </w:r>
        <w:r w:rsidRPr="00B4073B">
          <w:rPr>
            <w:i/>
            <w:iCs/>
            <w:lang w:eastAsia="ja-JP"/>
          </w:rPr>
          <w:t>p</w:t>
        </w:r>
        <w:r w:rsidRPr="00B4073B">
          <w:rPr>
            <w:lang w:eastAsia="ja-JP"/>
          </w:rPr>
          <w:t xml:space="preserve"> = 0.031) for `"-" = 0`, 3.61 (95% CI, 0.30–6.92; </w:t>
        </w:r>
        <w:r w:rsidRPr="00B4073B">
          <w:rPr>
            <w:i/>
            <w:iCs/>
            <w:lang w:eastAsia="ja-JP"/>
          </w:rPr>
          <w:t>p</w:t>
        </w:r>
        <w:r w:rsidRPr="00B4073B">
          <w:rPr>
            <w:lang w:eastAsia="ja-JP"/>
          </w:rPr>
          <w:t xml:space="preserve"> = 0.033) for `"-" = 5`, and 3.64 (95% CI, 0.28–7.00; </w:t>
        </w:r>
        <w:r w:rsidRPr="00B4073B">
          <w:rPr>
            <w:i/>
            <w:iCs/>
            <w:lang w:eastAsia="ja-JP"/>
          </w:rPr>
          <w:t>p</w:t>
        </w:r>
        <w:r w:rsidRPr="00B4073B">
          <w:rPr>
            <w:lang w:eastAsia="ja-JP"/>
          </w:rPr>
          <w:t xml:space="preserve"> = 0.035) for `"-" = 9`. Thus, the direction of association was stable, whereas the effect size varied across masking assumption</w:t>
        </w:r>
        <w:r>
          <w:rPr>
            <w:rFonts w:hint="eastAsia"/>
            <w:lang w:eastAsia="ja-JP"/>
          </w:rPr>
          <w:t>s</w:t>
        </w:r>
      </w:ins>
      <w:r w:rsidR="00622A77" w:rsidRPr="00622A77">
        <w:rPr>
          <w:lang w:eastAsia="ja-JP"/>
        </w:rPr>
        <w:t>.</w:t>
      </w:r>
      <w:commentRangeEnd w:id="50"/>
      <w:r w:rsidRPr="00622A77">
        <w:rPr>
          <w:rStyle w:val="af2"/>
          <w:sz w:val="24"/>
          <w:szCs w:val="24"/>
          <w:lang w:eastAsia="ja-JP"/>
        </w:rPr>
        <w:commentReference w:id="50"/>
      </w:r>
      <w:commentRangeEnd w:id="51"/>
      <w:r w:rsidR="00A6730B" w:rsidRPr="00622A77">
        <w:rPr>
          <w:rStyle w:val="af2"/>
          <w:sz w:val="24"/>
          <w:szCs w:val="24"/>
          <w:lang w:eastAsia="ja-JP"/>
        </w:rPr>
        <w:commentReference w:id="51"/>
      </w:r>
    </w:p>
    <w:p w14:paraId="3D34D767" w14:textId="77777777" w:rsidR="00073AD9" w:rsidRDefault="00000000" w:rsidP="00705772">
      <w:pPr>
        <w:pStyle w:val="2"/>
        <w:spacing w:line="360" w:lineRule="auto"/>
      </w:pPr>
      <w:bookmarkStart w:id="53" w:name="X19b7a829deade195ab8e30bfbfddb97c9ee92ae"/>
      <w:bookmarkEnd w:id="47"/>
      <w:r>
        <w:t>4. Regression Analysis: Total, Humerus, and Forearm Fractures</w:t>
      </w:r>
    </w:p>
    <w:p w14:paraId="2F384C6E" w14:textId="77777777"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w:t>
      </w:r>
      <w:r>
        <w:lastRenderedPageBreak/>
        <w:t xml:space="preserve">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54" w:name="discussion"/>
      <w:bookmarkEnd w:id="42"/>
      <w:bookmarkEnd w:id="53"/>
      <w:r>
        <w:t>Discussion</w:t>
      </w:r>
    </w:p>
    <w:p w14:paraId="72352068" w14:textId="77777777" w:rsidR="00073AD9" w:rsidRDefault="00000000" w:rsidP="00705772">
      <w:pPr>
        <w:pStyle w:val="2"/>
        <w:spacing w:line="360" w:lineRule="auto"/>
      </w:pPr>
      <w:bookmarkStart w:id="55" w:name="main-findings"/>
      <w:r>
        <w:t>1. Main Findings</w:t>
      </w:r>
    </w:p>
    <w:p w14:paraId="7B292F3D" w14:textId="0C43CDE6" w:rsidR="00073AD9" w:rsidRDefault="00000000" w:rsidP="00705772">
      <w:pPr>
        <w:pStyle w:val="FirstParagraph"/>
        <w:spacing w:line="360" w:lineRule="auto"/>
      </w:pPr>
      <w:r>
        <w:t xml:space="preserve">This ecological study </w:t>
      </w:r>
      <w:commentRangeStart w:id="56"/>
      <w:ins w:id="57" w:author="治輝 齋藤" w:date="2026-04-30T19:12:00Z" w16du:dateUtc="2026-04-30T10:12:00Z">
        <w:r w:rsidR="00F964C5" w:rsidRPr="00F964C5">
          <w:t>showed</w:t>
        </w:r>
      </w:ins>
      <w:del w:id="58" w:author="治輝 齋藤" w:date="2026-04-30T19:12:00Z" w16du:dateUtc="2026-04-30T10:12:00Z">
        <w:r w:rsidDel="00F964C5">
          <w:delText>demonstrated</w:delText>
        </w:r>
      </w:del>
      <w:commentRangeEnd w:id="56"/>
      <w:r w:rsidR="00F964C5">
        <w:rPr>
          <w:rStyle w:val="af2"/>
          <w:sz w:val="24"/>
          <w:szCs w:val="24"/>
        </w:rPr>
        <w:commentReference w:id="56"/>
      </w:r>
      <w:r>
        <w:t xml:space="preserve"> </w:t>
      </w:r>
      <w:r w:rsidR="00622A77" w:rsidRPr="00622A77">
        <w:t>a positive association between prefectural-level terrain slope and</w:t>
      </w:r>
      <w:r>
        <w:t xml:space="preserve"> hip fracture surgery rates after adjustment for aging rate,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w:t>
      </w:r>
      <w:commentRangeStart w:id="59"/>
      <w:r>
        <w:t xml:space="preserve">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w:t>
      </w:r>
      <w:commentRangeEnd w:id="59"/>
      <w:r w:rsidR="001E418E">
        <w:rPr>
          <w:rStyle w:val="af2"/>
          <w:sz w:val="24"/>
          <w:szCs w:val="24"/>
        </w:rPr>
        <w:commentReference w:id="59"/>
      </w:r>
      <w:r>
        <w:t xml:space="preserve"> </w:t>
      </w:r>
      <w:commentRangeStart w:id="60"/>
      <w:r w:rsidR="00556984" w:rsidRPr="00556984">
        <w:t>The adjusted</w:t>
      </w:r>
      <w:r>
        <w:t xml:space="preserve"> association was specific to hip fractures and was not observed for humerus or forearm fractures.</w:t>
      </w:r>
      <w:commentRangeEnd w:id="60"/>
      <w:r w:rsidR="001E418E" w:rsidRPr="006558D1">
        <w:rPr>
          <w:rStyle w:val="af2"/>
          <w:sz w:val="24"/>
          <w:szCs w:val="24"/>
        </w:rPr>
        <w:commentReference w:id="60"/>
      </w:r>
      <w:r w:rsidR="006558D1" w:rsidRPr="006558D1">
        <w:t xml:space="preserve"> </w:t>
      </w:r>
      <w:r w:rsidR="000B6CF6">
        <w:rPr>
          <w:rFonts w:hint="eastAsia"/>
          <w:lang w:eastAsia="ja-JP"/>
        </w:rPr>
        <w:t>T</w:t>
      </w:r>
      <w:r w:rsidR="00556984" w:rsidRPr="00556984">
        <w:t xml:space="preserve">hese findings suggest that, at the population level, </w:t>
      </w:r>
      <w:commentRangeStart w:id="61"/>
      <w:r w:rsidR="00556984" w:rsidRPr="00556984">
        <w:t>steeper habitable terrain</w:t>
      </w:r>
      <w:commentRangeEnd w:id="61"/>
      <w:r w:rsidR="001E418E" w:rsidRPr="00556984">
        <w:rPr>
          <w:rStyle w:val="af2"/>
          <w:sz w:val="24"/>
          <w:szCs w:val="24"/>
        </w:rPr>
        <w:commentReference w:id="61"/>
      </w:r>
      <w:r w:rsidR="00556984" w:rsidRPr="00556984">
        <w:t xml:space="preserve"> may track hip-specific surgical burden beyond compositional aging and self-reported walking pace</w:t>
      </w:r>
      <w:r w:rsidR="006558D1" w:rsidRPr="006558D1">
        <w:t>.</w:t>
      </w:r>
    </w:p>
    <w:p w14:paraId="760621EE" w14:textId="77777777" w:rsidR="00073AD9" w:rsidRDefault="00000000" w:rsidP="00705772">
      <w:pPr>
        <w:pStyle w:val="2"/>
        <w:spacing w:line="360" w:lineRule="auto"/>
      </w:pPr>
      <w:bookmarkStart w:id="62" w:name="biological-plausibility"/>
      <w:bookmarkEnd w:id="55"/>
      <w:r>
        <w:t>2. Biological Plausibility</w:t>
      </w:r>
    </w:p>
    <w:p w14:paraId="6450A184" w14:textId="30934AE0" w:rsidR="00073AD9" w:rsidRDefault="00000000" w:rsidP="00705772">
      <w:pPr>
        <w:pStyle w:val="FirstParagraph"/>
        <w:spacing w:line="360" w:lineRule="auto"/>
      </w:pPr>
      <w:commentRangeStart w:id="63"/>
      <w:r>
        <w:t xml:space="preserve">The </w:t>
      </w:r>
      <w:del w:id="64" w:author="治輝 齋藤" w:date="2026-04-30T19:27:00Z" w16du:dateUtc="2026-04-30T10:27:00Z">
        <w:r w:rsidDel="00896745">
          <w:delText xml:space="preserve">specificity of the </w:delText>
        </w:r>
      </w:del>
      <w:r>
        <w:t xml:space="preserve">slope–fracture association </w:t>
      </w:r>
      <w:ins w:id="65" w:author="治輝 齋藤" w:date="2026-04-30T19:27:00Z" w16du:dateUtc="2026-04-30T10:27:00Z">
        <w:r w:rsidR="00896745" w:rsidRPr="00896745">
          <w:t>observed for</w:t>
        </w:r>
      </w:ins>
      <w:del w:id="66" w:author="治輝 齋藤" w:date="2026-04-30T19:27:00Z" w16du:dateUtc="2026-04-30T10:27:00Z">
        <w:r w:rsidDel="00896745">
          <w:delText>to</w:delText>
        </w:r>
      </w:del>
      <w:r>
        <w:t xml:space="preserve"> the hip </w:t>
      </w:r>
      <w:ins w:id="67" w:author="治輝 齋藤" w:date="2026-04-30T19:27:00Z" w16du:dateUtc="2026-04-30T10:27:00Z">
        <w:r w:rsidR="00896745">
          <w:rPr>
            <w:rFonts w:hint="eastAsia"/>
            <w:lang w:eastAsia="ja-JP"/>
          </w:rPr>
          <w:t>may be</w:t>
        </w:r>
      </w:ins>
      <w:del w:id="68" w:author="治輝 齋藤" w:date="2026-04-30T19:27:00Z" w16du:dateUtc="2026-04-30T10:27:00Z">
        <w:r w:rsidDel="00896745">
          <w:delText>is</w:delText>
        </w:r>
      </w:del>
      <w:r>
        <w:t xml:space="preserve"> biologically plausible and </w:t>
      </w:r>
      <w:ins w:id="69" w:author="治輝 齋藤" w:date="2026-04-30T19:28:00Z" w16du:dateUtc="2026-04-30T10:28:00Z">
        <w:r w:rsidR="00896745" w:rsidRPr="00896745">
          <w:t>may be partly</w:t>
        </w:r>
        <w:r w:rsidR="00896745">
          <w:rPr>
            <w:rFonts w:hint="eastAsia"/>
            <w:lang w:eastAsia="ja-JP"/>
          </w:rPr>
          <w:t xml:space="preserve"> </w:t>
        </w:r>
      </w:ins>
      <w:r>
        <w:t xml:space="preserve">supported by </w:t>
      </w:r>
      <w:del w:id="70" w:author="治輝 齋藤" w:date="2026-04-30T19:28:00Z" w16du:dateUtc="2026-04-30T10:28:00Z">
        <w:r w:rsidDel="00896745">
          <w:delText xml:space="preserve">extensive </w:delText>
        </w:r>
      </w:del>
      <w:r>
        <w:t>biomechanical evidence. Hip fractures typically result from lateral (sideways) falls,</w:t>
      </w:r>
      <w:r w:rsidR="00CA3F03" w:rsidRPr="00CA3F03">
        <w:t xml:space="preserve"> </w:t>
      </w:r>
      <w:r w:rsidR="00CA3F03" w:rsidRPr="00CA3F03">
        <w:rPr>
          <w:lang w:eastAsia="ja-JP"/>
        </w:rPr>
        <w:t>[22, 23]</w:t>
      </w:r>
      <w:r>
        <w:t xml:space="preserve"> which are </w:t>
      </w:r>
      <w:ins w:id="71" w:author="治輝 齋藤" w:date="2026-04-30T19:28:00Z" w16du:dateUtc="2026-04-30T10:28:00Z">
        <w:r w:rsidR="00896745" w:rsidRPr="00896745">
          <w:t>common</w:t>
        </w:r>
      </w:ins>
      <w:del w:id="72" w:author="治輝 齋藤" w:date="2026-04-30T19:28:00Z" w16du:dateUtc="2026-04-30T10:28:00Z">
        <w:r w:rsidDel="00896745">
          <w:delText>the predominant</w:delText>
        </w:r>
      </w:del>
      <w:r>
        <w:t xml:space="preserve"> fall mechanism</w:t>
      </w:r>
      <w:ins w:id="73" w:author="治輝 齋藤" w:date="2026-04-30T19:32:00Z" w16du:dateUtc="2026-04-30T10:32:00Z">
        <w:r w:rsidR="00794CB3">
          <w:rPr>
            <w:rFonts w:hint="eastAsia"/>
            <w:lang w:eastAsia="ja-JP"/>
          </w:rPr>
          <w:t>s</w:t>
        </w:r>
      </w:ins>
      <w:r>
        <w:t xml:space="preserve"> on inclined surfaces. Real-world video-capture studies of falls in long-term care facilities have demonstrated that lateral </w:t>
      </w:r>
      <w:r>
        <w:lastRenderedPageBreak/>
        <w:t>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ins w:id="74" w:author="治輝 齋藤" w:date="2026-04-30T19:28:00Z" w16du:dateUtc="2026-04-30T10:28:00Z">
        <w:r w:rsidR="00896745" w:rsidRPr="00896745">
          <w:t>suggested</w:t>
        </w:r>
      </w:ins>
      <w:del w:id="75" w:author="治輝 齋藤" w:date="2026-04-30T19:28:00Z" w16du:dateUtc="2026-04-30T10:28:00Z">
        <w:r w:rsidDel="00896745">
          <w:delText>confirmed</w:delText>
        </w:r>
      </w:del>
      <w:r>
        <w:t xml:space="preserve"> that posterolateral and lateral impacts generate maximum tensile and compressive stresses at the superior and inferior aspects of the femoral neck, </w:t>
      </w:r>
      <w:ins w:id="76" w:author="治輝 齋藤" w:date="2026-04-30T19:29:00Z" w16du:dateUtc="2026-04-30T10:29:00Z">
        <w:r w:rsidR="00896745" w:rsidRPr="00896745">
          <w:t>potentially increasing</w:t>
        </w:r>
      </w:ins>
      <w:del w:id="77" w:author="治輝 齋藤" w:date="2026-04-30T19:29:00Z" w16du:dateUtc="2026-04-30T10:29:00Z">
        <w:r w:rsidDel="00896745">
          <w:delText>maximizing</w:delText>
        </w:r>
      </w:del>
      <w:r>
        <w:t xml:space="preserve"> fracture vulnerability.</w:t>
      </w:r>
      <w:r w:rsidR="00CA3F03" w:rsidRPr="00CA3F03">
        <w:t xml:space="preserve"> </w:t>
      </w:r>
      <w:r w:rsidR="00CA3F03" w:rsidRPr="00CA3F03">
        <w:rPr>
          <w:lang w:eastAsia="ja-JP"/>
        </w:rPr>
        <w:t>[26]</w:t>
      </w:r>
      <w:commentRangeEnd w:id="63"/>
      <w:r w:rsidR="00896745">
        <w:rPr>
          <w:rStyle w:val="af2"/>
          <w:sz w:val="24"/>
          <w:szCs w:val="24"/>
        </w:rPr>
        <w:commentReference w:id="63"/>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5966C8CC"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w:t>
      </w:r>
      <w:r>
        <w:lastRenderedPageBreak/>
        <w:t>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w:t>
      </w:r>
      <w:commentRangeStart w:id="78"/>
      <w:del w:id="79" w:author="治輝 齋藤" w:date="2026-04-30T20:51:00Z" w16du:dateUtc="2026-04-30T11:51:00Z">
        <w:r w:rsidDel="005A5D79">
          <w:delText xml:space="preserve">thus </w:delText>
        </w:r>
      </w:del>
      <w:r>
        <w:t xml:space="preserve">provides internal evidence </w:t>
      </w:r>
      <w:ins w:id="80" w:author="治輝 齋藤" w:date="2026-04-30T20:52:00Z" w16du:dateUtc="2026-04-30T11:52:00Z">
        <w:r w:rsidR="005A5D79" w:rsidRPr="005A5D79">
          <w:t>that is</w:t>
        </w:r>
        <w:r w:rsidR="005A5D79">
          <w:rPr>
            <w:rFonts w:hint="eastAsia"/>
            <w:lang w:eastAsia="ja-JP"/>
          </w:rPr>
          <w:t xml:space="preserve"> </w:t>
        </w:r>
      </w:ins>
      <w:r>
        <w:t xml:space="preserve">consistent with </w:t>
      </w:r>
      <w:del w:id="81" w:author="治輝 齋藤" w:date="2026-04-30T20:52:00Z" w16du:dateUtc="2026-04-30T11:52:00Z">
        <w:r w:rsidDel="005A5D79">
          <w:delText xml:space="preserve">the </w:delText>
        </w:r>
      </w:del>
      <w:ins w:id="82" w:author="治輝 齋藤" w:date="2026-04-30T20:52:00Z" w16du:dateUtc="2026-04-30T11:52:00Z">
        <w:r w:rsidR="005A5D79">
          <w:rPr>
            <w:rFonts w:hint="eastAsia"/>
            <w:lang w:eastAsia="ja-JP"/>
          </w:rPr>
          <w:t>a</w:t>
        </w:r>
        <w:r w:rsidR="005A5D79">
          <w:t xml:space="preserve"> </w:t>
        </w:r>
      </w:ins>
      <w:r>
        <w:t xml:space="preserve">biomechanical paradigm </w:t>
      </w:r>
      <w:ins w:id="83" w:author="治輝 齋藤" w:date="2026-04-30T20:52:00Z" w16du:dateUtc="2026-04-30T11:52:00Z">
        <w:r w:rsidR="005A5D79" w:rsidRPr="005A5D79">
          <w:t>in which</w:t>
        </w:r>
      </w:ins>
      <w:del w:id="84" w:author="治輝 齋藤" w:date="2026-04-30T20:52:00Z" w16du:dateUtc="2026-04-30T11:52:00Z">
        <w:r w:rsidDel="005A5D79">
          <w:delText>that</w:delText>
        </w:r>
      </w:del>
      <w:r>
        <w:t xml:space="preserve"> terrain slope </w:t>
      </w:r>
      <w:ins w:id="85" w:author="治輝 齋藤" w:date="2026-04-30T20:52:00Z" w16du:dateUtc="2026-04-30T11:52:00Z">
        <w:r w:rsidR="005A5D79">
          <w:rPr>
            <w:rFonts w:hint="eastAsia"/>
            <w:lang w:eastAsia="ja-JP"/>
          </w:rPr>
          <w:t xml:space="preserve">may </w:t>
        </w:r>
      </w:ins>
      <w:r>
        <w:t>specifically amplif</w:t>
      </w:r>
      <w:ins w:id="86" w:author="治輝 齋藤" w:date="2026-04-30T20:52:00Z" w16du:dateUtc="2026-04-30T11:52:00Z">
        <w:r w:rsidR="005A5D79">
          <w:rPr>
            <w:rFonts w:hint="eastAsia"/>
            <w:lang w:eastAsia="ja-JP"/>
          </w:rPr>
          <w:t>y</w:t>
        </w:r>
      </w:ins>
      <w:del w:id="87" w:author="治輝 齋藤" w:date="2026-04-30T20:52:00Z" w16du:dateUtc="2026-04-30T11:52:00Z">
        <w:r w:rsidDel="005A5D79">
          <w:delText>ies</w:delText>
        </w:r>
      </w:del>
      <w:r>
        <w:t xml:space="preserve"> lateral fall risk.</w:t>
      </w:r>
      <w:commentRangeEnd w:id="78"/>
      <w:r w:rsidR="005A5D79">
        <w:rPr>
          <w:rStyle w:val="af2"/>
          <w:sz w:val="24"/>
          <w:szCs w:val="24"/>
        </w:rPr>
        <w:commentReference w:id="78"/>
      </w:r>
    </w:p>
    <w:p w14:paraId="57B00B2F" w14:textId="77777777" w:rsidR="00073AD9" w:rsidRDefault="00000000" w:rsidP="00705772">
      <w:pPr>
        <w:pStyle w:val="2"/>
        <w:spacing w:line="360" w:lineRule="auto"/>
      </w:pPr>
      <w:bookmarkStart w:id="88" w:name="comparison-with-previous-studies"/>
      <w:bookmarkEnd w:id="62"/>
      <w:r>
        <w:t>3. Comparison with Previous Studies</w:t>
      </w:r>
    </w:p>
    <w:p w14:paraId="17A9EA6F" w14:textId="0B247903"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14452E79"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w:t>
      </w:r>
      <w:r>
        <w:lastRenderedPageBreak/>
        <w:t xml:space="preserve">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w:t>
      </w:r>
      <w:commentRangeStart w:id="89"/>
      <w:r>
        <w:t xml:space="preserve">Our </w:t>
      </w:r>
      <w:ins w:id="90" w:author="治輝 齋藤" w:date="2026-04-30T20:55:00Z" w16du:dateUtc="2026-04-30T11:55:00Z">
        <w:r w:rsidR="00F7283B" w:rsidRPr="00F7283B">
          <w:t>findings add</w:t>
        </w:r>
      </w:ins>
      <w:del w:id="91" w:author="治輝 齋藤" w:date="2026-04-30T20:55:00Z" w16du:dateUtc="2026-04-30T11:55:00Z">
        <w:r w:rsidDel="00F7283B">
          <w:delText>study provides the first</w:delText>
        </w:r>
      </w:del>
      <w:r>
        <w:t xml:space="preserve"> nationwide quantitative evidence that each one-degree increase in terrain slope is associated with approximately 3.5 additional hip fracture surgeries per 100,000 population, independent of aging rate</w:t>
      </w:r>
      <w:ins w:id="92" w:author="治輝 齋藤" w:date="2026-04-30T20:55:00Z" w16du:dateUtc="2026-04-30T11:55:00Z">
        <w:r w:rsidR="00F7283B" w:rsidRPr="00F7283B">
          <w:t xml:space="preserve"> in the primary model</w:t>
        </w:r>
      </w:ins>
      <w:r>
        <w:t xml:space="preserve">. This quantitative estimate </w:t>
      </w:r>
      <w:del w:id="93" w:author="治輝 齋藤" w:date="2026-04-30T20:56:00Z" w16du:dateUtc="2026-04-30T11:56:00Z">
        <w:r w:rsidDel="00F7283B">
          <w:delText xml:space="preserve">is novel and </w:delText>
        </w:r>
      </w:del>
      <w:r w:rsidR="00C22C4D">
        <w:rPr>
          <w:rFonts w:hint="eastAsia"/>
          <w:lang w:eastAsia="ja-JP"/>
        </w:rPr>
        <w:t xml:space="preserve">may </w:t>
      </w:r>
      <w:r>
        <w:t xml:space="preserve">contribute to the global evidence base for terrain as a modifiable environmental </w:t>
      </w:r>
      <w:ins w:id="94" w:author="治輝 齋藤" w:date="2026-04-30T20:56:00Z" w16du:dateUtc="2026-04-30T11:56:00Z">
        <w:r w:rsidR="00F7283B" w:rsidRPr="00F7283B">
          <w:t>correlate of fracture burden</w:t>
        </w:r>
      </w:ins>
      <w:del w:id="95" w:author="治輝 齋藤" w:date="2026-04-30T20:56:00Z" w16du:dateUtc="2026-04-30T11:56:00Z">
        <w:r w:rsidDel="00F7283B">
          <w:delText>risk factor</w:delText>
        </w:r>
      </w:del>
      <w:r>
        <w:t>.</w:t>
      </w:r>
      <w:commentRangeEnd w:id="89"/>
      <w:r w:rsidR="00F7283B">
        <w:rPr>
          <w:rStyle w:val="af2"/>
          <w:sz w:val="24"/>
          <w:szCs w:val="24"/>
        </w:rPr>
        <w:commentReference w:id="89"/>
      </w:r>
    </w:p>
    <w:p w14:paraId="775AC0CF" w14:textId="77777777" w:rsidR="00073AD9" w:rsidRDefault="00000000" w:rsidP="00705772">
      <w:pPr>
        <w:pStyle w:val="2"/>
        <w:spacing w:line="360" w:lineRule="auto"/>
      </w:pPr>
      <w:bookmarkStart w:id="96" w:name="role-of-aging-rate"/>
      <w:bookmarkEnd w:id="88"/>
      <w:r>
        <w:t>4. Role of Aging Rate</w:t>
      </w:r>
    </w:p>
    <w:p w14:paraId="76D36971" w14:textId="7F3C78E9" w:rsidR="00073AD9" w:rsidRDefault="00000000" w:rsidP="00705772">
      <w:pPr>
        <w:pStyle w:val="FirstParagraph"/>
        <w:spacing w:line="360" w:lineRule="auto"/>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41B9CB4A" w:rsidR="00073AD9" w:rsidRDefault="00000000" w:rsidP="00705772">
      <w:pPr>
        <w:pStyle w:val="a0"/>
        <w:spacing w:line="360" w:lineRule="auto"/>
      </w:pPr>
      <w:commentRangeStart w:id="97"/>
      <w:r>
        <w:t xml:space="preserve">The </w:t>
      </w:r>
      <w:r w:rsidR="00FB1385" w:rsidRPr="00FB1385">
        <w:t>partial</w:t>
      </w:r>
      <w:r>
        <w:t xml:space="preserve"> association of slope with hip fracture after adjustment for aging rate </w:t>
      </w:r>
      <w:r w:rsidR="00FB1385" w:rsidRPr="00FB1385">
        <w:t>suggests</w:t>
      </w:r>
      <w:r>
        <w:t xml:space="preserve"> that terrain </w:t>
      </w:r>
      <w:r w:rsidR="00FB1385" w:rsidRPr="00FB1385">
        <w:t>may constitute</w:t>
      </w:r>
      <w:r>
        <w:t xml:space="preserve"> a risk </w:t>
      </w:r>
      <w:ins w:id="98" w:author="治輝 齋藤" w:date="2026-04-30T20:57:00Z" w16du:dateUtc="2026-04-30T11:57:00Z">
        <w:r w:rsidR="00F7283B" w:rsidRPr="00F7283B">
          <w:t>correlate</w:t>
        </w:r>
      </w:ins>
      <w:del w:id="99" w:author="治輝 齋藤" w:date="2026-04-30T20:57:00Z" w16du:dateUtc="2026-04-30T11:57:00Z">
        <w:r w:rsidDel="00F7283B">
          <w:delText>factor</w:delText>
        </w:r>
      </w:del>
      <w:r>
        <w:t xml:space="preserve"> over and above demographic composition</w:t>
      </w:r>
      <w:r w:rsidR="00FB1385" w:rsidRPr="00FB1385">
        <w:t>, subject to the inferential sensitivity noted above</w:t>
      </w:r>
      <w:r>
        <w:t xml:space="preserve">. This finding has practical implications: even within the context of Japan’s nationwide aging, geographic topography </w:t>
      </w:r>
      <w:ins w:id="100" w:author="治輝 齋藤" w:date="2026-04-30T20:58:00Z" w16du:dateUtc="2026-04-30T11:58:00Z">
        <w:r w:rsidR="00F7283B">
          <w:rPr>
            <w:rFonts w:hint="eastAsia"/>
            <w:lang w:eastAsia="ja-JP"/>
          </w:rPr>
          <w:t xml:space="preserve">may </w:t>
        </w:r>
      </w:ins>
      <w:r>
        <w:t>represent</w:t>
      </w:r>
      <w:del w:id="101" w:author="治輝 齋藤" w:date="2026-04-30T20:58:00Z" w16du:dateUtc="2026-04-30T11:58:00Z">
        <w:r w:rsidDel="00F7283B">
          <w:delText>s</w:delText>
        </w:r>
      </w:del>
      <w:r>
        <w:t xml:space="preserve"> an additional and </w:t>
      </w:r>
      <w:ins w:id="102" w:author="治輝 齋藤" w:date="2026-04-30T20:58:00Z" w16du:dateUtc="2026-04-30T11:58:00Z">
        <w:r w:rsidR="00F7283B" w:rsidRPr="00F7283B">
          <w:t>potentially</w:t>
        </w:r>
        <w:r w:rsidR="00F7283B">
          <w:rPr>
            <w:rFonts w:hint="eastAsia"/>
            <w:lang w:eastAsia="ja-JP"/>
          </w:rPr>
          <w:t xml:space="preserve"> </w:t>
        </w:r>
      </w:ins>
      <w:r>
        <w:t xml:space="preserve">modifiable layer of fracture risk. Terrain slope </w:t>
      </w:r>
      <w:ins w:id="103" w:author="治輝 齋藤" w:date="2026-04-30T20:58:00Z" w16du:dateUtc="2026-04-30T11:58:00Z">
        <w:r w:rsidR="00F7283B">
          <w:rPr>
            <w:rFonts w:hint="eastAsia"/>
            <w:lang w:eastAsia="ja-JP"/>
          </w:rPr>
          <w:t>may</w:t>
        </w:r>
      </w:ins>
      <w:del w:id="104" w:author="治輝 齋藤" w:date="2026-04-30T20:58:00Z" w16du:dateUtc="2026-04-30T11:58:00Z">
        <w:r w:rsidDel="00F7283B">
          <w:delText>is</w:delText>
        </w:r>
      </w:del>
      <w:r>
        <w:t xml:space="preserve"> not </w:t>
      </w:r>
      <w:ins w:id="105" w:author="治輝 齋藤" w:date="2026-04-30T20:58:00Z" w16du:dateUtc="2026-04-30T11:58:00Z">
        <w:r w:rsidR="00F7283B">
          <w:rPr>
            <w:rFonts w:hint="eastAsia"/>
            <w:lang w:eastAsia="ja-JP"/>
          </w:rPr>
          <w:t xml:space="preserve">be </w:t>
        </w:r>
      </w:ins>
      <w:r>
        <w:t>merely a proxy for aging</w:t>
      </w:r>
      <w:ins w:id="106" w:author="治輝 齋藤" w:date="2026-04-30T20:59:00Z" w16du:dateUtc="2026-04-30T11:59:00Z">
        <w:r w:rsidR="00F7283B" w:rsidRPr="00F7283B">
          <w:t xml:space="preserve"> and may represent</w:t>
        </w:r>
      </w:ins>
      <w:del w:id="107" w:author="治輝 齋藤" w:date="2026-04-30T20:59:00Z" w16du:dateUtc="2026-04-30T11:59:00Z">
        <w:r w:rsidDel="00F7283B">
          <w:delText>, but</w:delText>
        </w:r>
      </w:del>
      <w:r>
        <w:t xml:space="preserve"> an </w:t>
      </w:r>
      <w:ins w:id="108" w:author="治輝 齋藤" w:date="2026-04-30T20:59:00Z" w16du:dateUtc="2026-04-30T11:59:00Z">
        <w:r w:rsidR="00F7283B" w:rsidRPr="00F7283B">
          <w:t>additional</w:t>
        </w:r>
      </w:ins>
      <w:del w:id="109" w:author="治輝 齋藤" w:date="2026-04-30T20:59:00Z" w16du:dateUtc="2026-04-30T11:59:00Z">
        <w:r w:rsidDel="00F7283B">
          <w:delText>independent</w:delText>
        </w:r>
      </w:del>
      <w:r>
        <w:t xml:space="preserve"> environmental </w:t>
      </w:r>
      <w:ins w:id="110" w:author="治輝 齋藤" w:date="2026-04-30T20:59:00Z" w16du:dateUtc="2026-04-30T11:59:00Z">
        <w:r w:rsidR="00F7283B" w:rsidRPr="00F7283B">
          <w:t>correlate</w:t>
        </w:r>
      </w:ins>
      <w:del w:id="111" w:author="治輝 齋藤" w:date="2026-04-30T20:59:00Z" w16du:dateUtc="2026-04-30T11:59:00Z">
        <w:r w:rsidDel="00F7283B">
          <w:delText>hazard</w:delText>
        </w:r>
      </w:del>
      <w:r>
        <w:t xml:space="preserve"> that </w:t>
      </w:r>
      <w:ins w:id="112" w:author="治輝 齋藤" w:date="2026-04-30T20:59:00Z" w16du:dateUtc="2026-04-30T11:59:00Z">
        <w:r w:rsidR="00F7283B" w:rsidRPr="00F7283B">
          <w:lastRenderedPageBreak/>
          <w:t>could contribute to functional decline</w:t>
        </w:r>
      </w:ins>
      <w:del w:id="113" w:author="治輝 齋藤" w:date="2026-04-30T20:59:00Z" w16du:dateUtc="2026-04-30T11:59:00Z">
        <w:r w:rsidDel="00F7283B">
          <w:delText>chronically erodes physical function</w:delText>
        </w:r>
      </w:del>
      <w:r>
        <w:t xml:space="preserve"> among rural-dwelling older adults.</w:t>
      </w:r>
      <w:commentRangeEnd w:id="97"/>
      <w:r w:rsidR="00F7283B" w:rsidRPr="008227BE">
        <w:rPr>
          <w:rStyle w:val="af2"/>
          <w:sz w:val="24"/>
          <w:szCs w:val="24"/>
        </w:rPr>
        <w:commentReference w:id="97"/>
      </w:r>
      <w:ins w:id="114" w:author="治輝 齋藤" w:date="2026-04-30T20:32:00Z" w16du:dateUtc="2026-04-30T11:32:00Z">
        <w:r w:rsidR="008227BE" w:rsidRPr="008227BE">
          <w:t xml:space="preserve"> </w:t>
        </w:r>
        <w:commentRangeStart w:id="115"/>
        <w:r w:rsidR="008227BE" w:rsidRPr="008227BE">
          <w:t>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ins>
      <w:commentRangeEnd w:id="115"/>
      <w:ins w:id="116" w:author="治輝 齋藤" w:date="2026-04-30T20:33:00Z" w16du:dateUtc="2026-04-30T11:33:00Z">
        <w:r w:rsidR="008227BE">
          <w:rPr>
            <w:rStyle w:val="af2"/>
            <w:sz w:val="24"/>
            <w:szCs w:val="24"/>
          </w:rPr>
          <w:commentReference w:id="115"/>
        </w:r>
      </w:ins>
    </w:p>
    <w:p w14:paraId="1B1E73F4" w14:textId="77777777" w:rsidR="00073AD9" w:rsidRDefault="00000000" w:rsidP="00705772">
      <w:pPr>
        <w:pStyle w:val="2"/>
        <w:spacing w:line="360" w:lineRule="auto"/>
      </w:pPr>
      <w:bookmarkStart w:id="117" w:name="walking-speed-as-a-mediator"/>
      <w:bookmarkEnd w:id="96"/>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E46C4D8" w:rsidR="00073AD9" w:rsidRDefault="00FB1385" w:rsidP="00705772">
      <w:pPr>
        <w:pStyle w:val="a0"/>
        <w:spacing w:line="360" w:lineRule="auto"/>
      </w:pPr>
      <w:r w:rsidRPr="00FB1385">
        <w:t xml:space="preserve">In our ecological data, terrain slope was negatively correlated with prefecture-level fast walking rate (r = −0.264),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w:t>
      </w:r>
      <w:commentRangeStart w:id="118"/>
      <w:r>
        <w:t>Older adults residing in high-slope regions are exposed to such challenging terrain daily during shopping and outdoor activities, leading to chronic fear of falling, reduced outdoor activity, and progressive deconditioning (disuse muscle atrophy).</w:t>
      </w:r>
      <w:commentRangeEnd w:id="118"/>
      <w:r w:rsidR="001907E8" w:rsidRPr="00CA3F03">
        <w:rPr>
          <w:rStyle w:val="af2"/>
          <w:sz w:val="24"/>
          <w:szCs w:val="24"/>
        </w:rPr>
        <w:commentReference w:id="118"/>
      </w:r>
      <w:r w:rsidR="00CA3F03" w:rsidRPr="00CA3F03">
        <w:t xml:space="preserve"> </w:t>
      </w:r>
      <w:r w:rsidR="00CA3F03" w:rsidRPr="00CA3F03">
        <w:rPr>
          <w:lang w:eastAsia="ja-JP"/>
        </w:rPr>
        <w:t>[40, 41]</w:t>
      </w:r>
    </w:p>
    <w:p w14:paraId="0D744E0F" w14:textId="703F5592" w:rsidR="00073AD9" w:rsidRDefault="00000000" w:rsidP="00705772">
      <w:pPr>
        <w:pStyle w:val="a0"/>
        <w:spacing w:line="360" w:lineRule="auto"/>
      </w:pPr>
      <w:r>
        <w:t xml:space="preserve">However, </w:t>
      </w:r>
      <w:r w:rsidR="00FB1385" w:rsidRPr="00FB1385">
        <w:t xml:space="preserve">the multivariable OLS coefficient for fast walking rate was </w:t>
      </w:r>
      <w:del w:id="119" w:author="治輝 齋藤" w:date="2026-04-30T18:39:00Z" w16du:dateUtc="2026-04-30T09:39:00Z">
        <w:r w:rsidR="00FB1385" w:rsidRPr="00FB1385" w:rsidDel="00DB17F0">
          <w:delText>**</w:delText>
        </w:r>
      </w:del>
      <w:r w:rsidR="00FB1385" w:rsidRPr="00FB1385">
        <w:t>positive</w:t>
      </w:r>
      <w:del w:id="120" w:author="治輝 齋藤" w:date="2026-04-30T18:39:00Z" w16du:dateUtc="2026-04-30T09:39:00Z">
        <w:r w:rsidR="00FB1385" w:rsidRPr="00FB1385" w:rsidDel="00DB17F0">
          <w:delText>**</w:delText>
        </w:r>
      </w:del>
      <w:r w:rsidR="00FB1385" w:rsidRPr="00FB1385">
        <w:t xml:space="preserve"> (β = 2.02 per 1 percentage-point increase in fast walking), which is difficult to interpret as a causal protective effect at prefecture resolution and is not the individual-level association described in cohort studies. Inference for this coefficient was sensitive to </w:t>
      </w:r>
      <w:r w:rsidR="00FB1385" w:rsidRPr="00FB1385">
        <w:lastRenderedPageBreak/>
        <w:t xml:space="preserve">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commentRangeStart w:id="121"/>
      <w:ins w:id="122" w:author="治輝 齋藤" w:date="2026-04-30T18:41:00Z" w16du:dateUtc="2026-04-30T09:41:00Z">
        <w:r w:rsidR="00DB17F0" w:rsidRPr="00DB17F0">
          <w:t xml:space="preserve">Because only the 40–74-year questionnaire aggregate is publicly available, we treated this variable as a contextual covariate and not as a direct proxy for hip fracture risk in the oldest age groups. </w:t>
        </w:r>
        <w:commentRangeEnd w:id="121"/>
        <w:r w:rsidR="00DB17F0" w:rsidRPr="00FB1385">
          <w:rPr>
            <w:rStyle w:val="af2"/>
            <w:sz w:val="24"/>
            <w:szCs w:val="24"/>
          </w:rPr>
          <w:commentReference w:id="121"/>
        </w:r>
      </w:ins>
      <w:r w:rsidR="00FB1385" w:rsidRPr="00FB1385">
        <w:t>We 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rsidP="00705772">
      <w:pPr>
        <w:pStyle w:val="2"/>
        <w:spacing w:line="360" w:lineRule="auto"/>
      </w:pPr>
      <w:bookmarkStart w:id="123" w:name="policy-implications"/>
      <w:bookmarkEnd w:id="117"/>
      <w:r>
        <w:t>6. Policy Implications</w:t>
      </w:r>
    </w:p>
    <w:p w14:paraId="47E75878" w14:textId="1EDF9530"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w:t>
      </w:r>
      <w:r>
        <w:lastRenderedPageBreak/>
        <w:t>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rsidP="00705772">
      <w:pPr>
        <w:pStyle w:val="a0"/>
        <w:spacing w:line="360" w:lineRule="auto"/>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w:t>
      </w:r>
      <w:commentRangeStart w:id="124"/>
      <w:r>
        <w:t>cost-effective</w:t>
      </w:r>
      <w:commentRangeEnd w:id="124"/>
      <w:r w:rsidR="001907E8">
        <w:rPr>
          <w:rStyle w:val="af2"/>
          <w:sz w:val="24"/>
          <w:szCs w:val="24"/>
        </w:rPr>
        <w:commentReference w:id="124"/>
      </w:r>
      <w:r>
        <w:t xml:space="preserve"> strategies to mitigate the downstream burden of fragility fractures.</w:t>
      </w:r>
    </w:p>
    <w:p w14:paraId="391CB151" w14:textId="77777777" w:rsidR="00073AD9" w:rsidRDefault="00000000" w:rsidP="00705772">
      <w:pPr>
        <w:pStyle w:val="2"/>
        <w:spacing w:line="360" w:lineRule="auto"/>
      </w:pPr>
      <w:bookmarkStart w:id="125" w:name="strengths"/>
      <w:bookmarkEnd w:id="123"/>
      <w:r>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126" w:name="limitations"/>
      <w:bookmarkEnd w:id="125"/>
      <w:r>
        <w:lastRenderedPageBreak/>
        <w:t>8. Limitations</w:t>
      </w:r>
    </w:p>
    <w:p w14:paraId="5618FDB2" w14:textId="704EB4EB"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0078DF24" w:rsidR="00073AD9" w:rsidRDefault="00000000" w:rsidP="00705772">
      <w:pPr>
        <w:pStyle w:val="a0"/>
        <w:spacing w:line="360" w:lineRule="auto"/>
      </w:pPr>
      <w:bookmarkStart w:id="127" w:name="_Hlk228469400"/>
      <w:r>
        <w:t xml:space="preserve">Second, </w:t>
      </w:r>
      <w:commentRangeStart w:id="128"/>
      <w:ins w:id="129" w:author="治輝 齋藤" w:date="2026-04-30T18:02:00Z" w16du:dateUtc="2026-04-30T09:02:00Z">
        <w:r w:rsidR="00394F48" w:rsidRPr="00394F48">
          <w:t xml:space="preserve">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w:t>
        </w:r>
      </w:ins>
      <w:commentRangeEnd w:id="128"/>
      <w:ins w:id="130" w:author="治輝 齋藤" w:date="2026-04-30T18:04:00Z" w16du:dateUtc="2026-04-30T09:04:00Z">
        <w:r w:rsidR="00394F48">
          <w:rPr>
            <w:rStyle w:val="af2"/>
            <w:sz w:val="24"/>
            <w:szCs w:val="24"/>
          </w:rPr>
          <w:commentReference w:id="128"/>
        </w:r>
      </w:ins>
      <w:r>
        <w:t xml:space="preserve">the cross-sectional design precludes causal inference. Although reverse causation is unlikely for a fixed environmental exposure such as terrain slope, residual confounding by unmeasured variables cannot be excluded. </w:t>
      </w:r>
      <w:ins w:id="131" w:author="治輝 齋藤" w:date="2026-04-30T18:03:00Z" w16du:dateUtc="2026-04-30T09:03:00Z">
        <w:r w:rsidR="00394F48" w:rsidRPr="00394F48">
          <w:t>Fourth</w:t>
        </w:r>
      </w:ins>
      <w:del w:id="132" w:author="治輝 齋藤" w:date="2026-04-30T18:03:00Z" w16du:dateUtc="2026-04-30T09:03:00Z">
        <w:r w:rsidDel="00394F48">
          <w:delText>Third</w:delText>
        </w:r>
      </w:del>
      <w:r>
        <w:t xml:space="preserve">, important unmeasured confounders—including individual-level socioeconomic status, healthcare access (e.g., prefectural orthopedic surgeon density, distance to emergency hospitals), nutritional status (calcium and vitamin D intake), bone mineral density (BMD), </w:t>
      </w:r>
      <w:commentRangeStart w:id="133"/>
      <w:ins w:id="134" w:author="治輝 齋藤" w:date="2026-04-30T18:09:00Z" w16du:dateUtc="2026-04-30T09:09:00Z">
        <w:r w:rsidR="005168E9" w:rsidRPr="005168E9">
          <w:t xml:space="preserve">climate (snowfall and icing), </w:t>
        </w:r>
        <w:commentRangeEnd w:id="133"/>
        <w:r w:rsidR="005168E9">
          <w:rPr>
            <w:rStyle w:val="af2"/>
            <w:sz w:val="24"/>
            <w:szCs w:val="24"/>
          </w:rPr>
          <w:commentReference w:id="133"/>
        </w:r>
      </w:ins>
      <w:r>
        <w:t>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670CAD00" w:rsidR="00073AD9" w:rsidRDefault="008227BE" w:rsidP="00705772">
      <w:pPr>
        <w:pStyle w:val="a0"/>
        <w:spacing w:line="360" w:lineRule="auto"/>
      </w:pPr>
      <w:commentRangeStart w:id="135"/>
      <w:ins w:id="136" w:author="治輝 齋藤" w:date="2026-04-30T20:36:00Z" w16du:dateUtc="2026-04-30T11:36:00Z">
        <w:r w:rsidRPr="008227BE">
          <w:rPr>
            <w:lang w:eastAsia="ja-JP"/>
          </w:rPr>
          <w:t xml:space="preserve">Fifth, age-standardization sensitivity results relied on imputation of masked (`"-"`) cells in publicly released age-stratified surgery tables. Although directionality was robust across `0/5/9` scenarios, effect size depended on masking assumptions, and secondary masking rules imply that some masked cells may not correspond strictly </w:t>
        </w:r>
        <w:r w:rsidRPr="008227BE">
          <w:rPr>
            <w:lang w:eastAsia="ja-JP"/>
          </w:rPr>
          <w:lastRenderedPageBreak/>
          <w:t>to the nominal `&lt;10` range. Therefore, these SIR/ISR analyses should be interpreted as robustness checks rather than definitive age-standardized estimates.</w:t>
        </w:r>
      </w:ins>
      <w:commentRangeEnd w:id="135"/>
      <w:ins w:id="137" w:author="治輝 齋藤" w:date="2026-04-30T20:37:00Z" w16du:dateUtc="2026-04-30T11:37:00Z">
        <w:r w:rsidRPr="008227BE">
          <w:rPr>
            <w:rStyle w:val="af2"/>
            <w:sz w:val="24"/>
            <w:szCs w:val="24"/>
            <w:lang w:eastAsia="ja-JP"/>
          </w:rPr>
          <w:commentReference w:id="135"/>
        </w:r>
      </w:ins>
      <w:ins w:id="138" w:author="治輝 齋藤" w:date="2026-04-30T20:36:00Z" w16du:dateUtc="2026-04-30T11:36:00Z">
        <w:r w:rsidRPr="008227BE">
          <w:rPr>
            <w:lang w:eastAsia="ja-JP"/>
          </w:rPr>
          <w:t xml:space="preserve"> </w:t>
        </w:r>
        <w:r>
          <w:rPr>
            <w:rFonts w:hint="eastAsia"/>
            <w:lang w:eastAsia="ja-JP"/>
          </w:rPr>
          <w:t>Six</w:t>
        </w:r>
      </w:ins>
      <w:ins w:id="139" w:author="治輝 齋藤" w:date="2026-04-30T18:04:00Z" w16du:dateUtc="2026-04-30T09:04:00Z">
        <w:r w:rsidR="00394F48">
          <w:rPr>
            <w:rFonts w:hint="eastAsia"/>
            <w:lang w:eastAsia="ja-JP"/>
          </w:rPr>
          <w:t>th</w:t>
        </w:r>
      </w:ins>
      <w:del w:id="140" w:author="治輝 齋藤" w:date="2026-04-30T18:04:00Z" w16du:dateUtc="2026-04-30T09:04:00Z">
        <w:r w:rsidDel="00394F48">
          <w:delText>Fourth</w:delText>
        </w:r>
      </w:del>
      <w:r>
        <w:t xml:space="preserve">, the walking speed variable was based on self-reported habitual walking speed in the Specific Health Checkup questionnaire, administered to individuals aged 40–74 years, </w:t>
      </w:r>
      <w:commentRangeStart w:id="141"/>
      <w:ins w:id="142" w:author="治輝 齋藤" w:date="2026-04-30T19:05:00Z" w16du:dateUtc="2026-04-30T10:05:00Z">
        <w:r w:rsidR="00F61CC0">
          <w:rPr>
            <w:rFonts w:hint="eastAsia"/>
            <w:lang w:eastAsia="ja-JP"/>
          </w:rPr>
          <w:t>because</w:t>
        </w:r>
      </w:ins>
      <w:ins w:id="143" w:author="治輝 齋藤" w:date="2026-04-30T19:04:00Z" w16du:dateUtc="2026-04-30T10:04:00Z">
        <w:r w:rsidR="00F61CC0" w:rsidRPr="00F61CC0">
          <w:t xml:space="preserve"> publicly available prefecture-level data were limited to individuals aged 40–74 years in the current NDB Open Data</w:t>
        </w:r>
        <w:r w:rsidR="00F61CC0">
          <w:rPr>
            <w:rFonts w:hint="eastAsia"/>
            <w:lang w:eastAsia="ja-JP"/>
          </w:rPr>
          <w:t>.</w:t>
        </w:r>
      </w:ins>
      <w:ins w:id="144" w:author="治輝 齋藤" w:date="2026-04-30T18:45:00Z" w16du:dateUtc="2026-04-30T09:45:00Z">
        <w:r w:rsidR="00DB17F0" w:rsidRPr="00DB17F0">
          <w:t xml:space="preserve"> This variable </w:t>
        </w:r>
      </w:ins>
      <w:del w:id="145" w:author="治輝 齋藤" w:date="2026-04-30T18:45:00Z" w16du:dateUtc="2026-04-30T09:45:00Z">
        <w:r w:rsidDel="00DB17F0">
          <w:delText>which</w:delText>
        </w:r>
      </w:del>
      <w:commentRangeEnd w:id="141"/>
      <w:r w:rsidR="00DB17F0">
        <w:rPr>
          <w:rStyle w:val="af2"/>
          <w:sz w:val="24"/>
          <w:szCs w:val="24"/>
        </w:rPr>
        <w:commentReference w:id="141"/>
      </w:r>
      <w:r>
        <w:t xml:space="preserve"> may not accurately represent the functional capacity of the oldest-old (≥75 years) at highest fracture risk</w:t>
      </w:r>
      <w:ins w:id="146" w:author="治輝 齋藤" w:date="2026-04-30T18:45:00Z" w16du:dateUtc="2026-04-30T09:45:00Z">
        <w:r w:rsidR="00DB17F0" w:rsidRPr="00DB17F0">
          <w:t>, and its direct relevance to hip fracture occurrence is likely limited at this ecological resolution</w:t>
        </w:r>
      </w:ins>
      <w:ins w:id="147" w:author="治輝 齋藤" w:date="2026-05-19T12:38:00Z" w16du:dateUtc="2026-05-19T03:38:00Z">
        <w:r w:rsidR="00F645DD">
          <w:rPr>
            <w:rFonts w:hint="eastAsia"/>
            <w:lang w:eastAsia="ja-JP"/>
          </w:rPr>
          <w:t xml:space="preserve">. </w:t>
        </w:r>
        <w:commentRangeStart w:id="148"/>
        <w:r w:rsidR="00F645DD" w:rsidRPr="00AF5DD0">
          <w:t>Moreover, this self-reported fast-walking indicator primarily reflects perceived walking capacity rather than actual walking volume or direct slope-specific exposure in daily life</w:t>
        </w:r>
        <w:commentRangeEnd w:id="148"/>
        <w:r w:rsidR="00F645DD">
          <w:rPr>
            <w:rStyle w:val="af2"/>
          </w:rPr>
          <w:commentReference w:id="148"/>
        </w:r>
      </w:ins>
      <w:r>
        <w:t xml:space="preserve">. This self-reported measure may be subject to non-differential measurement error, biasing our estimates toward the null. </w:t>
      </w:r>
      <w:ins w:id="149" w:author="治輝 齋藤" w:date="2026-04-30T18:04:00Z" w16du:dateUtc="2026-04-30T09:04:00Z">
        <w:r w:rsidR="00394F48">
          <w:rPr>
            <w:rFonts w:hint="eastAsia"/>
            <w:lang w:eastAsia="ja-JP"/>
          </w:rPr>
          <w:t>S</w:t>
        </w:r>
      </w:ins>
      <w:ins w:id="150" w:author="治輝 齋藤" w:date="2026-04-30T20:36:00Z" w16du:dateUtc="2026-04-30T11:36:00Z">
        <w:r>
          <w:rPr>
            <w:rFonts w:hint="eastAsia"/>
            <w:lang w:eastAsia="ja-JP"/>
          </w:rPr>
          <w:t>even</w:t>
        </w:r>
      </w:ins>
      <w:ins w:id="151" w:author="治輝 齋藤" w:date="2026-04-30T18:04:00Z" w16du:dateUtc="2026-04-30T09:04:00Z">
        <w:r w:rsidR="00394F48">
          <w:rPr>
            <w:rFonts w:hint="eastAsia"/>
            <w:lang w:eastAsia="ja-JP"/>
          </w:rPr>
          <w:t>th</w:t>
        </w:r>
      </w:ins>
      <w:del w:id="152" w:author="治輝 齋藤" w:date="2026-04-30T18:04:00Z" w16du:dateUtc="2026-04-30T09:04:00Z">
        <w:r w:rsidDel="00394F48">
          <w:delText>Fifth</w:delText>
        </w:r>
      </w:del>
      <w: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0BDD9B7A" w:rsidR="007D54A5" w:rsidRDefault="008227BE" w:rsidP="00705772">
      <w:pPr>
        <w:pStyle w:val="a0"/>
        <w:spacing w:line="360" w:lineRule="auto"/>
      </w:pPr>
      <w:ins w:id="153" w:author="治輝 齋藤" w:date="2026-04-30T20:36:00Z" w16du:dateUtc="2026-04-30T11:36:00Z">
        <w:r>
          <w:rPr>
            <w:rFonts w:hint="eastAsia"/>
            <w:lang w:eastAsia="ja-JP"/>
          </w:rPr>
          <w:t>Eigh</w:t>
        </w:r>
      </w:ins>
      <w:ins w:id="154" w:author="治輝 齋藤" w:date="2026-04-30T18:04:00Z" w16du:dateUtc="2026-04-30T09:04:00Z">
        <w:r w:rsidR="00394F48">
          <w:rPr>
            <w:rFonts w:hint="eastAsia"/>
            <w:lang w:eastAsia="ja-JP"/>
          </w:rPr>
          <w:t>th</w:t>
        </w:r>
      </w:ins>
      <w:del w:id="155" w:author="治輝 齋藤" w:date="2026-04-30T18:04:00Z" w16du:dateUtc="2026-04-30T09:04:00Z">
        <w:r w:rsidR="00FB1385" w:rsidRPr="00FB1385" w:rsidDel="00394F48">
          <w:delText>Sixth</w:delText>
        </w:r>
      </w:del>
      <w:r w:rsidR="00FB1385" w:rsidRPr="00FB1385">
        <w: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ins w:id="156" w:author="治輝 齋藤" w:date="2026-04-30T20:36:00Z" w16du:dateUtc="2026-04-30T11:36:00Z">
        <w:r>
          <w:rPr>
            <w:rFonts w:hint="eastAsia"/>
            <w:lang w:eastAsia="ja-JP"/>
          </w:rPr>
          <w:t>Nin</w:t>
        </w:r>
      </w:ins>
      <w:ins w:id="157" w:author="治輝 齋藤" w:date="2026-04-30T18:04:00Z" w16du:dateUtc="2026-04-30T09:04:00Z">
        <w:r w:rsidR="00394F48">
          <w:rPr>
            <w:rFonts w:hint="eastAsia"/>
            <w:lang w:eastAsia="ja-JP"/>
          </w:rPr>
          <w:t>th</w:t>
        </w:r>
      </w:ins>
      <w:del w:id="158" w:author="治輝 齋藤" w:date="2026-04-30T18:04:00Z" w16du:dateUtc="2026-04-30T09:04:00Z">
        <w:r w:rsidR="00086EBA" w:rsidDel="00394F48">
          <w:rPr>
            <w:rFonts w:hint="eastAsia"/>
            <w:lang w:eastAsia="ja-JP"/>
          </w:rPr>
          <w:delText>Finally</w:delText>
        </w:r>
      </w:del>
      <w:r w:rsidR="00086EBA">
        <w:rPr>
          <w:rFonts w:hint="eastAsia"/>
          <w:lang w:eastAsia="ja-JP"/>
        </w:rPr>
        <w:t xml:space="preserve">, </w:t>
      </w:r>
      <w:r w:rsidR="007D54A5" w:rsidRPr="007D54A5">
        <w:t xml:space="preserve"> sex- and gender-stratified outcome tables were not available in the prefecture-level NDB Open Data extracts used here; findings therefore describe aggregate populations and should be interpreted with this limitation in mind.</w:t>
      </w:r>
    </w:p>
    <w:bookmarkEnd w:id="127"/>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159" w:name="conclusions-1"/>
      <w:bookmarkEnd w:id="54"/>
      <w:bookmarkEnd w:id="126"/>
      <w:r>
        <w:lastRenderedPageBreak/>
        <w:t>Conclusions</w:t>
      </w:r>
    </w:p>
    <w:p w14:paraId="54933310" w14:textId="76D246A6" w:rsidR="00073AD9" w:rsidRDefault="00FB1385" w:rsidP="00705772">
      <w:pPr>
        <w:pStyle w:val="a0"/>
        <w:spacing w:line="360" w:lineRule="auto"/>
      </w:pPr>
      <w:r w:rsidRPr="00FB1385">
        <w:t>Under primary ordinary least squares estimation, prefectural terrain</w:t>
      </w:r>
      <w:r>
        <w:t xml:space="preserve"> slope </w:t>
      </w:r>
      <w:commentRangeStart w:id="160"/>
      <w:ins w:id="161" w:author="治輝 齋藤" w:date="2026-04-30T19:20:00Z" w16du:dateUtc="2026-04-30T10:20:00Z">
        <w:r w:rsidR="00896745">
          <w:rPr>
            <w:rFonts w:hint="eastAsia"/>
            <w:lang w:eastAsia="ja-JP"/>
          </w:rPr>
          <w:t>was</w:t>
        </w:r>
      </w:ins>
      <w:del w:id="162" w:author="治輝 齋藤" w:date="2026-04-30T19:20:00Z" w16du:dateUtc="2026-04-30T10:20:00Z">
        <w:r w:rsidR="00031BB0" w:rsidRPr="00031BB0" w:rsidDel="00896745">
          <w:delText>remained</w:delText>
        </w:r>
      </w:del>
      <w:commentRangeEnd w:id="160"/>
      <w:r w:rsidR="00896745" w:rsidRPr="00031BB0">
        <w:rPr>
          <w:rStyle w:val="af2"/>
          <w:sz w:val="24"/>
          <w:szCs w:val="24"/>
        </w:rPr>
        <w:commentReference w:id="160"/>
      </w:r>
      <w:r w:rsidR="00031BB0" w:rsidRPr="00031BB0">
        <w:t xml:space="preserve"> positively</w:t>
      </w:r>
      <w:r>
        <w:t xml:space="preserve"> associated with hip fracture surgery rates after adjustment for aging rate, walking speed, and population density</w:t>
      </w:r>
      <w:r w:rsidR="00031BB0" w:rsidRPr="00031BB0">
        <w:t xml:space="preserve"> (β ≈ 3.5 additional surgeries per 100,000 per</w:t>
      </w:r>
      <w:r>
        <w:t xml:space="preserve"> one-degree increase</w:t>
      </w:r>
      <w:r w:rsidR="00031BB0" w:rsidRPr="00031BB0">
        <w:t>; conventional *p* = 0.043)</w:t>
      </w:r>
      <w:ins w:id="163" w:author="治輝 齋藤" w:date="2026-05-19T12:38:00Z" w16du:dateUtc="2026-05-19T03:38:00Z">
        <w:r w:rsidR="00F645DD" w:rsidRPr="00F25F6D">
          <w:t>, whereas heteroskedasticity-robust and bootstrap uncertainty quantification yielded borderline support compatible with no association at α = 0.05</w:t>
        </w:r>
      </w:ins>
      <w:r w:rsidR="00031BB0">
        <w:rPr>
          <w:rFonts w:hint="eastAsia"/>
          <w:lang w:eastAsia="ja-JP"/>
        </w:rPr>
        <w:t>.</w:t>
      </w:r>
      <w:r>
        <w:t xml:space="preserve"> </w:t>
      </w:r>
      <w:commentRangeStart w:id="164"/>
      <w:ins w:id="165" w:author="治輝 齋藤" w:date="2026-05-19T12:39:00Z" w16du:dateUtc="2026-05-19T03:39:00Z">
        <w:r w:rsidR="00F645DD" w:rsidRPr="00F25F6D">
          <w:t>Given the limited ecological sample size (N = 47), these findings should be interpreted as suggestive rather than confirmatory.</w:t>
        </w:r>
        <w:r w:rsidR="00F645DD">
          <w:rPr>
            <w:rFonts w:hint="eastAsia"/>
            <w:lang w:eastAsia="ja-JP"/>
          </w:rPr>
          <w:t xml:space="preserve"> </w:t>
        </w:r>
        <w:commentRangeEnd w:id="164"/>
        <w:r w:rsidR="00F645DD">
          <w:rPr>
            <w:rStyle w:val="af2"/>
          </w:rPr>
          <w:commentReference w:id="164"/>
        </w:r>
      </w:ins>
      <w:r>
        <w:t xml:space="preserve">The </w:t>
      </w:r>
      <w:r w:rsidR="00031BB0" w:rsidRPr="00031BB0">
        <w:t>adjusted signal</w:t>
      </w:r>
      <w:r>
        <w:t xml:space="preserve"> was specific to hip fractures, with no significant relationship observed for humerus or forearm fractures</w:t>
      </w:r>
      <w:ins w:id="166" w:author="治輝 齋藤" w:date="2026-05-19T12:39:00Z" w16du:dateUtc="2026-05-19T03:39:00Z">
        <w:r w:rsidR="00F645DD" w:rsidRPr="00EF13C4">
          <w:t>, consistent with biomechanical hypotheses emphasizing lateral falls and trochanteric loading on sloped terrain</w:t>
        </w:r>
      </w:ins>
      <w:r>
        <w:t>.</w:t>
      </w:r>
      <w:r w:rsidR="00086EBA">
        <w:rPr>
          <w:rFonts w:hint="eastAsia"/>
          <w:lang w:eastAsia="ja-JP"/>
        </w:rPr>
        <w:t xml:space="preserve"> </w:t>
      </w: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5DEB840" w:rsidR="008D01AA" w:rsidRPr="008D01AA" w:rsidRDefault="007D54A5" w:rsidP="00705772">
      <w:pPr>
        <w:spacing w:before="180" w:after="180" w:line="360" w:lineRule="auto"/>
      </w:pPr>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w:t>
      </w:r>
      <w:r w:rsidRPr="007D54A5">
        <w:lastRenderedPageBreak/>
        <w:t xml:space="preserve">repository (e.g., </w:t>
      </w:r>
      <w:proofErr w:type="spellStart"/>
      <w:r w:rsidRPr="007D54A5">
        <w:t>Zenodo</w:t>
      </w:r>
      <w:proofErr w:type="spellEnd"/>
      <w:r w:rsidRPr="007D54A5">
        <w:t xml:space="preserve">) with a DOI and citation in this article, in line with the 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r w:rsidR="008D01AA" w:rsidRPr="008D01AA">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167" w:name="references"/>
      <w:bookmarkEnd w:id="159"/>
      <w:r>
        <w:lastRenderedPageBreak/>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lastRenderedPageBreak/>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w:t>
      </w:r>
      <w:r>
        <w:lastRenderedPageBreak/>
        <w:t xml:space="preserve">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lastRenderedPageBreak/>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lastRenderedPageBreak/>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lastRenderedPageBreak/>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168" w:name="tables-and-figures"/>
      <w:bookmarkEnd w:id="167"/>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169"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109" style="width:0;height:1.5pt" o:hralign="center" o:bullet="t" o:hrstd="t" o:hr="t"/>
        </w:pict>
      </w:r>
    </w:p>
    <w:p w14:paraId="437C12CF" w14:textId="1CCC11D9" w:rsidR="00C6603A" w:rsidRDefault="00C6603A">
      <w:r w:rsidRPr="00C6603A">
        <w:rPr>
          <w:b/>
          <w:bCs/>
        </w:rPr>
        <w:t>Note.</w:t>
      </w:r>
      <w:r w:rsidRPr="00C6603A">
        <w:t xml:space="preserve"> </w:t>
      </w:r>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170" w:name="Xc4d8efe96bb5dc084b3a6055df59151a4b74ad0"/>
      <w:bookmarkEnd w:id="169"/>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t>Pop</w:t>
            </w:r>
            <w:r w:rsidR="00086EBA">
              <w:rPr>
                <w:rFonts w:hint="eastAsia"/>
                <w:lang w:eastAsia="ja-JP"/>
              </w:rPr>
              <w:t>ulation</w:t>
            </w:r>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110"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171" w:name="X6fac7f2e493ef5b618f5ac39729b4328cfa1bc7"/>
      <w:bookmarkEnd w:id="170"/>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111"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172" w:name="Xdeb87af7aa3e82ca70e47e493f4f841d319d1c1"/>
      <w:bookmarkEnd w:id="171"/>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037E6B99" w14:textId="77777777" w:rsidR="00FE5A92" w:rsidRDefault="004213BC" w:rsidP="00FE5A92">
      <w:pPr>
        <w:pStyle w:val="a0"/>
        <w:rPr>
          <w:ins w:id="173" w:author="治輝 齋藤" w:date="2026-05-19T12:41:00Z" w16du:dateUtc="2026-05-19T03:41:00Z"/>
        </w:rPr>
      </w:pPr>
      <w:r w:rsidRPr="004213BC">
        <w:t xml:space="preserve">For </w:t>
      </w:r>
      <w:r w:rsidR="00031BB0" w:rsidRPr="00031BB0">
        <w:t>the hip (femur) outcome, heteroskedasticity-robust (HC3) inference and bootstrap CIs for the slope coefficient were borderline (Table 3 footnote)</w:t>
      </w:r>
      <w:r w:rsidRPr="004213BC">
        <w:t>.</w:t>
      </w:r>
    </w:p>
    <w:p w14:paraId="23F28F92" w14:textId="77777777" w:rsidR="00FE5A92" w:rsidRDefault="00FE5A92" w:rsidP="00FE5A92">
      <w:pPr>
        <w:rPr>
          <w:ins w:id="174" w:author="治輝 齋藤" w:date="2026-05-19T12:41:00Z" w16du:dateUtc="2026-05-19T03:41:00Z"/>
        </w:rPr>
      </w:pPr>
      <w:ins w:id="175" w:author="治輝 齋藤" w:date="2026-05-19T12:41:00Z" w16du:dateUtc="2026-05-19T03:41:00Z">
        <w:r>
          <w:pict w14:anchorId="14EA81B3">
            <v:rect id="_x0000_i1117" style="width:0;height:1.5pt" o:hralign="center" o:hrstd="t" o:hr="t"/>
          </w:pict>
        </w:r>
      </w:ins>
    </w:p>
    <w:p w14:paraId="2B7A965A" w14:textId="77777777" w:rsidR="00FE5A92" w:rsidRPr="00F04F3D" w:rsidRDefault="00FE5A92" w:rsidP="00FE5A92">
      <w:pPr>
        <w:pStyle w:val="2"/>
        <w:rPr>
          <w:ins w:id="176" w:author="治輝 齋藤" w:date="2026-05-19T12:41:00Z" w16du:dateUtc="2026-05-19T03:41:00Z"/>
        </w:rPr>
      </w:pPr>
      <w:ins w:id="177" w:author="治輝 齋藤" w:date="2026-05-19T12:41:00Z" w16du:dateUtc="2026-05-19T03:41:00Z">
        <w:r>
          <w:br w:type="page"/>
        </w:r>
        <w:commentRangeStart w:id="178"/>
        <w:r w:rsidRPr="00F04F3D">
          <w:lastRenderedPageBreak/>
          <w:t>Table 5. Indirect Standardization Sensitivity Analysis: Multivariable Linear Regression of Indirectly Standardized Hip (Femur) Surgery Rate on Terrain Slope (N = 47)</w:t>
        </w:r>
      </w:ins>
    </w:p>
    <w:tbl>
      <w:tblPr>
        <w:tblStyle w:val="Table"/>
        <w:tblW w:w="5000" w:type="pct"/>
        <w:tblLayout w:type="fixed"/>
        <w:tblLook w:val="0020" w:firstRow="1" w:lastRow="0" w:firstColumn="0" w:lastColumn="0" w:noHBand="0" w:noVBand="0"/>
      </w:tblPr>
      <w:tblGrid>
        <w:gridCol w:w="2946"/>
        <w:gridCol w:w="2946"/>
        <w:gridCol w:w="2946"/>
      </w:tblGrid>
      <w:tr w:rsidR="00FE5A92" w:rsidRPr="00F04F3D" w14:paraId="1EC9A087" w14:textId="77777777" w:rsidTr="005A47BC">
        <w:trPr>
          <w:cnfStyle w:val="100000000000" w:firstRow="1" w:lastRow="0" w:firstColumn="0" w:lastColumn="0" w:oddVBand="0" w:evenVBand="0" w:oddHBand="0" w:evenHBand="0" w:firstRowFirstColumn="0" w:firstRowLastColumn="0" w:lastRowFirstColumn="0" w:lastRowLastColumn="0"/>
          <w:tblHeader/>
          <w:ins w:id="179" w:author="治輝 齋藤" w:date="2026-05-19T12:41:00Z" w16du:dateUtc="2026-05-19T03:41:00Z"/>
        </w:trPr>
        <w:tc>
          <w:tcPr>
            <w:tcW w:w="2640" w:type="dxa"/>
          </w:tcPr>
          <w:p w14:paraId="18E6CB05" w14:textId="77777777" w:rsidR="00FE5A92" w:rsidRPr="00F04F3D" w:rsidRDefault="00FE5A92" w:rsidP="005A47BC">
            <w:pPr>
              <w:spacing w:before="36" w:after="36"/>
              <w:rPr>
                <w:ins w:id="180" w:author="治輝 齋藤" w:date="2026-05-19T12:41:00Z" w16du:dateUtc="2026-05-19T03:41:00Z"/>
              </w:rPr>
            </w:pPr>
            <w:ins w:id="181" w:author="治輝 齋藤" w:date="2026-05-19T12:41:00Z" w16du:dateUtc="2026-05-19T03:41:00Z">
              <w:r w:rsidRPr="00F04F3D">
                <w:rPr>
                  <w:b/>
                  <w:bCs/>
                </w:rPr>
                <w:t>Imputation scenario for masked (</w:t>
              </w:r>
              <w:r w:rsidRPr="00F04F3D">
                <w:rPr>
                  <w:rFonts w:ascii="Consolas" w:hAnsi="Consolas"/>
                  <w:b/>
                  <w:bCs/>
                  <w:sz w:val="22"/>
                  <w:shd w:val="clear" w:color="auto" w:fill="F1F3F5"/>
                </w:rPr>
                <w:t>"-"</w:t>
              </w:r>
              <w:r w:rsidRPr="00F04F3D">
                <w:rPr>
                  <w:b/>
                  <w:bCs/>
                </w:rPr>
                <w:t>) age-stratified surgery cells</w:t>
              </w:r>
            </w:ins>
          </w:p>
        </w:tc>
        <w:tc>
          <w:tcPr>
            <w:tcW w:w="2640" w:type="dxa"/>
          </w:tcPr>
          <w:p w14:paraId="69074DDD" w14:textId="77777777" w:rsidR="00FE5A92" w:rsidRPr="00F04F3D" w:rsidRDefault="00FE5A92" w:rsidP="005A47BC">
            <w:pPr>
              <w:spacing w:before="36" w:after="36"/>
              <w:rPr>
                <w:ins w:id="182" w:author="治輝 齋藤" w:date="2026-05-19T12:41:00Z" w16du:dateUtc="2026-05-19T03:41:00Z"/>
              </w:rPr>
            </w:pPr>
            <w:ins w:id="183" w:author="治輝 齋藤" w:date="2026-05-19T12:41:00Z" w16du:dateUtc="2026-05-19T03:41:00Z">
              <w:r w:rsidRPr="00F04F3D">
                <w:rPr>
                  <w:b/>
                  <w:bCs/>
                </w:rPr>
                <w:t>Terrain slope β (95% CI)</w:t>
              </w:r>
              <w:r w:rsidRPr="00F04F3D">
                <w:t xml:space="preserve"> per 1°</w:t>
              </w:r>
            </w:ins>
          </w:p>
        </w:tc>
        <w:tc>
          <w:tcPr>
            <w:tcW w:w="2640" w:type="dxa"/>
          </w:tcPr>
          <w:p w14:paraId="58430953" w14:textId="77777777" w:rsidR="00FE5A92" w:rsidRPr="00F04F3D" w:rsidRDefault="00FE5A92" w:rsidP="005A47BC">
            <w:pPr>
              <w:spacing w:before="36" w:after="36"/>
              <w:rPr>
                <w:ins w:id="184" w:author="治輝 齋藤" w:date="2026-05-19T12:41:00Z" w16du:dateUtc="2026-05-19T03:41:00Z"/>
              </w:rPr>
            </w:pPr>
            <w:ins w:id="185" w:author="治輝 齋藤" w:date="2026-05-19T12:41:00Z" w16du:dateUtc="2026-05-19T03:41:00Z">
              <w:r w:rsidRPr="00F04F3D">
                <w:rPr>
                  <w:b/>
                  <w:bCs/>
                  <w:i/>
                  <w:iCs/>
                </w:rPr>
                <w:t>p</w:t>
              </w:r>
            </w:ins>
          </w:p>
        </w:tc>
      </w:tr>
      <w:tr w:rsidR="00FE5A92" w:rsidRPr="00F04F3D" w14:paraId="192F1A6A" w14:textId="77777777" w:rsidTr="005A47BC">
        <w:trPr>
          <w:ins w:id="186" w:author="治輝 齋藤" w:date="2026-05-19T12:41:00Z" w16du:dateUtc="2026-05-19T03:41:00Z"/>
        </w:trPr>
        <w:tc>
          <w:tcPr>
            <w:tcW w:w="2640" w:type="dxa"/>
          </w:tcPr>
          <w:p w14:paraId="382019AF" w14:textId="77777777" w:rsidR="00FE5A92" w:rsidRPr="00F04F3D" w:rsidRDefault="00FE5A92" w:rsidP="005A47BC">
            <w:pPr>
              <w:spacing w:before="36" w:after="36"/>
              <w:rPr>
                <w:ins w:id="187" w:author="治輝 齋藤" w:date="2026-05-19T12:41:00Z" w16du:dateUtc="2026-05-19T03:41:00Z"/>
              </w:rPr>
            </w:pPr>
            <w:ins w:id="188" w:author="治輝 齋藤" w:date="2026-05-19T12:41:00Z" w16du:dateUtc="2026-05-19T03:41:00Z">
              <w:r w:rsidRPr="00F04F3D">
                <w:rPr>
                  <w:rFonts w:ascii="Consolas" w:hAnsi="Consolas"/>
                  <w:sz w:val="22"/>
                  <w:shd w:val="clear" w:color="auto" w:fill="F1F3F5"/>
                </w:rPr>
                <w:t>"-"</w:t>
              </w:r>
              <w:r w:rsidRPr="00F04F3D">
                <w:t xml:space="preserve"> imputed as 0</w:t>
              </w:r>
            </w:ins>
          </w:p>
        </w:tc>
        <w:tc>
          <w:tcPr>
            <w:tcW w:w="2640" w:type="dxa"/>
          </w:tcPr>
          <w:p w14:paraId="428622B8" w14:textId="77777777" w:rsidR="00FE5A92" w:rsidRPr="00F04F3D" w:rsidRDefault="00FE5A92" w:rsidP="005A47BC">
            <w:pPr>
              <w:spacing w:before="36" w:after="36"/>
              <w:rPr>
                <w:ins w:id="189" w:author="治輝 齋藤" w:date="2026-05-19T12:41:00Z" w16du:dateUtc="2026-05-19T03:41:00Z"/>
              </w:rPr>
            </w:pPr>
            <w:ins w:id="190" w:author="治輝 齋藤" w:date="2026-05-19T12:41:00Z" w16du:dateUtc="2026-05-19T03:41:00Z">
              <w:r w:rsidRPr="00F04F3D">
                <w:rPr>
                  <w:b/>
                  <w:bCs/>
                </w:rPr>
                <w:t>5.71 (0.54, 10.88)</w:t>
              </w:r>
            </w:ins>
          </w:p>
        </w:tc>
        <w:tc>
          <w:tcPr>
            <w:tcW w:w="2640" w:type="dxa"/>
          </w:tcPr>
          <w:p w14:paraId="2EEEC603" w14:textId="77777777" w:rsidR="00FE5A92" w:rsidRPr="00F04F3D" w:rsidRDefault="00FE5A92" w:rsidP="005A47BC">
            <w:pPr>
              <w:spacing w:before="36" w:after="36"/>
              <w:rPr>
                <w:ins w:id="191" w:author="治輝 齋藤" w:date="2026-05-19T12:41:00Z" w16du:dateUtc="2026-05-19T03:41:00Z"/>
              </w:rPr>
            </w:pPr>
            <w:ins w:id="192" w:author="治輝 齋藤" w:date="2026-05-19T12:41:00Z" w16du:dateUtc="2026-05-19T03:41:00Z">
              <w:r w:rsidRPr="00F04F3D">
                <w:rPr>
                  <w:b/>
                  <w:bCs/>
                </w:rPr>
                <w:t>0.031</w:t>
              </w:r>
            </w:ins>
          </w:p>
        </w:tc>
      </w:tr>
      <w:tr w:rsidR="00FE5A92" w:rsidRPr="00F04F3D" w14:paraId="18AC0EDC" w14:textId="77777777" w:rsidTr="005A47BC">
        <w:trPr>
          <w:ins w:id="193" w:author="治輝 齋藤" w:date="2026-05-19T12:41:00Z" w16du:dateUtc="2026-05-19T03:41:00Z"/>
        </w:trPr>
        <w:tc>
          <w:tcPr>
            <w:tcW w:w="2640" w:type="dxa"/>
          </w:tcPr>
          <w:p w14:paraId="3F150643" w14:textId="77777777" w:rsidR="00FE5A92" w:rsidRPr="00F04F3D" w:rsidRDefault="00FE5A92" w:rsidP="005A47BC">
            <w:pPr>
              <w:spacing w:before="36" w:after="36"/>
              <w:rPr>
                <w:ins w:id="194" w:author="治輝 齋藤" w:date="2026-05-19T12:41:00Z" w16du:dateUtc="2026-05-19T03:41:00Z"/>
              </w:rPr>
            </w:pPr>
            <w:ins w:id="195" w:author="治輝 齋藤" w:date="2026-05-19T12:41:00Z" w16du:dateUtc="2026-05-19T03:41:00Z">
              <w:r w:rsidRPr="00F04F3D">
                <w:rPr>
                  <w:rFonts w:ascii="Consolas" w:hAnsi="Consolas"/>
                  <w:sz w:val="22"/>
                  <w:shd w:val="clear" w:color="auto" w:fill="F1F3F5"/>
                </w:rPr>
                <w:t>"-"</w:t>
              </w:r>
              <w:r w:rsidRPr="00F04F3D">
                <w:t xml:space="preserve"> imputed as 5</w:t>
              </w:r>
            </w:ins>
          </w:p>
        </w:tc>
        <w:tc>
          <w:tcPr>
            <w:tcW w:w="2640" w:type="dxa"/>
          </w:tcPr>
          <w:p w14:paraId="249E0332" w14:textId="77777777" w:rsidR="00FE5A92" w:rsidRPr="00F04F3D" w:rsidRDefault="00FE5A92" w:rsidP="005A47BC">
            <w:pPr>
              <w:spacing w:before="36" w:after="36"/>
              <w:rPr>
                <w:ins w:id="196" w:author="治輝 齋藤" w:date="2026-05-19T12:41:00Z" w16du:dateUtc="2026-05-19T03:41:00Z"/>
              </w:rPr>
            </w:pPr>
            <w:ins w:id="197" w:author="治輝 齋藤" w:date="2026-05-19T12:41:00Z" w16du:dateUtc="2026-05-19T03:41:00Z">
              <w:r w:rsidRPr="00F04F3D">
                <w:rPr>
                  <w:b/>
                  <w:bCs/>
                </w:rPr>
                <w:t>3.61 (0.30, 6.92)</w:t>
              </w:r>
            </w:ins>
          </w:p>
        </w:tc>
        <w:tc>
          <w:tcPr>
            <w:tcW w:w="2640" w:type="dxa"/>
          </w:tcPr>
          <w:p w14:paraId="5CED5A3F" w14:textId="77777777" w:rsidR="00FE5A92" w:rsidRPr="00F04F3D" w:rsidRDefault="00FE5A92" w:rsidP="005A47BC">
            <w:pPr>
              <w:spacing w:before="36" w:after="36"/>
              <w:rPr>
                <w:ins w:id="198" w:author="治輝 齋藤" w:date="2026-05-19T12:41:00Z" w16du:dateUtc="2026-05-19T03:41:00Z"/>
              </w:rPr>
            </w:pPr>
            <w:ins w:id="199" w:author="治輝 齋藤" w:date="2026-05-19T12:41:00Z" w16du:dateUtc="2026-05-19T03:41:00Z">
              <w:r w:rsidRPr="00F04F3D">
                <w:rPr>
                  <w:b/>
                  <w:bCs/>
                </w:rPr>
                <w:t>0.033</w:t>
              </w:r>
            </w:ins>
          </w:p>
        </w:tc>
      </w:tr>
      <w:tr w:rsidR="00FE5A92" w:rsidRPr="00F04F3D" w14:paraId="1FB80FD9" w14:textId="77777777" w:rsidTr="005A47BC">
        <w:trPr>
          <w:ins w:id="200" w:author="治輝 齋藤" w:date="2026-05-19T12:41:00Z" w16du:dateUtc="2026-05-19T03:41:00Z"/>
        </w:trPr>
        <w:tc>
          <w:tcPr>
            <w:tcW w:w="2640" w:type="dxa"/>
          </w:tcPr>
          <w:p w14:paraId="1BC2DDF3" w14:textId="77777777" w:rsidR="00FE5A92" w:rsidRPr="00F04F3D" w:rsidRDefault="00FE5A92" w:rsidP="005A47BC">
            <w:pPr>
              <w:spacing w:before="36" w:after="36"/>
              <w:rPr>
                <w:ins w:id="201" w:author="治輝 齋藤" w:date="2026-05-19T12:41:00Z" w16du:dateUtc="2026-05-19T03:41:00Z"/>
              </w:rPr>
            </w:pPr>
            <w:ins w:id="202" w:author="治輝 齋藤" w:date="2026-05-19T12:41:00Z" w16du:dateUtc="2026-05-19T03:41:00Z">
              <w:r w:rsidRPr="00F04F3D">
                <w:rPr>
                  <w:rFonts w:ascii="Consolas" w:hAnsi="Consolas"/>
                  <w:sz w:val="22"/>
                  <w:shd w:val="clear" w:color="auto" w:fill="F1F3F5"/>
                </w:rPr>
                <w:t>"-"</w:t>
              </w:r>
              <w:r w:rsidRPr="00F04F3D">
                <w:t xml:space="preserve"> imputed as 9</w:t>
              </w:r>
            </w:ins>
          </w:p>
        </w:tc>
        <w:tc>
          <w:tcPr>
            <w:tcW w:w="2640" w:type="dxa"/>
          </w:tcPr>
          <w:p w14:paraId="1DC96675" w14:textId="77777777" w:rsidR="00FE5A92" w:rsidRPr="00F04F3D" w:rsidRDefault="00FE5A92" w:rsidP="005A47BC">
            <w:pPr>
              <w:spacing w:before="36" w:after="36"/>
              <w:rPr>
                <w:ins w:id="203" w:author="治輝 齋藤" w:date="2026-05-19T12:41:00Z" w16du:dateUtc="2026-05-19T03:41:00Z"/>
              </w:rPr>
            </w:pPr>
            <w:ins w:id="204" w:author="治輝 齋藤" w:date="2026-05-19T12:41:00Z" w16du:dateUtc="2026-05-19T03:41:00Z">
              <w:r w:rsidRPr="00F04F3D">
                <w:rPr>
                  <w:b/>
                  <w:bCs/>
                </w:rPr>
                <w:t>3.64 (0.28, 7.00)</w:t>
              </w:r>
            </w:ins>
          </w:p>
        </w:tc>
        <w:tc>
          <w:tcPr>
            <w:tcW w:w="2640" w:type="dxa"/>
          </w:tcPr>
          <w:p w14:paraId="526C4C4D" w14:textId="77777777" w:rsidR="00FE5A92" w:rsidRPr="00F04F3D" w:rsidRDefault="00FE5A92" w:rsidP="005A47BC">
            <w:pPr>
              <w:spacing w:before="36" w:after="36"/>
              <w:rPr>
                <w:ins w:id="205" w:author="治輝 齋藤" w:date="2026-05-19T12:41:00Z" w16du:dateUtc="2026-05-19T03:41:00Z"/>
              </w:rPr>
            </w:pPr>
            <w:ins w:id="206" w:author="治輝 齋藤" w:date="2026-05-19T12:41:00Z" w16du:dateUtc="2026-05-19T03:41:00Z">
              <w:r w:rsidRPr="00F04F3D">
                <w:rPr>
                  <w:b/>
                  <w:bCs/>
                </w:rPr>
                <w:t>0.035</w:t>
              </w:r>
            </w:ins>
          </w:p>
        </w:tc>
      </w:tr>
    </w:tbl>
    <w:p w14:paraId="7344C48E" w14:textId="77777777" w:rsidR="00FE5A92" w:rsidRDefault="00FE5A92" w:rsidP="00FE5A92">
      <w:pPr>
        <w:pStyle w:val="2"/>
        <w:rPr>
          <w:ins w:id="207" w:author="治輝 齋藤" w:date="2026-05-19T12:41:00Z" w16du:dateUtc="2026-05-19T03:41:00Z"/>
        </w:rPr>
      </w:pPr>
      <w:ins w:id="208" w:author="治輝 齋藤" w:date="2026-05-19T12:41:00Z" w16du:dateUtc="2026-05-19T03:41:00Z">
        <w:r w:rsidRPr="00F04F3D">
          <w:rPr>
            <w:rFonts w:asciiTheme="minorHAnsi" w:eastAsiaTheme="minorEastAsia" w:hAnsiTheme="minorHAnsi" w:cstheme="minorBidi"/>
            <w:color w:val="auto"/>
            <w:sz w:val="24"/>
            <w:szCs w:val="24"/>
          </w:rPr>
          <w:t xml:space="preserve">Each row fits the same multivariable specification as Table 3 Model 2, replacing the crude hip fracture surgery rate with </w:t>
        </w:r>
        <w:r w:rsidRPr="00E378C4">
          <w:rPr>
            <w:rFonts w:asciiTheme="minorHAnsi" w:eastAsiaTheme="minorEastAsia" w:hAnsiTheme="minorHAnsi" w:cstheme="minorBidi"/>
            <w:color w:val="auto"/>
            <w:sz w:val="24"/>
            <w:szCs w:val="24"/>
          </w:rPr>
          <w:t>the indirectly standardized hip (femur) surgery rate computed</w:t>
        </w:r>
        <w:r w:rsidRPr="00F04F3D">
          <w:rPr>
            <w:rFonts w:asciiTheme="minorHAnsi" w:eastAsiaTheme="minorEastAsia" w:hAnsiTheme="minorHAnsi" w:cstheme="minorBidi"/>
            <w:color w:val="auto"/>
            <w:sz w:val="24"/>
            <w:szCs w:val="24"/>
          </w:rPr>
          <w:t xml:space="preserve"> under the indicated imputation rule (Methods). β, unstandardized regression coefficient; CI, confidence interval. </w:t>
        </w:r>
        <w:r w:rsidRPr="00F04F3D">
          <w:rPr>
            <w:rFonts w:asciiTheme="minorHAnsi" w:eastAsiaTheme="minorEastAsia" w:hAnsiTheme="minorHAnsi" w:cstheme="minorBidi"/>
            <w:b/>
            <w:bCs/>
            <w:color w:val="auto"/>
            <w:sz w:val="24"/>
            <w:szCs w:val="24"/>
          </w:rPr>
          <w:t>Bold</w:t>
        </w:r>
        <w:r w:rsidRPr="00F04F3D">
          <w:rPr>
            <w:rFonts w:asciiTheme="minorHAnsi" w:eastAsiaTheme="minorEastAsia" w:hAnsiTheme="minorHAnsi" w:cstheme="minorBidi"/>
            <w:color w:val="auto"/>
            <w:sz w:val="24"/>
            <w:szCs w:val="24"/>
          </w:rPr>
          <w:t xml:space="preserve"> indicates </w:t>
        </w:r>
        <w:r w:rsidRPr="00F04F3D">
          <w:rPr>
            <w:rFonts w:asciiTheme="minorHAnsi" w:eastAsiaTheme="minorEastAsia" w:hAnsiTheme="minorHAnsi" w:cstheme="minorBidi"/>
            <w:i/>
            <w:iCs/>
            <w:color w:val="auto"/>
            <w:sz w:val="24"/>
            <w:szCs w:val="24"/>
          </w:rPr>
          <w:t>p</w:t>
        </w:r>
        <w:r w:rsidRPr="00F04F3D">
          <w:rPr>
            <w:rFonts w:asciiTheme="minorHAnsi" w:eastAsiaTheme="minorEastAsia" w:hAnsiTheme="minorHAnsi" w:cstheme="minorBidi"/>
            <w:color w:val="auto"/>
            <w:sz w:val="24"/>
            <w:szCs w:val="24"/>
          </w:rPr>
          <w:t xml:space="preserve"> &lt; 0.05 (conventional model-based standard errors). These results are sensitivity analyses only.</w:t>
        </w:r>
        <w:commentRangeEnd w:id="178"/>
        <w:r>
          <w:rPr>
            <w:rStyle w:val="af2"/>
            <w:rFonts w:asciiTheme="minorHAnsi" w:eastAsiaTheme="minorEastAsia" w:hAnsiTheme="minorHAnsi" w:cstheme="minorBidi"/>
            <w:color w:val="auto"/>
          </w:rPr>
          <w:commentReference w:id="178"/>
        </w:r>
      </w:ins>
    </w:p>
    <w:p w14:paraId="6E63E8CD" w14:textId="30357BCA" w:rsidR="004213BC" w:rsidDel="00FE5A92" w:rsidRDefault="004213BC" w:rsidP="00FE5A92">
      <w:pPr>
        <w:pStyle w:val="a0"/>
        <w:rPr>
          <w:del w:id="209" w:author="治輝 齋藤" w:date="2026-05-19T12:41:00Z" w16du:dateUtc="2026-05-19T03:41:00Z"/>
        </w:rPr>
      </w:pPr>
    </w:p>
    <w:p w14:paraId="176A235D" w14:textId="5211EE29" w:rsidR="00073AD9" w:rsidDel="00FE5A92" w:rsidRDefault="00000000" w:rsidP="00FE5A92">
      <w:pPr>
        <w:pStyle w:val="a0"/>
        <w:rPr>
          <w:del w:id="210" w:author="治輝 齋藤" w:date="2026-05-19T12:41:00Z" w16du:dateUtc="2026-05-19T03:41:00Z"/>
        </w:rPr>
      </w:pPr>
      <w:del w:id="211" w:author="治輝 齋藤" w:date="2026-05-19T12:41:00Z" w16du:dateUtc="2026-05-19T03:41:00Z">
        <w:r w:rsidDel="00FE5A92">
          <w:pict w14:anchorId="657FDAF1">
            <v:rect id="_x0000_i1112" style="width:0;height:1.5pt" o:hralign="center" o:hrstd="t" o:hr="t"/>
          </w:pict>
        </w:r>
      </w:del>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212" w:name="figure-legends"/>
      <w:bookmarkEnd w:id="172"/>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213" w:name="figure-1"/>
      <w:bookmarkEnd w:id="212"/>
      <w:r>
        <w:br w:type="page"/>
      </w:r>
    </w:p>
    <w:p w14:paraId="22D49C52" w14:textId="23808766" w:rsidR="00073AD9" w:rsidRDefault="00000000">
      <w:pPr>
        <w:pStyle w:val="2"/>
      </w:pPr>
      <w:r>
        <w:lastRenderedPageBreak/>
        <w:t>Figure 1</w:t>
      </w:r>
    </w:p>
    <w:p w14:paraId="517DB3D4" w14:textId="0027182B" w:rsidR="00073AD9" w:rsidRDefault="00705772">
      <w:pPr>
        <w:pStyle w:val="FirstParagraph"/>
        <w:rPr>
          <w:lang w:eastAsia="ja-JP"/>
        </w:rPr>
      </w:pPr>
      <w:r>
        <w:rPr>
          <w:rFonts w:hint="eastAsia"/>
          <w:noProof/>
          <w:lang w:eastAsia="ja-JP"/>
        </w:rPr>
        <w:drawing>
          <wp:anchor distT="0" distB="0" distL="114300" distR="114300" simplePos="0" relativeHeight="251658240" behindDoc="0" locked="0" layoutInCell="1" allowOverlap="1" wp14:anchorId="21EDFFB9" wp14:editId="3B874AED">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E95A6" w14:textId="46B3F0BB" w:rsidR="008F4985" w:rsidRPr="008F4985" w:rsidRDefault="008F4985" w:rsidP="008F4985">
      <w:pPr>
        <w:pStyle w:val="a0"/>
        <w:rPr>
          <w:lang w:eastAsia="ja-JP"/>
        </w:rPr>
      </w:pPr>
    </w:p>
    <w:p w14:paraId="5E68B523" w14:textId="77777777" w:rsidR="00073AD9" w:rsidRDefault="00000000">
      <w:pPr>
        <w:pStyle w:val="2"/>
      </w:pPr>
      <w:bookmarkStart w:id="214" w:name="figure-2"/>
      <w:bookmarkEnd w:id="213"/>
      <w:r>
        <w:t>Figure 2</w:t>
      </w:r>
    </w:p>
    <w:p w14:paraId="71F9F9D8" w14:textId="0ECFE799" w:rsidR="00073AD9" w:rsidRDefault="00073AD9">
      <w:pPr>
        <w:pStyle w:val="FirstParagraph"/>
      </w:pPr>
    </w:p>
    <w:p w14:paraId="081C7A52" w14:textId="7F89B3C7" w:rsidR="00D14FC1" w:rsidRDefault="00D14FC1">
      <w:bookmarkStart w:id="215" w:name="figure-3"/>
      <w:bookmarkEnd w:id="214"/>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sidRPr="00705772">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509260" cy="452628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216" w:name="figure-4"/>
      <w:bookmarkEnd w:id="215"/>
      <w:r>
        <w:br w:type="page"/>
      </w:r>
    </w:p>
    <w:p w14:paraId="478D52A3" w14:textId="79F446F5" w:rsidR="00073AD9" w:rsidRDefault="00705772">
      <w:pPr>
        <w:pStyle w:val="2"/>
      </w:pPr>
      <w:r>
        <w:rPr>
          <w:rFonts w:hint="eastAsia"/>
          <w:noProof/>
          <w:lang w:eastAsia="ja-JP"/>
        </w:rPr>
        <w:lastRenderedPageBreak/>
        <w:drawing>
          <wp:anchor distT="0" distB="0" distL="114300" distR="114300" simplePos="0" relativeHeight="251664384" behindDoc="0" locked="0" layoutInCell="1" allowOverlap="1" wp14:anchorId="229BDE8F" wp14:editId="2D018949">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217E23">
        <w:rPr>
          <w:rFonts w:hint="eastAsia"/>
          <w:lang w:eastAsia="ja-JP"/>
        </w:rPr>
        <w:t>3</w:t>
      </w:r>
    </w:p>
    <w:p w14:paraId="13A80F8F" w14:textId="772C4F8A" w:rsidR="00073AD9" w:rsidRDefault="00073AD9">
      <w:pPr>
        <w:pStyle w:val="FirstParagraph"/>
        <w:rPr>
          <w:lang w:eastAsia="ja-JP"/>
        </w:rPr>
      </w:pP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217" w:name="figure-5"/>
      <w:bookmarkEnd w:id="216"/>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218" w:name="figure-6"/>
      <w:bookmarkEnd w:id="217"/>
      <w:r>
        <w:t xml:space="preserve">Figure </w:t>
      </w:r>
      <w:r w:rsidR="00217E23">
        <w:rPr>
          <w:rFonts w:hint="eastAsia"/>
          <w:lang w:eastAsia="ja-JP"/>
        </w:rPr>
        <w:t>5</w:t>
      </w:r>
    </w:p>
    <w:bookmarkEnd w:id="168"/>
    <w:bookmarkEnd w:id="218"/>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11ED0732" w:rsidR="00D14FC1" w:rsidRDefault="00705772" w:rsidP="00D14FC1">
      <w:pPr>
        <w:pStyle w:val="2"/>
      </w:pPr>
      <w:r>
        <w:rPr>
          <w:noProof/>
          <w:lang w:eastAsia="ja-JP"/>
        </w:rPr>
        <w:lastRenderedPageBreak/>
        <w:drawing>
          <wp:anchor distT="0" distB="0" distL="114300" distR="114300" simplePos="0" relativeHeight="251665408" behindDoc="0" locked="0" layoutInCell="1" allowOverlap="1" wp14:anchorId="231685EE" wp14:editId="6919D23D">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00D14FC1">
        <w:t xml:space="preserve">Figure </w:t>
      </w:r>
      <w:r w:rsidR="00D14FC1">
        <w:rPr>
          <w:rFonts w:hint="eastAsia"/>
          <w:lang w:eastAsia="ja-JP"/>
        </w:rPr>
        <w:t>4</w:t>
      </w:r>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1AA8F4C8" w:rsidR="00D14FC1" w:rsidRDefault="00D14FC1" w:rsidP="00D14FC1">
      <w:pPr>
        <w:pStyle w:val="2"/>
        <w:rPr>
          <w:lang w:eastAsia="ja-JP"/>
        </w:rPr>
      </w:pPr>
      <w:r>
        <w:lastRenderedPageBreak/>
        <w:t xml:space="preserve">Figure </w:t>
      </w:r>
      <w:r>
        <w:rPr>
          <w:rFonts w:hint="eastAsia"/>
          <w:lang w:eastAsia="ja-JP"/>
        </w:rPr>
        <w:t>5</w:t>
      </w:r>
    </w:p>
    <w:p w14:paraId="737E15D5" w14:textId="23A16EA3" w:rsidR="00104EB5" w:rsidRPr="00104EB5" w:rsidRDefault="00104EB5" w:rsidP="00104EB5">
      <w:pPr>
        <w:pStyle w:val="a0"/>
        <w:rPr>
          <w:lang w:eastAsia="ja-JP"/>
        </w:rPr>
      </w:pPr>
      <w:r>
        <w:rPr>
          <w:rFonts w:hint="eastAsia"/>
          <w:noProof/>
          <w:lang w:eastAsia="ja-JP"/>
        </w:rPr>
        <w:drawing>
          <wp:anchor distT="0" distB="0" distL="114300" distR="114300" simplePos="0" relativeHeight="251666432" behindDoc="0" locked="0" layoutInCell="1" allowOverlap="1" wp14:anchorId="67D9A212" wp14:editId="7D94DAA3">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260EE0EA" w14:textId="21120CAB"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山岸良匡" w:date="2026-05-18T19:00:00Z" w:initials="山">
    <w:p w14:paraId="05635B02" w14:textId="77777777" w:rsidR="00004111" w:rsidRDefault="00B47F82" w:rsidP="00004111">
      <w:pPr>
        <w:pStyle w:val="af3"/>
        <w:rPr>
          <w:lang w:eastAsia="ja-JP"/>
        </w:rPr>
      </w:pPr>
      <w:r>
        <w:rPr>
          <w:rStyle w:val="af2"/>
        </w:rPr>
        <w:annotationRef/>
      </w:r>
      <w:r w:rsidR="00004111">
        <w:rPr>
          <w:rFonts w:hint="eastAsia"/>
          <w:lang w:eastAsia="ja-JP"/>
        </w:rPr>
        <w:t>今のままだと、ちょっと難解で、統計の細かい知識がない人でも、どのような分析をしたのかがイメージできるような書き方でないと、なかなか読まれないのではないかと心配します。（本文よりも</w:t>
      </w:r>
      <w:r w:rsidR="00004111">
        <w:rPr>
          <w:rFonts w:hint="eastAsia"/>
          <w:lang w:eastAsia="ja-JP"/>
        </w:rPr>
        <w:t>abstract</w:t>
      </w:r>
      <w:r w:rsidR="00004111">
        <w:rPr>
          <w:rFonts w:hint="eastAsia"/>
          <w:lang w:eastAsia="ja-JP"/>
        </w:rPr>
        <w:t xml:space="preserve">の方が難解に書かれているので、本文の書き方を持ってくる方がいい）　</w:t>
      </w:r>
      <w:r w:rsidR="00004111">
        <w:rPr>
          <w:lang w:eastAsia="ja-JP"/>
        </w:rPr>
        <w:t>abstract</w:t>
      </w:r>
      <w:r w:rsidR="00004111">
        <w:rPr>
          <w:rFonts w:hint="eastAsia"/>
          <w:lang w:eastAsia="ja-JP"/>
        </w:rPr>
        <w:t>を全体的にもう一度見直して、重要なメッセージがストレートに伝わるように検討してみてください。</w:t>
      </w:r>
    </w:p>
  </w:comment>
  <w:comment w:id="2" w:author="山岸良匡" w:date="2026-05-18T23:39:00Z" w:initials="山">
    <w:p w14:paraId="64DE3CDF" w14:textId="56F3B5BB" w:rsidR="00CB1C9B" w:rsidRDefault="00CB1C9B" w:rsidP="00CB1C9B">
      <w:pPr>
        <w:pStyle w:val="af3"/>
        <w:rPr>
          <w:lang w:eastAsia="ja-JP"/>
        </w:rPr>
      </w:pPr>
      <w:r>
        <w:rPr>
          <w:rStyle w:val="af2"/>
        </w:rPr>
        <w:annotationRef/>
      </w:r>
      <w:r>
        <w:rPr>
          <w:rFonts w:hint="eastAsia"/>
          <w:lang w:eastAsia="ja-JP"/>
        </w:rPr>
        <w:t>感度分析の話は細かいので</w:t>
      </w:r>
      <w:r>
        <w:rPr>
          <w:lang w:eastAsia="ja-JP"/>
        </w:rPr>
        <w:t>abstract</w:t>
      </w:r>
      <w:r>
        <w:rPr>
          <w:rFonts w:hint="eastAsia"/>
          <w:lang w:eastAsia="ja-JP"/>
        </w:rPr>
        <w:t>には不要ではないか。</w:t>
      </w:r>
    </w:p>
  </w:comment>
  <w:comment w:id="3" w:author="山岸良匡" w:date="2026-05-18T18:52:00Z" w:initials="山">
    <w:p w14:paraId="655C391B" w14:textId="0130C970" w:rsidR="00407B16" w:rsidRDefault="00407B16" w:rsidP="00407B16">
      <w:pPr>
        <w:pStyle w:val="af3"/>
        <w:rPr>
          <w:lang w:eastAsia="ja-JP"/>
        </w:rPr>
      </w:pPr>
      <w:r>
        <w:rPr>
          <w:rStyle w:val="af2"/>
        </w:rPr>
        <w:annotationRef/>
      </w:r>
      <w:r>
        <w:rPr>
          <w:rFonts w:hint="eastAsia"/>
          <w:lang w:eastAsia="ja-JP"/>
        </w:rPr>
        <w:t>これが何を意味するのかがわかりにくいので説明が必要と思います。</w:t>
      </w:r>
    </w:p>
  </w:comment>
  <w:comment w:id="4" w:author="山岸良匡" w:date="2026-05-18T18:52:00Z" w:initials="山">
    <w:p w14:paraId="3C61C1A1" w14:textId="77777777" w:rsidR="00407B16" w:rsidRDefault="00407B16" w:rsidP="00407B16">
      <w:pPr>
        <w:pStyle w:val="af3"/>
        <w:rPr>
          <w:lang w:eastAsia="ja-JP"/>
        </w:rPr>
      </w:pPr>
      <w:r>
        <w:rPr>
          <w:rStyle w:val="af2"/>
        </w:rPr>
        <w:annotationRef/>
      </w:r>
      <w:r>
        <w:rPr>
          <w:rFonts w:hint="eastAsia"/>
          <w:lang w:eastAsia="ja-JP"/>
        </w:rPr>
        <w:t>年間１０万人当たりという意味ですか？</w:t>
      </w:r>
    </w:p>
  </w:comment>
  <w:comment w:id="5" w:author="山岸良匡" w:date="2026-05-18T18:54:00Z" w:initials="山">
    <w:p w14:paraId="4FA4532D" w14:textId="77777777" w:rsidR="00CB1C9B" w:rsidRDefault="00407B16" w:rsidP="00CB1C9B">
      <w:pPr>
        <w:pStyle w:val="af3"/>
        <w:rPr>
          <w:lang w:eastAsia="ja-JP"/>
        </w:rPr>
      </w:pPr>
      <w:r>
        <w:rPr>
          <w:rStyle w:val="af2"/>
        </w:rPr>
        <w:annotationRef/>
      </w:r>
      <w:r w:rsidR="00CB1C9B">
        <w:rPr>
          <w:rFonts w:hint="eastAsia"/>
          <w:lang w:eastAsia="ja-JP"/>
        </w:rPr>
        <w:t>これが何を意味するのかがよくわかりませんでした。</w:t>
      </w:r>
      <w:r w:rsidR="00CB1C9B">
        <w:rPr>
          <w:lang w:eastAsia="ja-JP"/>
        </w:rPr>
        <w:t>Discussion</w:t>
      </w:r>
      <w:r w:rsidR="00CB1C9B">
        <w:rPr>
          <w:rFonts w:hint="eastAsia"/>
          <w:lang w:eastAsia="ja-JP"/>
        </w:rPr>
        <w:t>で使われている表現の方がわかりやすい。</w:t>
      </w:r>
    </w:p>
  </w:comment>
  <w:comment w:id="6" w:author="山岸良匡" w:date="2026-05-18T18:54:00Z" w:initials="山">
    <w:p w14:paraId="70789A25" w14:textId="77777777" w:rsidR="00CB1C9B" w:rsidRDefault="00407B16" w:rsidP="00CB1C9B">
      <w:pPr>
        <w:pStyle w:val="af3"/>
        <w:rPr>
          <w:lang w:eastAsia="ja-JP"/>
        </w:rPr>
      </w:pPr>
      <w:r>
        <w:rPr>
          <w:rStyle w:val="af2"/>
        </w:rPr>
        <w:annotationRef/>
      </w:r>
      <w:r w:rsidR="00CB1C9B">
        <w:rPr>
          <w:rFonts w:hint="eastAsia"/>
          <w:lang w:eastAsia="ja-JP"/>
        </w:rPr>
        <w:t>これもこれだけだと何かがよくわからないと思います。何で調整したのかも書く必要があります。</w:t>
      </w:r>
    </w:p>
  </w:comment>
  <w:comment w:id="7" w:author="山岸良匡" w:date="2026-05-18T23:44:00Z" w:initials="山">
    <w:p w14:paraId="50E41A7C" w14:textId="77777777" w:rsidR="00CB1C9B" w:rsidRDefault="00CB1C9B" w:rsidP="00CB1C9B">
      <w:pPr>
        <w:pStyle w:val="af3"/>
        <w:rPr>
          <w:lang w:eastAsia="ja-JP"/>
        </w:rPr>
      </w:pPr>
      <w:r>
        <w:rPr>
          <w:rStyle w:val="af2"/>
        </w:rPr>
        <w:annotationRef/>
      </w:r>
      <w:r>
        <w:rPr>
          <w:rFonts w:hint="eastAsia"/>
          <w:lang w:eastAsia="ja-JP"/>
        </w:rPr>
        <w:t>抄録の最後でこのようなことは言わない方がいい。重要なことは、「傾斜が強い県に住んでいる人では股関節骨折手術が多いが、それ以外の骨折は関係ない」ことが、明確に読者に伝わることです。それ以外の細かな情報は本文で議論すればよい。</w:t>
      </w:r>
    </w:p>
  </w:comment>
  <w:comment w:id="10" w:author="山岸良匡" w:date="2026-05-18T19:10:00Z" w:initials="山">
    <w:p w14:paraId="513FFDD6" w14:textId="538328FB" w:rsidR="00A810BB" w:rsidRDefault="00A810BB" w:rsidP="00A810BB">
      <w:pPr>
        <w:pStyle w:val="af3"/>
        <w:rPr>
          <w:lang w:eastAsia="ja-JP"/>
        </w:rPr>
      </w:pPr>
      <w:r>
        <w:rPr>
          <w:rStyle w:val="af2"/>
        </w:rPr>
        <w:annotationRef/>
      </w:r>
      <w:r>
        <w:rPr>
          <w:rFonts w:hint="eastAsia"/>
          <w:lang w:eastAsia="ja-JP"/>
        </w:rPr>
        <w:t>なんとなく、傾斜地に住んでいる人の方が、坂を上ったり下りたりするので、足腰が鍛えられる気がしますが、どのようには考えられないですか？逆に傾斜地はしんどいので車を使う人が多いということもあるのでは？</w:t>
      </w:r>
    </w:p>
  </w:comment>
  <w:comment w:id="11" w:author="山岸良匡" w:date="2026-05-18T19:14:00Z" w:initials="山">
    <w:p w14:paraId="24FC57F2" w14:textId="77777777" w:rsidR="00362AF6" w:rsidRDefault="00A810BB" w:rsidP="00362AF6">
      <w:pPr>
        <w:pStyle w:val="af3"/>
        <w:rPr>
          <w:lang w:eastAsia="ja-JP"/>
        </w:rPr>
      </w:pPr>
      <w:r>
        <w:rPr>
          <w:rStyle w:val="af2"/>
        </w:rPr>
        <w:annotationRef/>
      </w:r>
      <w:r w:rsidR="00362AF6">
        <w:rPr>
          <w:rFonts w:hint="eastAsia"/>
          <w:lang w:eastAsia="ja-JP"/>
        </w:rPr>
        <w:t>ここで県レベルというのがでてくるが、県レベルで十分なのですか？山の多い県でも実際に人々が多く住んでいるのは平野部で、山奥に住んでいる人はわずかですが、それでも代表性は担保できるのですか？</w:t>
      </w:r>
      <w:r w:rsidR="00362AF6">
        <w:rPr>
          <w:rFonts w:hint="eastAsia"/>
          <w:lang w:eastAsia="ja-JP"/>
        </w:rPr>
        <w:t>limitation</w:t>
      </w:r>
      <w:r w:rsidR="00362AF6">
        <w:rPr>
          <w:rFonts w:hint="eastAsia"/>
          <w:lang w:eastAsia="ja-JP"/>
        </w:rPr>
        <w:t>で少し述べられていますが、そのような欠点があっても、今回の研究を出す意義があることを</w:t>
      </w:r>
      <w:r w:rsidR="00362AF6">
        <w:rPr>
          <w:rFonts w:hint="eastAsia"/>
          <w:lang w:eastAsia="ja-JP"/>
        </w:rPr>
        <w:t>discussion</w:t>
      </w:r>
      <w:r w:rsidR="00362AF6">
        <w:rPr>
          <w:rFonts w:hint="eastAsia"/>
          <w:lang w:eastAsia="ja-JP"/>
        </w:rPr>
        <w:t>または</w:t>
      </w:r>
      <w:r w:rsidR="00362AF6">
        <w:rPr>
          <w:rFonts w:hint="eastAsia"/>
          <w:lang w:eastAsia="ja-JP"/>
        </w:rPr>
        <w:t>conclusion</w:t>
      </w:r>
      <w:r w:rsidR="00362AF6">
        <w:rPr>
          <w:rFonts w:hint="eastAsia"/>
          <w:lang w:eastAsia="ja-JP"/>
        </w:rPr>
        <w:t>で強調してください。</w:t>
      </w:r>
    </w:p>
  </w:comment>
  <w:comment w:id="18" w:author="山岸良匡" w:date="2026-05-18T19:19:00Z" w:initials="山">
    <w:p w14:paraId="7DE1BBAC" w14:textId="247ADA49" w:rsidR="008A413E" w:rsidRDefault="008A413E" w:rsidP="008A413E">
      <w:pPr>
        <w:pStyle w:val="af3"/>
        <w:rPr>
          <w:lang w:eastAsia="ja-JP"/>
        </w:rPr>
      </w:pPr>
      <w:r>
        <w:rPr>
          <w:rStyle w:val="af2"/>
        </w:rPr>
        <w:annotationRef/>
      </w:r>
      <w:r>
        <w:rPr>
          <w:rFonts w:hint="eastAsia"/>
          <w:lang w:eastAsia="ja-JP"/>
        </w:rPr>
        <w:t>老年人口割合のことですか？この書き方だと１年間にどれだけ高齢化が進んだかの指標のように見える。</w:t>
      </w:r>
      <w:r>
        <w:rPr>
          <w:lang w:eastAsia="ja-JP"/>
        </w:rPr>
        <w:t>proportion of individuals aged ≥65 years</w:t>
      </w:r>
      <w:r>
        <w:rPr>
          <w:rFonts w:hint="eastAsia"/>
          <w:lang w:eastAsia="ja-JP"/>
        </w:rPr>
        <w:t>だけでいいのでは？</w:t>
      </w:r>
    </w:p>
  </w:comment>
  <w:comment w:id="21" w:author="治輝 齋藤" w:date="2026-04-30T18:01:00Z" w:initials="治齋">
    <w:p w14:paraId="2E7524A1" w14:textId="5AC52E3E" w:rsidR="005B47C8" w:rsidRDefault="005B47C8">
      <w:pPr>
        <w:pStyle w:val="af3"/>
        <w:rPr>
          <w:lang w:eastAsia="ja-JP"/>
        </w:rPr>
      </w:pPr>
      <w:r>
        <w:rPr>
          <w:rStyle w:val="af2"/>
        </w:rPr>
        <w:annotationRef/>
      </w:r>
      <w:r>
        <w:rPr>
          <w:rFonts w:hint="eastAsia"/>
          <w:lang w:eastAsia="ja-JP"/>
        </w:rPr>
        <w:t>（</w:t>
      </w:r>
      <w:r>
        <w:rPr>
          <w:rFonts w:hint="eastAsia"/>
          <w:lang w:eastAsia="ja-JP"/>
        </w:rPr>
        <w:t>佐藤先生コメント①）</w:t>
      </w:r>
      <w:r w:rsidRPr="0032446C">
        <w:rPr>
          <w:rFonts w:hint="eastAsia"/>
          <w:lang w:eastAsia="ja-JP"/>
        </w:rPr>
        <w:t>完全な媒介因子として考えることは難しいので、交絡因子として処理する</w:t>
      </w:r>
      <w:r>
        <w:rPr>
          <w:rFonts w:hint="eastAsia"/>
          <w:lang w:eastAsia="ja-JP"/>
        </w:rPr>
        <w:t>旨を記載しました。</w:t>
      </w:r>
    </w:p>
  </w:comment>
  <w:comment w:id="24" w:author="治輝 齋藤" w:date="2026-04-30T18:02:00Z" w:initials="治齋">
    <w:p w14:paraId="3E8848AB" w14:textId="42D78497" w:rsidR="005B47C8" w:rsidRDefault="005B47C8">
      <w:pPr>
        <w:pStyle w:val="af3"/>
        <w:rPr>
          <w:lang w:eastAsia="ja-JP"/>
        </w:rPr>
      </w:pPr>
      <w:r>
        <w:rPr>
          <w:rStyle w:val="af2"/>
        </w:rPr>
        <w:annotationRef/>
      </w:r>
      <w:r>
        <w:rPr>
          <w:rFonts w:hint="eastAsia"/>
          <w:lang w:eastAsia="ja-JP"/>
        </w:rPr>
        <w:t>（</w:t>
      </w:r>
      <w:r>
        <w:rPr>
          <w:rFonts w:hint="eastAsia"/>
          <w:lang w:eastAsia="ja-JP"/>
        </w:rPr>
        <w:t>佐藤先生コメント②）</w:t>
      </w:r>
      <w:r w:rsidRPr="0032446C">
        <w:rPr>
          <w:rFonts w:hint="eastAsia"/>
          <w:lang w:eastAsia="ja-JP"/>
        </w:rPr>
        <w:t>N=47</w:t>
      </w:r>
      <w:r w:rsidRPr="0032446C">
        <w:rPr>
          <w:rFonts w:hint="eastAsia"/>
          <w:lang w:eastAsia="ja-JP"/>
        </w:rPr>
        <w:t>での係数安定性・多重共線性診断を確認し</w:t>
      </w:r>
      <w:r>
        <w:rPr>
          <w:rFonts w:hint="eastAsia"/>
          <w:lang w:eastAsia="ja-JP"/>
        </w:rPr>
        <w:t>、</w:t>
      </w:r>
      <w:r w:rsidRPr="0032446C">
        <w:rPr>
          <w:rFonts w:hint="eastAsia"/>
          <w:lang w:eastAsia="ja-JP"/>
        </w:rPr>
        <w:t>慎重解釈する旨を追記</w:t>
      </w:r>
      <w:r>
        <w:rPr>
          <w:rFonts w:hint="eastAsia"/>
          <w:lang w:eastAsia="ja-JP"/>
        </w:rPr>
        <w:t>しました。</w:t>
      </w:r>
    </w:p>
  </w:comment>
  <w:comment w:id="26" w:author="治輝 齋藤" w:date="2026-04-30T20:24:00Z" w:initials="治齋">
    <w:p w14:paraId="22BA222B" w14:textId="7F4807CA" w:rsidR="00B4073B" w:rsidRDefault="00B4073B">
      <w:pPr>
        <w:pStyle w:val="af3"/>
        <w:rPr>
          <w:lang w:eastAsia="ja-JP"/>
        </w:rPr>
      </w:pPr>
      <w:r>
        <w:rPr>
          <w:rStyle w:val="af2"/>
        </w:rPr>
        <w:annotationRef/>
      </w:r>
      <w:r>
        <w:rPr>
          <w:rFonts w:hint="eastAsia"/>
          <w:lang w:eastAsia="ja-JP"/>
        </w:rPr>
        <w:t>（</w:t>
      </w:r>
      <w:r w:rsidRPr="00B4073B">
        <w:rPr>
          <w:lang w:eastAsia="ja-JP"/>
        </w:rPr>
        <w:t>寳澤</w:t>
      </w:r>
      <w:r>
        <w:rPr>
          <w:rFonts w:hint="eastAsia"/>
          <w:lang w:eastAsia="ja-JP"/>
        </w:rPr>
        <w:t>先生コメント）</w:t>
      </w:r>
      <w:r w:rsidRPr="00B4073B">
        <w:rPr>
          <w:rFonts w:hint="eastAsia"/>
          <w:lang w:eastAsia="ja-JP"/>
        </w:rPr>
        <w:t>年齢階級別手術表</w:t>
      </w:r>
      <w:r>
        <w:rPr>
          <w:rFonts w:hint="eastAsia"/>
          <w:lang w:eastAsia="ja-JP"/>
        </w:rPr>
        <w:t>データ、</w:t>
      </w:r>
      <w:r>
        <w:rPr>
          <w:rFonts w:hint="eastAsia"/>
          <w:lang w:eastAsia="ja-JP"/>
        </w:rPr>
        <w:t>2020</w:t>
      </w:r>
      <w:r>
        <w:rPr>
          <w:rFonts w:hint="eastAsia"/>
          <w:lang w:eastAsia="ja-JP"/>
        </w:rPr>
        <w:t>年国勢調査の</w:t>
      </w:r>
      <w:r w:rsidRPr="00B4073B">
        <w:rPr>
          <w:rFonts w:hint="eastAsia"/>
          <w:lang w:eastAsia="ja-JP"/>
        </w:rPr>
        <w:t>人口</w:t>
      </w:r>
      <w:r>
        <w:rPr>
          <w:rFonts w:hint="eastAsia"/>
          <w:lang w:eastAsia="ja-JP"/>
        </w:rPr>
        <w:t>データ</w:t>
      </w:r>
      <w:r w:rsidRPr="00B4073B">
        <w:rPr>
          <w:rFonts w:hint="eastAsia"/>
          <w:lang w:eastAsia="ja-JP"/>
        </w:rPr>
        <w:t>を用いた間接法</w:t>
      </w:r>
      <w:r w:rsidRPr="00B4073B">
        <w:rPr>
          <w:rFonts w:hint="eastAsia"/>
          <w:lang w:eastAsia="ja-JP"/>
        </w:rPr>
        <w:t>SIR/ISR</w:t>
      </w:r>
      <w:r w:rsidRPr="00B4073B">
        <w:rPr>
          <w:rFonts w:hint="eastAsia"/>
          <w:lang w:eastAsia="ja-JP"/>
        </w:rPr>
        <w:t>の感度分析手順（</w:t>
      </w:r>
      <w:r w:rsidRPr="00B4073B">
        <w:rPr>
          <w:rFonts w:hint="eastAsia"/>
          <w:lang w:eastAsia="ja-JP"/>
        </w:rPr>
        <w:t>`0/5/9`</w:t>
      </w:r>
      <w:r w:rsidRPr="00B4073B">
        <w:rPr>
          <w:rFonts w:hint="eastAsia"/>
          <w:lang w:eastAsia="ja-JP"/>
        </w:rPr>
        <w:t>シナリオ）を追記</w:t>
      </w:r>
      <w:r>
        <w:rPr>
          <w:rFonts w:hint="eastAsia"/>
          <w:lang w:eastAsia="ja-JP"/>
        </w:rPr>
        <w:t>しました。</w:t>
      </w:r>
    </w:p>
  </w:comment>
  <w:comment w:id="41" w:author="山岸良匡" w:date="2026-05-18T19:23:00Z" w:initials="山">
    <w:p w14:paraId="4BBB0A56" w14:textId="77777777" w:rsidR="008A413E" w:rsidRDefault="008A413E" w:rsidP="008A413E">
      <w:pPr>
        <w:pStyle w:val="af3"/>
        <w:rPr>
          <w:lang w:eastAsia="ja-JP"/>
        </w:rPr>
      </w:pPr>
      <w:r>
        <w:rPr>
          <w:rStyle w:val="af2"/>
        </w:rPr>
        <w:annotationRef/>
      </w:r>
      <w:r>
        <w:rPr>
          <w:rFonts w:hint="eastAsia"/>
          <w:lang w:eastAsia="ja-JP"/>
        </w:rPr>
        <w:t>これは不要では？</w:t>
      </w:r>
    </w:p>
  </w:comment>
  <w:comment w:id="45" w:author="山岸良匡" w:date="2026-05-18T19:28:00Z" w:initials="山">
    <w:p w14:paraId="4A8F4FEF" w14:textId="77777777" w:rsidR="008A413E" w:rsidRDefault="008A413E" w:rsidP="008A413E">
      <w:pPr>
        <w:pStyle w:val="af3"/>
        <w:rPr>
          <w:lang w:eastAsia="ja-JP"/>
        </w:rPr>
      </w:pPr>
      <w:r>
        <w:rPr>
          <w:rStyle w:val="af2"/>
        </w:rPr>
        <w:annotationRef/>
      </w:r>
      <w:r>
        <w:rPr>
          <w:lang w:eastAsia="ja-JP"/>
        </w:rPr>
        <w:t>rate</w:t>
      </w:r>
      <w:r>
        <w:rPr>
          <w:rFonts w:hint="eastAsia"/>
          <w:lang w:eastAsia="ja-JP"/>
        </w:rPr>
        <w:t>という単語は、疫学では、単位時間当たりを含む概念なので、単に割合を意味するなら</w:t>
      </w:r>
      <w:proofErr w:type="spellStart"/>
      <w:r>
        <w:rPr>
          <w:lang w:eastAsia="ja-JP"/>
        </w:rPr>
        <w:t>proprotion</w:t>
      </w:r>
      <w:proofErr w:type="spellEnd"/>
      <w:r>
        <w:rPr>
          <w:rFonts w:hint="eastAsia"/>
          <w:lang w:eastAsia="ja-JP"/>
        </w:rPr>
        <w:t>の方がいい。ほかも同様です。</w:t>
      </w:r>
    </w:p>
  </w:comment>
  <w:comment w:id="46" w:author="山岸良匡" w:date="2026-05-18T19:31:00Z" w:initials="山">
    <w:p w14:paraId="39E4D378" w14:textId="77777777" w:rsidR="00A6730B" w:rsidRDefault="00A6730B" w:rsidP="00A6730B">
      <w:pPr>
        <w:pStyle w:val="af3"/>
        <w:rPr>
          <w:lang w:eastAsia="ja-JP"/>
        </w:rPr>
      </w:pPr>
      <w:r>
        <w:rPr>
          <w:rStyle w:val="af2"/>
        </w:rPr>
        <w:annotationRef/>
      </w:r>
      <w:r>
        <w:rPr>
          <w:rFonts w:hint="eastAsia"/>
          <w:lang w:eastAsia="ja-JP"/>
        </w:rPr>
        <w:t>これは</w:t>
      </w:r>
      <w:r>
        <w:rPr>
          <w:rFonts w:hint="eastAsia"/>
          <w:lang w:eastAsia="ja-JP"/>
        </w:rPr>
        <w:t>Table</w:t>
      </w:r>
      <w:r>
        <w:rPr>
          <w:lang w:eastAsia="ja-JP"/>
        </w:rPr>
        <w:t>2</w:t>
      </w:r>
      <w:r>
        <w:rPr>
          <w:rFonts w:hint="eastAsia"/>
          <w:lang w:eastAsia="ja-JP"/>
        </w:rPr>
        <w:t>と何が違いますか？どちらかだけでいいのでは？</w:t>
      </w:r>
    </w:p>
  </w:comment>
  <w:comment w:id="49" w:author="山岸良匡" w:date="2026-05-18T19:35:00Z" w:initials="山">
    <w:p w14:paraId="76289747" w14:textId="77777777" w:rsidR="00A6730B" w:rsidRDefault="00A6730B" w:rsidP="00A6730B">
      <w:pPr>
        <w:pStyle w:val="af3"/>
        <w:rPr>
          <w:lang w:eastAsia="ja-JP"/>
        </w:rPr>
      </w:pPr>
      <w:r>
        <w:rPr>
          <w:rStyle w:val="af2"/>
        </w:rPr>
        <w:annotationRef/>
      </w:r>
      <w:r>
        <w:rPr>
          <w:rFonts w:hint="eastAsia"/>
          <w:lang w:eastAsia="ja-JP"/>
        </w:rPr>
        <w:t>これは必要ですか？</w:t>
      </w:r>
    </w:p>
  </w:comment>
  <w:comment w:id="50" w:author="治輝 齋藤" w:date="2026-04-30T20:30:00Z" w:initials="治齋">
    <w:p w14:paraId="49E4B611" w14:textId="7128D629" w:rsidR="00B4073B" w:rsidRDefault="00B4073B">
      <w:pPr>
        <w:pStyle w:val="af3"/>
        <w:rPr>
          <w:lang w:eastAsia="ja-JP"/>
        </w:rPr>
      </w:pPr>
      <w:r>
        <w:rPr>
          <w:rStyle w:val="af2"/>
        </w:rPr>
        <w:annotationRef/>
      </w:r>
      <w:r>
        <w:rPr>
          <w:rFonts w:hint="eastAsia"/>
          <w:lang w:eastAsia="ja-JP"/>
        </w:rPr>
        <w:t>（</w:t>
      </w:r>
      <w:r w:rsidRPr="00B4073B">
        <w:rPr>
          <w:rFonts w:hint="eastAsia"/>
          <w:lang w:eastAsia="ja-JP"/>
        </w:rPr>
        <w:t>寳澤先生コメント</w:t>
      </w:r>
      <w:r>
        <w:rPr>
          <w:rFonts w:hint="eastAsia"/>
          <w:lang w:eastAsia="ja-JP"/>
        </w:rPr>
        <w:t>）</w:t>
      </w:r>
      <w:r w:rsidRPr="00B4073B">
        <w:rPr>
          <w:rFonts w:hint="eastAsia"/>
          <w:lang w:eastAsia="ja-JP"/>
        </w:rPr>
        <w:t>Results</w:t>
      </w:r>
      <w:r w:rsidRPr="00B4073B">
        <w:rPr>
          <w:rFonts w:hint="eastAsia"/>
          <w:lang w:eastAsia="ja-JP"/>
        </w:rPr>
        <w:t>に、各シナリオでの</w:t>
      </w:r>
      <w:r w:rsidRPr="00B4073B">
        <w:rPr>
          <w:rFonts w:hint="eastAsia"/>
          <w:lang w:eastAsia="ja-JP"/>
        </w:rPr>
        <w:t>ISR</w:t>
      </w:r>
      <w:r w:rsidRPr="00B4073B">
        <w:rPr>
          <w:rFonts w:hint="eastAsia"/>
          <w:lang w:eastAsia="ja-JP"/>
        </w:rPr>
        <w:t>回帰係数（β</w:t>
      </w:r>
      <w:r w:rsidRPr="00B4073B">
        <w:rPr>
          <w:rFonts w:hint="eastAsia"/>
          <w:lang w:eastAsia="ja-JP"/>
        </w:rPr>
        <w:t xml:space="preserve">, 95%CI, </w:t>
      </w:r>
      <w:r w:rsidRPr="00B4073B">
        <w:rPr>
          <w:rFonts w:hint="eastAsia"/>
          <w:i/>
          <w:iCs/>
          <w:lang w:eastAsia="ja-JP"/>
        </w:rPr>
        <w:t>p</w:t>
      </w:r>
      <w:r w:rsidRPr="00B4073B">
        <w:rPr>
          <w:rFonts w:hint="eastAsia"/>
          <w:lang w:eastAsia="ja-JP"/>
        </w:rPr>
        <w:t>）を</w:t>
      </w:r>
      <w:r>
        <w:rPr>
          <w:rFonts w:hint="eastAsia"/>
          <w:lang w:eastAsia="ja-JP"/>
        </w:rPr>
        <w:t>明記</w:t>
      </w:r>
      <w:r w:rsidRPr="00B4073B">
        <w:rPr>
          <w:rFonts w:hint="eastAsia"/>
          <w:lang w:eastAsia="ja-JP"/>
        </w:rPr>
        <w:t>し、符号は安定・効果量は変動</w:t>
      </w:r>
      <w:r>
        <w:rPr>
          <w:rFonts w:hint="eastAsia"/>
          <w:lang w:eastAsia="ja-JP"/>
        </w:rPr>
        <w:t>する旨</w:t>
      </w:r>
      <w:r w:rsidRPr="00B4073B">
        <w:rPr>
          <w:rFonts w:hint="eastAsia"/>
          <w:lang w:eastAsia="ja-JP"/>
        </w:rPr>
        <w:t>を明示</w:t>
      </w:r>
      <w:r>
        <w:rPr>
          <w:rFonts w:hint="eastAsia"/>
          <w:lang w:eastAsia="ja-JP"/>
        </w:rPr>
        <w:t>しました。</w:t>
      </w:r>
    </w:p>
  </w:comment>
  <w:comment w:id="51" w:author="山岸良匡" w:date="2026-05-18T19:37:00Z" w:initials="山">
    <w:p w14:paraId="22158019" w14:textId="77777777" w:rsidR="00062171" w:rsidRDefault="00A6730B" w:rsidP="00062171">
      <w:pPr>
        <w:pStyle w:val="af3"/>
        <w:rPr>
          <w:lang w:eastAsia="ja-JP"/>
        </w:rPr>
      </w:pPr>
      <w:r>
        <w:rPr>
          <w:rStyle w:val="af2"/>
        </w:rPr>
        <w:annotationRef/>
      </w:r>
      <w:r w:rsidR="00062171">
        <w:rPr>
          <w:rFonts w:hint="eastAsia"/>
          <w:lang w:eastAsia="ja-JP"/>
        </w:rPr>
        <w:t>"-</w:t>
      </w:r>
      <w:r w:rsidR="00062171">
        <w:rPr>
          <w:rFonts w:hint="eastAsia"/>
          <w:lang w:eastAsia="ja-JP"/>
        </w:rPr>
        <w:t>”が何を意味するのかがわからないので、「秘匿になっているセルを</w:t>
      </w:r>
      <w:r w:rsidR="00062171">
        <w:rPr>
          <w:rFonts w:hint="eastAsia"/>
          <w:lang w:eastAsia="ja-JP"/>
        </w:rPr>
        <w:t>0</w:t>
      </w:r>
      <w:r w:rsidR="00062171">
        <w:rPr>
          <w:rFonts w:hint="eastAsia"/>
          <w:lang w:eastAsia="ja-JP"/>
        </w:rPr>
        <w:t>と仮定したとき」など、読者にわかりやすく書く方がいいと思います。</w:t>
      </w:r>
    </w:p>
  </w:comment>
  <w:comment w:id="56" w:author="治輝 齋藤" w:date="2026-04-30T19:12:00Z" w:initials="治齋">
    <w:p w14:paraId="33579935" w14:textId="5E1C397C" w:rsidR="00F964C5" w:rsidRDefault="00F964C5" w:rsidP="00F964C5">
      <w:pPr>
        <w:pStyle w:val="af3"/>
        <w:rPr>
          <w:lang w:eastAsia="ja-JP"/>
        </w:rPr>
      </w:pPr>
      <w:r>
        <w:rPr>
          <w:rFonts w:hint="eastAsia"/>
          <w:lang w:eastAsia="ja-JP"/>
        </w:rPr>
        <w:t>（佐藤先生コメント⑩）</w:t>
      </w:r>
      <w:r>
        <w:rPr>
          <w:rStyle w:val="af2"/>
        </w:rPr>
        <w:annotationRef/>
      </w:r>
      <w:r>
        <w:rPr>
          <w:rStyle w:val="af2"/>
        </w:rPr>
        <w:annotationRef/>
      </w:r>
      <w:r w:rsidRPr="00F964C5">
        <w:rPr>
          <w:lang w:eastAsia="ja-JP"/>
        </w:rPr>
        <w:t>demonstrated</w:t>
      </w:r>
      <w:r>
        <w:rPr>
          <w:rFonts w:hint="eastAsia"/>
          <w:lang w:eastAsia="ja-JP"/>
        </w:rPr>
        <w:t xml:space="preserve"> </w:t>
      </w:r>
      <w:r>
        <w:rPr>
          <w:rFonts w:hint="eastAsia"/>
          <w:lang w:eastAsia="ja-JP"/>
        </w:rPr>
        <w:t>→</w:t>
      </w:r>
      <w:r>
        <w:rPr>
          <w:rFonts w:hint="eastAsia"/>
          <w:lang w:eastAsia="ja-JP"/>
        </w:rPr>
        <w:t xml:space="preserve"> showed</w:t>
      </w:r>
      <w:r>
        <w:rPr>
          <w:rFonts w:hint="eastAsia"/>
          <w:lang w:eastAsia="ja-JP"/>
        </w:rPr>
        <w:t>と、弱い表現に修正しました。</w:t>
      </w:r>
    </w:p>
  </w:comment>
  <w:comment w:id="59" w:author="山岸良匡" w:date="2026-05-18T19:39:00Z" w:initials="山">
    <w:p w14:paraId="2E97D07E" w14:textId="47642F22" w:rsidR="001E418E" w:rsidRDefault="001E418E" w:rsidP="001E418E">
      <w:pPr>
        <w:pStyle w:val="af3"/>
        <w:rPr>
          <w:lang w:eastAsia="ja-JP"/>
        </w:rPr>
      </w:pPr>
      <w:r>
        <w:rPr>
          <w:rStyle w:val="af2"/>
        </w:rPr>
        <w:annotationRef/>
      </w:r>
      <w:r>
        <w:rPr>
          <w:lang w:eastAsia="ja-JP"/>
        </w:rPr>
        <w:t>abstract</w:t>
      </w:r>
      <w:r>
        <w:rPr>
          <w:rFonts w:hint="eastAsia"/>
          <w:lang w:eastAsia="ja-JP"/>
        </w:rPr>
        <w:t>もこのような書き方の方が理解されやすいと思います。</w:t>
      </w:r>
    </w:p>
  </w:comment>
  <w:comment w:id="60" w:author="山岸良匡" w:date="2026-05-18T19:40:00Z" w:initials="山">
    <w:p w14:paraId="16D0CE8F" w14:textId="77777777" w:rsidR="001E418E" w:rsidRDefault="001E418E" w:rsidP="001E418E">
      <w:pPr>
        <w:pStyle w:val="af3"/>
        <w:rPr>
          <w:lang w:eastAsia="ja-JP"/>
        </w:rPr>
      </w:pPr>
      <w:r>
        <w:rPr>
          <w:rStyle w:val="af2"/>
        </w:rPr>
        <w:annotationRef/>
      </w:r>
      <w:r>
        <w:rPr>
          <w:rFonts w:hint="eastAsia"/>
          <w:lang w:eastAsia="ja-JP"/>
        </w:rPr>
        <w:t>ここも同様に、</w:t>
      </w:r>
      <w:r>
        <w:rPr>
          <w:lang w:eastAsia="ja-JP"/>
        </w:rPr>
        <w:t>abstract</w:t>
      </w:r>
      <w:r>
        <w:rPr>
          <w:rFonts w:hint="eastAsia"/>
          <w:lang w:eastAsia="ja-JP"/>
        </w:rPr>
        <w:t>をこのように書く方がわかりやすいと思います。</w:t>
      </w:r>
    </w:p>
  </w:comment>
  <w:comment w:id="61" w:author="山岸良匡" w:date="2026-05-18T19:42:00Z" w:initials="山">
    <w:p w14:paraId="1629F195" w14:textId="77777777" w:rsidR="001E418E" w:rsidRDefault="001E418E" w:rsidP="001E418E">
      <w:pPr>
        <w:pStyle w:val="af3"/>
        <w:rPr>
          <w:lang w:eastAsia="ja-JP"/>
        </w:rPr>
      </w:pPr>
      <w:r>
        <w:rPr>
          <w:rStyle w:val="af2"/>
        </w:rPr>
        <w:annotationRef/>
      </w:r>
      <w:r>
        <w:rPr>
          <w:rFonts w:hint="eastAsia"/>
          <w:lang w:eastAsia="ja-JP"/>
        </w:rPr>
        <w:t>そのような県に住んでいること、との関連という方がこの研究の特徴を表せるように思います。</w:t>
      </w:r>
    </w:p>
  </w:comment>
  <w:comment w:id="63" w:author="治輝 齋藤" w:date="2026-04-30T19:29:00Z" w:initials="治齋">
    <w:p w14:paraId="04B40A5A" w14:textId="6E0E2A81" w:rsidR="00896745" w:rsidRDefault="00896745">
      <w:pPr>
        <w:pStyle w:val="af3"/>
        <w:rPr>
          <w:lang w:eastAsia="ja-JP"/>
        </w:rPr>
      </w:pPr>
      <w:r>
        <w:rPr>
          <w:rStyle w:val="af2"/>
        </w:rPr>
        <w:annotationRef/>
      </w:r>
      <w:r>
        <w:rPr>
          <w:rFonts w:hint="eastAsia"/>
          <w:lang w:eastAsia="ja-JP"/>
        </w:rPr>
        <w:t>（島袋先生コメント）</w:t>
      </w:r>
      <w:r w:rsidRPr="00896745">
        <w:rPr>
          <w:rFonts w:hint="eastAsia"/>
          <w:lang w:eastAsia="ja-JP"/>
        </w:rPr>
        <w:t>考察の</w:t>
      </w:r>
      <w:r w:rsidRPr="00896745">
        <w:rPr>
          <w:rFonts w:hint="eastAsia"/>
          <w:lang w:eastAsia="ja-JP"/>
        </w:rPr>
        <w:t xml:space="preserve">biological </w:t>
      </w:r>
      <w:proofErr w:type="spellStart"/>
      <w:r w:rsidRPr="00896745">
        <w:rPr>
          <w:rFonts w:hint="eastAsia"/>
          <w:lang w:eastAsia="ja-JP"/>
        </w:rPr>
        <w:t>plausability</w:t>
      </w:r>
      <w:proofErr w:type="spellEnd"/>
      <w:r w:rsidRPr="00896745">
        <w:rPr>
          <w:rFonts w:hint="eastAsia"/>
          <w:lang w:eastAsia="ja-JP"/>
        </w:rPr>
        <w:t xml:space="preserve"> </w:t>
      </w:r>
      <w:r w:rsidRPr="00896745">
        <w:rPr>
          <w:rFonts w:hint="eastAsia"/>
          <w:lang w:eastAsia="ja-JP"/>
        </w:rPr>
        <w:t>の次の一文</w:t>
      </w:r>
      <w:r>
        <w:rPr>
          <w:rFonts w:hint="eastAsia"/>
          <w:lang w:eastAsia="ja-JP"/>
        </w:rPr>
        <w:t>について、トーンを緩めた表現に修正いたしました。</w:t>
      </w:r>
    </w:p>
  </w:comment>
  <w:comment w:id="78" w:author="治輝 齋藤" w:date="2026-04-30T20:52:00Z" w:initials="治齋">
    <w:p w14:paraId="4415FBF7" w14:textId="5181E6C1" w:rsidR="005A5D79" w:rsidRDefault="005A5D79">
      <w:pPr>
        <w:pStyle w:val="af3"/>
        <w:rPr>
          <w:lang w:eastAsia="ja-JP"/>
        </w:rPr>
      </w:pPr>
      <w:r>
        <w:rPr>
          <w:rStyle w:val="af2"/>
        </w:rPr>
        <w:annotationRef/>
      </w:r>
      <w:r>
        <w:rPr>
          <w:rFonts w:hint="eastAsia"/>
          <w:lang w:eastAsia="ja-JP"/>
        </w:rPr>
        <w:t>（</w:t>
      </w:r>
      <w:r w:rsidR="00F7283B">
        <w:rPr>
          <w:rFonts w:hint="eastAsia"/>
          <w:lang w:eastAsia="ja-JP"/>
        </w:rPr>
        <w:t>佐藤先生コメント⑩</w:t>
      </w:r>
      <w:r>
        <w:rPr>
          <w:rFonts w:hint="eastAsia"/>
          <w:lang w:eastAsia="ja-JP"/>
        </w:rPr>
        <w:t>）</w:t>
      </w:r>
      <w:r w:rsidR="00F7283B">
        <w:rPr>
          <w:rFonts w:hint="eastAsia"/>
          <w:lang w:eastAsia="ja-JP"/>
        </w:rPr>
        <w:t>Discussion</w:t>
      </w:r>
      <w:r w:rsidR="00F7283B">
        <w:rPr>
          <w:rFonts w:hint="eastAsia"/>
          <w:lang w:eastAsia="ja-JP"/>
        </w:rPr>
        <w:t>内の断定表現を修正しました。</w:t>
      </w:r>
    </w:p>
  </w:comment>
  <w:comment w:id="89" w:author="治輝 齋藤" w:date="2026-04-30T20:56:00Z" w:initials="治齋">
    <w:p w14:paraId="476BF8CA" w14:textId="24CB48D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r>
        <w:rPr>
          <w:rFonts w:hint="eastAsia"/>
          <w:lang w:eastAsia="ja-JP"/>
        </w:rPr>
        <w:t>。</w:t>
      </w:r>
    </w:p>
  </w:comment>
  <w:comment w:id="97" w:author="治輝 齋藤" w:date="2026-04-30T21:00:00Z" w:initials="治齋">
    <w:p w14:paraId="40A9CBF0" w14:textId="64B29551" w:rsidR="00F7283B" w:rsidRDefault="00F7283B">
      <w:pPr>
        <w:pStyle w:val="af3"/>
        <w:rPr>
          <w:lang w:eastAsia="ja-JP"/>
        </w:rPr>
      </w:pPr>
      <w:r>
        <w:rPr>
          <w:rStyle w:val="af2"/>
        </w:rPr>
        <w:annotationRef/>
      </w:r>
      <w:r>
        <w:rPr>
          <w:rFonts w:hint="eastAsia"/>
          <w:lang w:eastAsia="ja-JP"/>
        </w:rPr>
        <w:t>（</w:t>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p>
  </w:comment>
  <w:comment w:id="115" w:author="治輝 齋藤" w:date="2026-04-30T20:33:00Z" w:initials="治齋">
    <w:p w14:paraId="243073DF" w14:textId="01122ECA" w:rsidR="008227BE" w:rsidRDefault="008227BE">
      <w:pPr>
        <w:pStyle w:val="af3"/>
        <w:rPr>
          <w:lang w:eastAsia="ja-JP"/>
        </w:rPr>
      </w:pPr>
      <w:r>
        <w:rPr>
          <w:rStyle w:val="af2"/>
        </w:rPr>
        <w:annotationRef/>
      </w:r>
      <w:r w:rsidRPr="008227BE">
        <w:rPr>
          <w:rFonts w:hint="eastAsia"/>
          <w:lang w:eastAsia="ja-JP"/>
        </w:rPr>
        <w:t>（寳澤先生コメント）</w:t>
      </w:r>
      <w:r w:rsidRPr="008227BE">
        <w:rPr>
          <w:rFonts w:hint="eastAsia"/>
          <w:lang w:eastAsia="ja-JP"/>
        </w:rPr>
        <w:t>Discussion</w:t>
      </w:r>
      <w:r w:rsidRPr="008227BE">
        <w:rPr>
          <w:rFonts w:hint="eastAsia"/>
          <w:lang w:eastAsia="ja-JP"/>
        </w:rPr>
        <w:t>に、</w:t>
      </w:r>
      <w:r>
        <w:rPr>
          <w:rFonts w:hint="eastAsia"/>
          <w:lang w:eastAsia="ja-JP"/>
        </w:rPr>
        <w:t>NDB</w:t>
      </w:r>
      <w:r>
        <w:rPr>
          <w:rFonts w:hint="eastAsia"/>
          <w:lang w:eastAsia="ja-JP"/>
        </w:rPr>
        <w:t>オープン</w:t>
      </w:r>
      <w:r w:rsidRPr="008227BE">
        <w:rPr>
          <w:rFonts w:hint="eastAsia"/>
          <w:lang w:eastAsia="ja-JP"/>
        </w:rPr>
        <w:t>データのマスキング制約下での解釈方針（頑健性確認として扱う</w:t>
      </w:r>
      <w:r>
        <w:rPr>
          <w:rFonts w:hint="eastAsia"/>
          <w:lang w:eastAsia="ja-JP"/>
        </w:rPr>
        <w:t>旨</w:t>
      </w:r>
      <w:r w:rsidRPr="008227BE">
        <w:rPr>
          <w:rFonts w:hint="eastAsia"/>
          <w:lang w:eastAsia="ja-JP"/>
        </w:rPr>
        <w:t>）を追記</w:t>
      </w:r>
      <w:r>
        <w:rPr>
          <w:rFonts w:hint="eastAsia"/>
          <w:lang w:eastAsia="ja-JP"/>
        </w:rPr>
        <w:t>しました。</w:t>
      </w:r>
    </w:p>
  </w:comment>
  <w:comment w:id="118" w:author="山岸良匡" w:date="2026-05-18T19:51:00Z" w:initials="山">
    <w:p w14:paraId="7855C3C4" w14:textId="77777777" w:rsidR="001907E8" w:rsidRDefault="001907E8" w:rsidP="001907E8">
      <w:pPr>
        <w:pStyle w:val="af3"/>
        <w:rPr>
          <w:lang w:eastAsia="ja-JP"/>
        </w:rPr>
      </w:pPr>
      <w:r>
        <w:rPr>
          <w:rStyle w:val="af2"/>
        </w:rPr>
        <w:annotationRef/>
      </w:r>
      <w:r>
        <w:rPr>
          <w:rFonts w:hint="eastAsia"/>
          <w:lang w:eastAsia="ja-JP"/>
        </w:rPr>
        <w:t>車の影響が考察されていないのが気になります。地方</w:t>
      </w:r>
      <w:proofErr w:type="gramStart"/>
      <w:r>
        <w:rPr>
          <w:rFonts w:hint="eastAsia"/>
          <w:lang w:eastAsia="ja-JP"/>
        </w:rPr>
        <w:t>で</w:t>
      </w:r>
      <w:proofErr w:type="gramEnd"/>
      <w:r>
        <w:rPr>
          <w:rFonts w:hint="eastAsia"/>
          <w:lang w:eastAsia="ja-JP"/>
        </w:rPr>
        <w:t>傾斜地</w:t>
      </w:r>
      <w:proofErr w:type="gramStart"/>
      <w:r>
        <w:rPr>
          <w:rFonts w:hint="eastAsia"/>
          <w:lang w:eastAsia="ja-JP"/>
        </w:rPr>
        <w:t>で</w:t>
      </w:r>
      <w:proofErr w:type="gramEnd"/>
      <w:r>
        <w:rPr>
          <w:rFonts w:hint="eastAsia"/>
          <w:lang w:eastAsia="ja-JP"/>
        </w:rPr>
        <w:t>高齢者ならほぼ車を使う人ばかりと思います。</w:t>
      </w:r>
    </w:p>
  </w:comment>
  <w:comment w:id="121" w:author="治輝 齋藤" w:date="2026-04-30T18:41:00Z" w:initials="治齋">
    <w:p w14:paraId="013610CE" w14:textId="7A3BF36E" w:rsidR="00DB17F0" w:rsidRDefault="00DB17F0">
      <w:pPr>
        <w:pStyle w:val="af3"/>
        <w:rPr>
          <w:lang w:eastAsia="ja-JP"/>
        </w:rPr>
      </w:pPr>
      <w:r>
        <w:rPr>
          <w:rStyle w:val="af2"/>
        </w:rPr>
        <w:annotationRef/>
      </w:r>
      <w:r>
        <w:rPr>
          <w:rFonts w:hint="eastAsia"/>
          <w:lang w:eastAsia="ja-JP"/>
        </w:rPr>
        <w:t>（佐藤先生コメント⑧）</w:t>
      </w:r>
      <w:r>
        <w:rPr>
          <w:rFonts w:hint="eastAsia"/>
          <w:lang w:eastAsia="ja-JP"/>
        </w:rPr>
        <w:t>40</w:t>
      </w:r>
      <w:r w:rsidRPr="00DB17F0">
        <w:rPr>
          <w:rFonts w:hint="eastAsia"/>
          <w:lang w:eastAsia="ja-JP"/>
        </w:rPr>
        <w:t>–</w:t>
      </w:r>
      <w:r w:rsidRPr="00DB17F0">
        <w:rPr>
          <w:rFonts w:hint="eastAsia"/>
          <w:lang w:eastAsia="ja-JP"/>
        </w:rPr>
        <w:t>74</w:t>
      </w:r>
      <w:r w:rsidRPr="00DB17F0">
        <w:rPr>
          <w:rFonts w:hint="eastAsia"/>
          <w:lang w:eastAsia="ja-JP"/>
        </w:rPr>
        <w:t>歳質問票集計</w:t>
      </w:r>
      <w:r>
        <w:rPr>
          <w:rFonts w:hint="eastAsia"/>
          <w:lang w:eastAsia="ja-JP"/>
        </w:rPr>
        <w:t>における</w:t>
      </w:r>
      <w:r w:rsidRPr="00DB17F0">
        <w:rPr>
          <w:rFonts w:hint="eastAsia"/>
          <w:lang w:eastAsia="ja-JP"/>
        </w:rPr>
        <w:t>公開</w:t>
      </w:r>
      <w:r>
        <w:rPr>
          <w:rFonts w:hint="eastAsia"/>
          <w:lang w:eastAsia="ja-JP"/>
        </w:rPr>
        <w:t>である</w:t>
      </w:r>
      <w:r w:rsidRPr="00DB17F0">
        <w:rPr>
          <w:rFonts w:hint="eastAsia"/>
          <w:lang w:eastAsia="ja-JP"/>
        </w:rPr>
        <w:t>ため、歩行速度変数は</w:t>
      </w:r>
      <w:r w:rsidRPr="00DB17F0">
        <w:rPr>
          <w:lang w:eastAsia="ja-JP"/>
        </w:rPr>
        <w:t>contextual covariate</w:t>
      </w:r>
      <w:r w:rsidRPr="00DB17F0">
        <w:rPr>
          <w:rFonts w:hint="eastAsia"/>
          <w:lang w:eastAsia="ja-JP"/>
        </w:rPr>
        <w:t>として扱う</w:t>
      </w:r>
      <w:r>
        <w:rPr>
          <w:rFonts w:hint="eastAsia"/>
          <w:lang w:eastAsia="ja-JP"/>
        </w:rPr>
        <w:t>旨を記載しました。</w:t>
      </w:r>
    </w:p>
  </w:comment>
  <w:comment w:id="124" w:author="山岸良匡" w:date="2026-05-18T19:56:00Z" w:initials="山">
    <w:p w14:paraId="7F10E4ED" w14:textId="77777777" w:rsidR="001907E8" w:rsidRDefault="001907E8" w:rsidP="001907E8">
      <w:pPr>
        <w:pStyle w:val="af3"/>
        <w:rPr>
          <w:lang w:eastAsia="ja-JP"/>
        </w:rPr>
      </w:pPr>
      <w:r>
        <w:rPr>
          <w:rStyle w:val="af2"/>
        </w:rPr>
        <w:annotationRef/>
      </w:r>
      <w:r>
        <w:rPr>
          <w:rFonts w:hint="eastAsia"/>
          <w:lang w:eastAsia="ja-JP"/>
        </w:rPr>
        <w:t>根拠がなければ、やや言い過ぎのように思われます。</w:t>
      </w:r>
    </w:p>
  </w:comment>
  <w:comment w:id="128" w:author="治輝 齋藤" w:date="2026-04-30T18:04:00Z" w:initials="治齋">
    <w:p w14:paraId="2C2FBDDD" w14:textId="3726F212" w:rsidR="00394F48" w:rsidRDefault="00394F48">
      <w:pPr>
        <w:pStyle w:val="af3"/>
        <w:rPr>
          <w:lang w:eastAsia="ja-JP"/>
        </w:rPr>
      </w:pPr>
      <w:r>
        <w:rPr>
          <w:rStyle w:val="af2"/>
        </w:rPr>
        <w:annotationRef/>
      </w:r>
      <w:r>
        <w:rPr>
          <w:rFonts w:hint="eastAsia"/>
          <w:lang w:eastAsia="ja-JP"/>
        </w:rPr>
        <w:t>（佐藤先生コメント③）</w:t>
      </w:r>
      <w:r w:rsidRPr="00394F48">
        <w:rPr>
          <w:rFonts w:hint="eastAsia"/>
          <w:lang w:eastAsia="ja-JP"/>
        </w:rPr>
        <w:t>Limitation</w:t>
      </w:r>
      <w:r>
        <w:rPr>
          <w:rFonts w:hint="eastAsia"/>
          <w:lang w:eastAsia="ja-JP"/>
        </w:rPr>
        <w:t>s</w:t>
      </w:r>
      <w:r w:rsidRPr="00394F48">
        <w:rPr>
          <w:rFonts w:hint="eastAsia"/>
          <w:lang w:eastAsia="ja-JP"/>
        </w:rPr>
        <w:t>に「</w:t>
      </w:r>
      <w:r w:rsidRPr="00394F48">
        <w:rPr>
          <w:rFonts w:hint="eastAsia"/>
          <w:lang w:eastAsia="ja-JP"/>
        </w:rPr>
        <w:t>surgery rates rather than true fracture incidence</w:t>
      </w:r>
      <w:r w:rsidRPr="00394F48">
        <w:rPr>
          <w:rFonts w:hint="eastAsia"/>
          <w:lang w:eastAsia="ja-JP"/>
        </w:rPr>
        <w:t>」</w:t>
      </w:r>
      <w:r>
        <w:rPr>
          <w:rFonts w:hint="eastAsia"/>
          <w:lang w:eastAsia="ja-JP"/>
        </w:rPr>
        <w:t>と記載を加えました。また、</w:t>
      </w:r>
      <w:r w:rsidRPr="00394F48">
        <w:rPr>
          <w:rFonts w:hint="eastAsia"/>
          <w:lang w:eastAsia="ja-JP"/>
        </w:rPr>
        <w:t>治療方針・アクセス差の影響</w:t>
      </w:r>
      <w:r>
        <w:rPr>
          <w:rFonts w:hint="eastAsia"/>
          <w:lang w:eastAsia="ja-JP"/>
        </w:rPr>
        <w:t>がある</w:t>
      </w:r>
      <w:r w:rsidRPr="00394F48">
        <w:rPr>
          <w:rFonts w:hint="eastAsia"/>
          <w:lang w:eastAsia="ja-JP"/>
        </w:rPr>
        <w:t>可能性</w:t>
      </w:r>
      <w:r>
        <w:rPr>
          <w:rFonts w:hint="eastAsia"/>
          <w:lang w:eastAsia="ja-JP"/>
        </w:rPr>
        <w:t>について記載しました。</w:t>
      </w:r>
    </w:p>
  </w:comment>
  <w:comment w:id="133" w:author="治輝 齋藤" w:date="2026-04-30T18:09:00Z" w:initials="治齋">
    <w:p w14:paraId="3A19A869" w14:textId="1979DC84" w:rsidR="005168E9" w:rsidRDefault="005168E9">
      <w:pPr>
        <w:pStyle w:val="af3"/>
        <w:rPr>
          <w:lang w:eastAsia="ja-JP"/>
        </w:rPr>
      </w:pPr>
      <w:r>
        <w:rPr>
          <w:rStyle w:val="af2"/>
        </w:rPr>
        <w:annotationRef/>
      </w:r>
      <w:r>
        <w:rPr>
          <w:rFonts w:hint="eastAsia"/>
          <w:lang w:eastAsia="ja-JP"/>
        </w:rPr>
        <w:t>（</w:t>
      </w:r>
      <w:r>
        <w:rPr>
          <w:rFonts w:hint="eastAsia"/>
          <w:lang w:eastAsia="ja-JP"/>
        </w:rPr>
        <w:t>佐藤先生コメント④）</w:t>
      </w:r>
      <w:r w:rsidRPr="005168E9">
        <w:rPr>
          <w:rFonts w:hint="eastAsia"/>
          <w:lang w:eastAsia="ja-JP"/>
        </w:rPr>
        <w:t>気候（積雪・凍結）</w:t>
      </w:r>
      <w:r>
        <w:rPr>
          <w:rFonts w:hint="eastAsia"/>
          <w:lang w:eastAsia="ja-JP"/>
        </w:rPr>
        <w:t>の項目について、</w:t>
      </w:r>
      <w:r>
        <w:rPr>
          <w:rFonts w:hint="eastAsia"/>
          <w:lang w:eastAsia="ja-JP"/>
        </w:rPr>
        <w:t>Limitations</w:t>
      </w:r>
      <w:r>
        <w:rPr>
          <w:rFonts w:hint="eastAsia"/>
          <w:lang w:eastAsia="ja-JP"/>
        </w:rPr>
        <w:t>に追加しました。</w:t>
      </w:r>
    </w:p>
  </w:comment>
  <w:comment w:id="135" w:author="治輝 齋藤" w:date="2026-04-30T20:37:00Z" w:initials="治齋">
    <w:p w14:paraId="18E3D33C" w14:textId="4E1960CE" w:rsidR="008227BE" w:rsidRDefault="008227BE">
      <w:pPr>
        <w:pStyle w:val="af3"/>
        <w:rPr>
          <w:lang w:eastAsia="ja-JP"/>
        </w:rPr>
      </w:pPr>
      <w:r>
        <w:rPr>
          <w:rStyle w:val="af2"/>
        </w:rPr>
        <w:annotationRef/>
      </w:r>
      <w:r>
        <w:rPr>
          <w:rFonts w:hint="eastAsia"/>
          <w:lang w:eastAsia="ja-JP"/>
        </w:rPr>
        <w:t>（</w:t>
      </w:r>
      <w:r w:rsidRPr="008227BE">
        <w:rPr>
          <w:rFonts w:hint="eastAsia"/>
          <w:lang w:eastAsia="ja-JP"/>
        </w:rPr>
        <w:t>寳澤先生コメント</w:t>
      </w:r>
      <w:r>
        <w:rPr>
          <w:rFonts w:hint="eastAsia"/>
          <w:lang w:eastAsia="ja-JP"/>
        </w:rPr>
        <w:t>）</w:t>
      </w:r>
      <w:r w:rsidRPr="008227BE">
        <w:rPr>
          <w:rFonts w:hint="eastAsia"/>
          <w:lang w:eastAsia="ja-JP"/>
        </w:rPr>
        <w:t>Limitations</w:t>
      </w:r>
      <w:r w:rsidRPr="008227BE">
        <w:rPr>
          <w:rFonts w:hint="eastAsia"/>
          <w:lang w:eastAsia="ja-JP"/>
        </w:rPr>
        <w:t>に、補完依存性と二次マスキングの可能性を明記</w:t>
      </w:r>
      <w:r>
        <w:rPr>
          <w:rFonts w:hint="eastAsia"/>
          <w:lang w:eastAsia="ja-JP"/>
        </w:rPr>
        <w:t>しました。</w:t>
      </w:r>
    </w:p>
  </w:comment>
  <w:comment w:id="141" w:author="治輝 齋藤" w:date="2026-04-30T18:46:00Z" w:initials="治齋">
    <w:p w14:paraId="3D3C9648" w14:textId="67BECD95" w:rsidR="00DB17F0" w:rsidRDefault="00DB17F0">
      <w:pPr>
        <w:pStyle w:val="af3"/>
        <w:rPr>
          <w:lang w:eastAsia="ja-JP"/>
        </w:rPr>
      </w:pPr>
      <w:r>
        <w:rPr>
          <w:rStyle w:val="af2"/>
        </w:rPr>
        <w:annotationRef/>
      </w:r>
      <w:r>
        <w:rPr>
          <w:rFonts w:hint="eastAsia"/>
          <w:lang w:eastAsia="ja-JP"/>
        </w:rPr>
        <w:t>（</w:t>
      </w:r>
      <w:r>
        <w:rPr>
          <w:rFonts w:hint="eastAsia"/>
          <w:lang w:eastAsia="ja-JP"/>
        </w:rPr>
        <w:t>佐藤先生コメント⑧）</w:t>
      </w:r>
      <w:r w:rsidR="00F61CC0" w:rsidRPr="00F61CC0">
        <w:rPr>
          <w:rFonts w:hint="eastAsia"/>
          <w:lang w:eastAsia="ja-JP"/>
        </w:rPr>
        <w:t>歩行速度指標が</w:t>
      </w:r>
      <w:r w:rsidR="00F61CC0" w:rsidRPr="00F61CC0">
        <w:rPr>
          <w:rFonts w:hint="eastAsia"/>
          <w:lang w:eastAsia="ja-JP"/>
        </w:rPr>
        <w:t>40</w:t>
      </w:r>
      <w:r w:rsidR="00F61CC0" w:rsidRPr="00F61CC0">
        <w:rPr>
          <w:rFonts w:hint="eastAsia"/>
          <w:lang w:eastAsia="ja-JP"/>
        </w:rPr>
        <w:t>–</w:t>
      </w:r>
      <w:r w:rsidR="00F61CC0" w:rsidRPr="00F61CC0">
        <w:rPr>
          <w:rFonts w:hint="eastAsia"/>
          <w:lang w:eastAsia="ja-JP"/>
        </w:rPr>
        <w:t>74</w:t>
      </w:r>
      <w:r w:rsidR="00F61CC0" w:rsidRPr="00F61CC0">
        <w:rPr>
          <w:rFonts w:hint="eastAsia"/>
          <w:lang w:eastAsia="ja-JP"/>
        </w:rPr>
        <w:t>歳の公開質問票集計に基づくことを明記し、最高齢群の骨折リスクを直接代表しないという限界が伝わるように修正しました</w:t>
      </w:r>
      <w:r>
        <w:rPr>
          <w:rFonts w:hint="eastAsia"/>
          <w:lang w:eastAsia="ja-JP"/>
        </w:rPr>
        <w:t>。</w:t>
      </w:r>
    </w:p>
  </w:comment>
  <w:comment w:id="148" w:author="治輝 齋藤" w:date="2026-05-01T13:08:00Z" w:initials="治齋">
    <w:p w14:paraId="48B08688" w14:textId="77777777" w:rsidR="00F645DD" w:rsidRDefault="00F645DD" w:rsidP="00F645DD">
      <w:pPr>
        <w:pStyle w:val="af3"/>
        <w:rPr>
          <w:lang w:eastAsia="ja-JP"/>
        </w:rPr>
      </w:pPr>
      <w:r>
        <w:rPr>
          <w:rStyle w:val="af2"/>
        </w:rPr>
        <w:annotationRef/>
      </w:r>
      <w:r>
        <w:rPr>
          <w:rFonts w:hint="eastAsia"/>
          <w:lang w:eastAsia="ja-JP"/>
        </w:rPr>
        <w:t>（</w:t>
      </w:r>
      <w:r>
        <w:rPr>
          <w:rFonts w:hint="eastAsia"/>
          <w:lang w:eastAsia="ja-JP"/>
        </w:rPr>
        <w:t>舟久保先生コメント④）</w:t>
      </w:r>
      <w:r w:rsidRPr="00252B64">
        <w:rPr>
          <w:rFonts w:hint="eastAsia"/>
          <w:lang w:eastAsia="ja-JP"/>
        </w:rPr>
        <w:t>歩行速度の能力指標性を</w:t>
      </w:r>
      <w:r w:rsidRPr="00252B64">
        <w:rPr>
          <w:rFonts w:hint="eastAsia"/>
          <w:lang w:eastAsia="ja-JP"/>
        </w:rPr>
        <w:t>Limitations</w:t>
      </w:r>
      <w:r w:rsidRPr="00252B64">
        <w:rPr>
          <w:rFonts w:hint="eastAsia"/>
          <w:lang w:eastAsia="ja-JP"/>
        </w:rPr>
        <w:t>に追記</w:t>
      </w:r>
      <w:r>
        <w:rPr>
          <w:rFonts w:hint="eastAsia"/>
          <w:lang w:eastAsia="ja-JP"/>
        </w:rPr>
        <w:t>しました。</w:t>
      </w:r>
    </w:p>
  </w:comment>
  <w:comment w:id="160" w:author="治輝 齋藤" w:date="2026-04-30T19:20:00Z" w:initials="治齋">
    <w:p w14:paraId="138B0C16" w14:textId="160B8AF4" w:rsidR="00896745" w:rsidRDefault="00896745">
      <w:pPr>
        <w:pStyle w:val="af3"/>
        <w:rPr>
          <w:lang w:eastAsia="ja-JP"/>
        </w:rPr>
      </w:pPr>
      <w:r>
        <w:rPr>
          <w:rStyle w:val="af2"/>
        </w:rPr>
        <w:annotationRef/>
      </w:r>
      <w:r>
        <w:rPr>
          <w:rFonts w:hint="eastAsia"/>
          <w:lang w:eastAsia="ja-JP"/>
        </w:rPr>
        <w:t>（</w:t>
      </w:r>
      <w:r>
        <w:rPr>
          <w:rFonts w:hint="eastAsia"/>
          <w:lang w:eastAsia="ja-JP"/>
        </w:rPr>
        <w:t>佐藤先生コメント⑩）</w:t>
      </w:r>
      <w:r>
        <w:rPr>
          <w:rFonts w:hint="eastAsia"/>
          <w:lang w:eastAsia="ja-JP"/>
        </w:rPr>
        <w:t xml:space="preserve">remained </w:t>
      </w:r>
      <w:r>
        <w:rPr>
          <w:rFonts w:hint="eastAsia"/>
          <w:lang w:eastAsia="ja-JP"/>
        </w:rPr>
        <w:t>→</w:t>
      </w:r>
      <w:r>
        <w:rPr>
          <w:rFonts w:hint="eastAsia"/>
          <w:lang w:eastAsia="ja-JP"/>
        </w:rPr>
        <w:t xml:space="preserve"> was</w:t>
      </w:r>
      <w:r>
        <w:rPr>
          <w:rFonts w:hint="eastAsia"/>
          <w:lang w:eastAsia="ja-JP"/>
        </w:rPr>
        <w:t>と、弱い表現に修正しました。</w:t>
      </w:r>
    </w:p>
  </w:comment>
  <w:comment w:id="164" w:author="治輝 齋藤" w:date="2026-05-01T13:12:00Z" w:initials="治齋">
    <w:p w14:paraId="74284328" w14:textId="77777777" w:rsidR="00F645DD" w:rsidRDefault="00F645DD" w:rsidP="00F645DD">
      <w:pPr>
        <w:pStyle w:val="af3"/>
        <w:rPr>
          <w:lang w:eastAsia="ja-JP"/>
        </w:rPr>
      </w:pPr>
      <w:r>
        <w:rPr>
          <w:rStyle w:val="af2"/>
        </w:rPr>
        <w:annotationRef/>
      </w:r>
      <w:r>
        <w:rPr>
          <w:rFonts w:hint="eastAsia"/>
          <w:lang w:eastAsia="ja-JP"/>
        </w:rPr>
        <w:t>（</w:t>
      </w:r>
      <w:r>
        <w:rPr>
          <w:rFonts w:hint="eastAsia"/>
          <w:lang w:eastAsia="ja-JP"/>
        </w:rPr>
        <w:t>舟久保先生コメント⑤）</w:t>
      </w:r>
      <w:r w:rsidRPr="00F25F6D">
        <w:rPr>
          <w:rFonts w:hint="eastAsia"/>
          <w:lang w:eastAsia="ja-JP"/>
        </w:rPr>
        <w:t>統計解釈を控えめ</w:t>
      </w:r>
      <w:r>
        <w:rPr>
          <w:rFonts w:hint="eastAsia"/>
          <w:lang w:eastAsia="ja-JP"/>
        </w:rPr>
        <w:t>な表現に修正</w:t>
      </w:r>
      <w:r w:rsidRPr="00F25F6D">
        <w:rPr>
          <w:rFonts w:hint="eastAsia"/>
          <w:lang w:eastAsia="ja-JP"/>
        </w:rPr>
        <w:t>し</w:t>
      </w:r>
      <w:r>
        <w:rPr>
          <w:rFonts w:hint="eastAsia"/>
          <w:lang w:eastAsia="ja-JP"/>
        </w:rPr>
        <w:t>、</w:t>
      </w:r>
      <w:r w:rsidRPr="00F25F6D">
        <w:rPr>
          <w:rFonts w:hint="eastAsia"/>
          <w:lang w:eastAsia="ja-JP"/>
        </w:rPr>
        <w:t>N=47</w:t>
      </w:r>
      <w:r>
        <w:rPr>
          <w:rFonts w:hint="eastAsia"/>
          <w:lang w:eastAsia="ja-JP"/>
        </w:rPr>
        <w:t>の</w:t>
      </w:r>
      <w:r w:rsidRPr="00F25F6D">
        <w:rPr>
          <w:rFonts w:hint="eastAsia"/>
          <w:lang w:eastAsia="ja-JP"/>
        </w:rPr>
        <w:t>不確実性を明示</w:t>
      </w:r>
      <w:r>
        <w:rPr>
          <w:rFonts w:hint="eastAsia"/>
          <w:lang w:eastAsia="ja-JP"/>
        </w:rPr>
        <w:t>しました。</w:t>
      </w:r>
    </w:p>
  </w:comment>
  <w:comment w:id="178" w:author="治輝 齋藤" w:date="2026-05-01T14:29:00Z" w:initials="治齋">
    <w:p w14:paraId="0EDAC622" w14:textId="77777777" w:rsidR="00FE5A92" w:rsidRDefault="00FE5A92" w:rsidP="00FE5A92">
      <w:pPr>
        <w:pStyle w:val="af3"/>
        <w:rPr>
          <w:lang w:eastAsia="ja-JP"/>
        </w:rPr>
      </w:pPr>
      <w:r>
        <w:rPr>
          <w:rStyle w:val="af2"/>
        </w:rPr>
        <w:annotationRef/>
      </w:r>
      <w:r w:rsidRPr="00F04F3D">
        <w:rPr>
          <w:rFonts w:hint="eastAsia"/>
          <w:lang w:eastAsia="ja-JP"/>
        </w:rPr>
        <w:t>（</w:t>
      </w:r>
      <w:r w:rsidRPr="00F04F3D">
        <w:rPr>
          <w:rFonts w:hint="eastAsia"/>
          <w:lang w:eastAsia="ja-JP"/>
        </w:rPr>
        <w:t>寳澤先生コメント）</w:t>
      </w:r>
      <w:r>
        <w:rPr>
          <w:rFonts w:hint="eastAsia"/>
          <w:lang w:eastAsia="ja-JP"/>
        </w:rPr>
        <w:t>Table 5</w:t>
      </w:r>
      <w:r>
        <w:rPr>
          <w:rFonts w:hint="eastAsia"/>
          <w:lang w:eastAsia="ja-JP"/>
        </w:rPr>
        <w:t>として、</w:t>
      </w:r>
      <w:r w:rsidRPr="00F04F3D">
        <w:rPr>
          <w:rFonts w:hint="eastAsia"/>
          <w:lang w:eastAsia="ja-JP"/>
        </w:rPr>
        <w:t>各シナリオでの回帰係数（</w:t>
      </w:r>
      <w:r w:rsidRPr="00F04F3D">
        <w:rPr>
          <w:rFonts w:hint="eastAsia"/>
        </w:rPr>
        <w:t>β</w:t>
      </w:r>
      <w:r w:rsidRPr="00F04F3D">
        <w:rPr>
          <w:rFonts w:hint="eastAsia"/>
          <w:lang w:eastAsia="ja-JP"/>
        </w:rPr>
        <w:t>, 95%CI, p</w:t>
      </w:r>
      <w:r w:rsidRPr="00F04F3D">
        <w:rPr>
          <w:rFonts w:hint="eastAsia"/>
          <w:lang w:eastAsia="ja-JP"/>
        </w:rPr>
        <w:t>）を明記しました。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35B02" w15:done="0"/>
  <w15:commentEx w15:paraId="64DE3CDF" w15:done="0"/>
  <w15:commentEx w15:paraId="655C391B" w15:done="0"/>
  <w15:commentEx w15:paraId="3C61C1A1" w15:done="0"/>
  <w15:commentEx w15:paraId="4FA4532D" w15:done="0"/>
  <w15:commentEx w15:paraId="70789A25" w15:done="0"/>
  <w15:commentEx w15:paraId="50E41A7C" w15:done="0"/>
  <w15:commentEx w15:paraId="513FFDD6" w15:done="0"/>
  <w15:commentEx w15:paraId="24FC57F2" w15:done="0"/>
  <w15:commentEx w15:paraId="7DE1BBAC" w15:done="0"/>
  <w15:commentEx w15:paraId="2E7524A1" w15:done="0"/>
  <w15:commentEx w15:paraId="3E8848AB" w15:done="0"/>
  <w15:commentEx w15:paraId="22BA222B" w15:done="0"/>
  <w15:commentEx w15:paraId="4BBB0A56" w15:done="0"/>
  <w15:commentEx w15:paraId="4A8F4FEF" w15:done="0"/>
  <w15:commentEx w15:paraId="39E4D378" w15:done="0"/>
  <w15:commentEx w15:paraId="76289747" w15:done="0"/>
  <w15:commentEx w15:paraId="49E4B611" w15:done="0"/>
  <w15:commentEx w15:paraId="22158019" w15:paraIdParent="49E4B611" w15:done="0"/>
  <w15:commentEx w15:paraId="33579935" w15:done="0"/>
  <w15:commentEx w15:paraId="2E97D07E" w15:done="0"/>
  <w15:commentEx w15:paraId="16D0CE8F" w15:done="0"/>
  <w15:commentEx w15:paraId="1629F195" w15:done="0"/>
  <w15:commentEx w15:paraId="04B40A5A" w15:done="0"/>
  <w15:commentEx w15:paraId="4415FBF7" w15:done="0"/>
  <w15:commentEx w15:paraId="476BF8CA" w15:done="0"/>
  <w15:commentEx w15:paraId="40A9CBF0" w15:done="0"/>
  <w15:commentEx w15:paraId="243073DF" w15:done="0"/>
  <w15:commentEx w15:paraId="7855C3C4" w15:done="0"/>
  <w15:commentEx w15:paraId="013610CE" w15:done="0"/>
  <w15:commentEx w15:paraId="7F10E4ED" w15:done="0"/>
  <w15:commentEx w15:paraId="2C2FBDDD" w15:done="0"/>
  <w15:commentEx w15:paraId="3A19A869" w15:done="0"/>
  <w15:commentEx w15:paraId="18E3D33C" w15:done="0"/>
  <w15:commentEx w15:paraId="3D3C9648" w15:done="0"/>
  <w15:commentEx w15:paraId="48B08688" w15:done="0"/>
  <w15:commentEx w15:paraId="138B0C16" w15:done="0"/>
  <w15:commentEx w15:paraId="74284328" w15:done="0"/>
  <w15:commentEx w15:paraId="0EDAC6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54D23" w16cex:dateUtc="2026-05-18T10:00:00Z"/>
  <w16cex:commentExtensible w16cex:durableId="65EFD729" w16cex:dateUtc="2026-05-18T14:39:00Z"/>
  <w16cex:commentExtensible w16cex:durableId="5E7D9E50" w16cex:dateUtc="2026-05-18T09:52:00Z"/>
  <w16cex:commentExtensible w16cex:durableId="7F3AB1BB" w16cex:dateUtc="2026-05-18T09:52:00Z"/>
  <w16cex:commentExtensible w16cex:durableId="34ADD098" w16cex:dateUtc="2026-05-18T09:54:00Z"/>
  <w16cex:commentExtensible w16cex:durableId="09ECE11A" w16cex:dateUtc="2026-05-18T09:54:00Z"/>
  <w16cex:commentExtensible w16cex:durableId="3C2E0BEC" w16cex:dateUtc="2026-05-18T14:44:00Z"/>
  <w16cex:commentExtensible w16cex:durableId="4E153F6A" w16cex:dateUtc="2026-05-18T10:10:00Z"/>
  <w16cex:commentExtensible w16cex:durableId="18C949AC" w16cex:dateUtc="2026-05-18T10:14:00Z"/>
  <w16cex:commentExtensible w16cex:durableId="32264AD3" w16cex:dateUtc="2026-05-18T10:19:00Z"/>
  <w16cex:commentExtensible w16cex:durableId="3508A238" w16cex:dateUtc="2026-04-30T09:01:00Z"/>
  <w16cex:commentExtensible w16cex:durableId="0B936217" w16cex:dateUtc="2026-04-30T09:02:00Z"/>
  <w16cex:commentExtensible w16cex:durableId="247C03E9" w16cex:dateUtc="2026-04-30T11:24:00Z"/>
  <w16cex:commentExtensible w16cex:durableId="24A23011" w16cex:dateUtc="2026-05-18T10:23:00Z"/>
  <w16cex:commentExtensible w16cex:durableId="5E3A40FA" w16cex:dateUtc="2026-05-18T10:28:00Z"/>
  <w16cex:commentExtensible w16cex:durableId="6F31B0FC" w16cex:dateUtc="2026-05-18T10:31:00Z"/>
  <w16cex:commentExtensible w16cex:durableId="54C60FD5" w16cex:dateUtc="2026-05-18T10:35:00Z"/>
  <w16cex:commentExtensible w16cex:durableId="7D326336" w16cex:dateUtc="2026-04-30T11:30:00Z"/>
  <w16cex:commentExtensible w16cex:durableId="32D53676" w16cex:dateUtc="2026-05-18T10:37:00Z"/>
  <w16cex:commentExtensible w16cex:durableId="0FC2E86E" w16cex:dateUtc="2026-04-30T10:12:00Z"/>
  <w16cex:commentExtensible w16cex:durableId="30E3AB97" w16cex:dateUtc="2026-05-18T10:39:00Z"/>
  <w16cex:commentExtensible w16cex:durableId="34C54922" w16cex:dateUtc="2026-05-18T10:40:00Z"/>
  <w16cex:commentExtensible w16cex:durableId="5D681B54" w16cex:dateUtc="2026-05-18T10:42:00Z"/>
  <w16cex:commentExtensible w16cex:durableId="771AB965" w16cex:dateUtc="2026-04-30T10:29:00Z"/>
  <w16cex:commentExtensible w16cex:durableId="5408FB23" w16cex:dateUtc="2026-04-30T11:52:00Z"/>
  <w16cex:commentExtensible w16cex:durableId="59EBB2CB" w16cex:dateUtc="2026-04-30T11:56:00Z"/>
  <w16cex:commentExtensible w16cex:durableId="5E62303E" w16cex:dateUtc="2026-04-30T12:00:00Z"/>
  <w16cex:commentExtensible w16cex:durableId="1C2D720C" w16cex:dateUtc="2026-04-30T11:33:00Z"/>
  <w16cex:commentExtensible w16cex:durableId="392EC000" w16cex:dateUtc="2026-05-18T10:51:00Z"/>
  <w16cex:commentExtensible w16cex:durableId="446AB2FC" w16cex:dateUtc="2026-04-30T09:41:00Z"/>
  <w16cex:commentExtensible w16cex:durableId="46FAAC76" w16cex:dateUtc="2026-05-18T10:56:00Z"/>
  <w16cex:commentExtensible w16cex:durableId="259C5AF6" w16cex:dateUtc="2026-04-30T09:04:00Z"/>
  <w16cex:commentExtensible w16cex:durableId="78255051" w16cex:dateUtc="2026-04-30T09:09:00Z"/>
  <w16cex:commentExtensible w16cex:durableId="55529A77" w16cex:dateUtc="2026-04-30T11:37:00Z"/>
  <w16cex:commentExtensible w16cex:durableId="28D924FE" w16cex:dateUtc="2026-04-30T09:46:00Z"/>
  <w16cex:commentExtensible w16cex:durableId="5A655298" w16cex:dateUtc="2026-05-01T04:08:00Z"/>
  <w16cex:commentExtensible w16cex:durableId="2D3CD7E2" w16cex:dateUtc="2026-04-30T10:20:00Z"/>
  <w16cex:commentExtensible w16cex:durableId="7D95ED2A" w16cex:dateUtc="2026-05-01T04:12:00Z"/>
  <w16cex:commentExtensible w16cex:durableId="7293117A" w16cex:dateUtc="2026-05-01T0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35B02" w16cid:durableId="0DE54D23"/>
  <w16cid:commentId w16cid:paraId="64DE3CDF" w16cid:durableId="65EFD729"/>
  <w16cid:commentId w16cid:paraId="655C391B" w16cid:durableId="5E7D9E50"/>
  <w16cid:commentId w16cid:paraId="3C61C1A1" w16cid:durableId="7F3AB1BB"/>
  <w16cid:commentId w16cid:paraId="4FA4532D" w16cid:durableId="34ADD098"/>
  <w16cid:commentId w16cid:paraId="70789A25" w16cid:durableId="09ECE11A"/>
  <w16cid:commentId w16cid:paraId="50E41A7C" w16cid:durableId="3C2E0BEC"/>
  <w16cid:commentId w16cid:paraId="513FFDD6" w16cid:durableId="4E153F6A"/>
  <w16cid:commentId w16cid:paraId="24FC57F2" w16cid:durableId="18C949AC"/>
  <w16cid:commentId w16cid:paraId="7DE1BBAC" w16cid:durableId="32264AD3"/>
  <w16cid:commentId w16cid:paraId="2E7524A1" w16cid:durableId="3508A238"/>
  <w16cid:commentId w16cid:paraId="3E8848AB" w16cid:durableId="0B936217"/>
  <w16cid:commentId w16cid:paraId="22BA222B" w16cid:durableId="247C03E9"/>
  <w16cid:commentId w16cid:paraId="4BBB0A56" w16cid:durableId="24A23011"/>
  <w16cid:commentId w16cid:paraId="4A8F4FEF" w16cid:durableId="5E3A40FA"/>
  <w16cid:commentId w16cid:paraId="39E4D378" w16cid:durableId="6F31B0FC"/>
  <w16cid:commentId w16cid:paraId="76289747" w16cid:durableId="54C60FD5"/>
  <w16cid:commentId w16cid:paraId="49E4B611" w16cid:durableId="7D326336"/>
  <w16cid:commentId w16cid:paraId="22158019" w16cid:durableId="32D53676"/>
  <w16cid:commentId w16cid:paraId="33579935" w16cid:durableId="0FC2E86E"/>
  <w16cid:commentId w16cid:paraId="2E97D07E" w16cid:durableId="30E3AB97"/>
  <w16cid:commentId w16cid:paraId="16D0CE8F" w16cid:durableId="34C54922"/>
  <w16cid:commentId w16cid:paraId="1629F195" w16cid:durableId="5D681B54"/>
  <w16cid:commentId w16cid:paraId="04B40A5A" w16cid:durableId="771AB965"/>
  <w16cid:commentId w16cid:paraId="4415FBF7" w16cid:durableId="5408FB23"/>
  <w16cid:commentId w16cid:paraId="476BF8CA" w16cid:durableId="59EBB2CB"/>
  <w16cid:commentId w16cid:paraId="40A9CBF0" w16cid:durableId="5E62303E"/>
  <w16cid:commentId w16cid:paraId="243073DF" w16cid:durableId="1C2D720C"/>
  <w16cid:commentId w16cid:paraId="7855C3C4" w16cid:durableId="392EC000"/>
  <w16cid:commentId w16cid:paraId="013610CE" w16cid:durableId="446AB2FC"/>
  <w16cid:commentId w16cid:paraId="7F10E4ED" w16cid:durableId="46FAAC76"/>
  <w16cid:commentId w16cid:paraId="2C2FBDDD" w16cid:durableId="259C5AF6"/>
  <w16cid:commentId w16cid:paraId="3A19A869" w16cid:durableId="78255051"/>
  <w16cid:commentId w16cid:paraId="18E3D33C" w16cid:durableId="55529A77"/>
  <w16cid:commentId w16cid:paraId="3D3C9648" w16cid:durableId="28D924FE"/>
  <w16cid:commentId w16cid:paraId="48B08688" w16cid:durableId="5A655298"/>
  <w16cid:commentId w16cid:paraId="138B0C16" w16cid:durableId="2D3CD7E2"/>
  <w16cid:commentId w16cid:paraId="74284328" w16cid:durableId="7D95ED2A"/>
  <w16cid:commentId w16cid:paraId="0EDAC622" w16cid:durableId="729311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6" style="width:0;height:1.5pt" o:hralign="center" o:bullet="t" o:hrstd="t" o:hr="t"/>
    </w:pict>
  </w:numPicBullet>
  <w:numPicBullet w:numPicBulletId="1">
    <w:pict>
      <v:rect id="_x0000_i1057"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山岸良匡">
    <w15:presenceInfo w15:providerId="AD" w15:userId="S::yamagishi.kazumas.ge@u.tsukuba.ac.jp::3a8ba998-89d1-406a-8ce1-88976c106786"/>
  </w15:person>
  <w15:person w15:author="治輝 齋藤">
    <w15:presenceInfo w15:providerId="Windows Live" w15:userId="a4c4a0c4110bd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04111"/>
    <w:rsid w:val="00012D1E"/>
    <w:rsid w:val="00031BB0"/>
    <w:rsid w:val="00061A98"/>
    <w:rsid w:val="00062171"/>
    <w:rsid w:val="00073AD9"/>
    <w:rsid w:val="00086EBA"/>
    <w:rsid w:val="000B2A23"/>
    <w:rsid w:val="000B6CF6"/>
    <w:rsid w:val="000E57C4"/>
    <w:rsid w:val="00104EB5"/>
    <w:rsid w:val="0012601A"/>
    <w:rsid w:val="0015073F"/>
    <w:rsid w:val="001907E8"/>
    <w:rsid w:val="00193A2D"/>
    <w:rsid w:val="001C1A6A"/>
    <w:rsid w:val="001E418E"/>
    <w:rsid w:val="00217E23"/>
    <w:rsid w:val="00233356"/>
    <w:rsid w:val="00237007"/>
    <w:rsid w:val="002600F3"/>
    <w:rsid w:val="00311C5E"/>
    <w:rsid w:val="0032546C"/>
    <w:rsid w:val="00362AF6"/>
    <w:rsid w:val="0036571E"/>
    <w:rsid w:val="00394F48"/>
    <w:rsid w:val="003E0C45"/>
    <w:rsid w:val="00407B16"/>
    <w:rsid w:val="004213BC"/>
    <w:rsid w:val="00467353"/>
    <w:rsid w:val="004C34FD"/>
    <w:rsid w:val="004D174A"/>
    <w:rsid w:val="004D1B18"/>
    <w:rsid w:val="004F4C8A"/>
    <w:rsid w:val="004F6621"/>
    <w:rsid w:val="0050388A"/>
    <w:rsid w:val="005168E9"/>
    <w:rsid w:val="00556984"/>
    <w:rsid w:val="0056563A"/>
    <w:rsid w:val="005936E7"/>
    <w:rsid w:val="005A5D79"/>
    <w:rsid w:val="005B47C8"/>
    <w:rsid w:val="00622A77"/>
    <w:rsid w:val="00646AD0"/>
    <w:rsid w:val="006558D1"/>
    <w:rsid w:val="006C06DE"/>
    <w:rsid w:val="00705772"/>
    <w:rsid w:val="007702BA"/>
    <w:rsid w:val="00787B37"/>
    <w:rsid w:val="00794CB3"/>
    <w:rsid w:val="007C7C3A"/>
    <w:rsid w:val="007D54A5"/>
    <w:rsid w:val="008227BE"/>
    <w:rsid w:val="0088113E"/>
    <w:rsid w:val="008873D7"/>
    <w:rsid w:val="00896745"/>
    <w:rsid w:val="008A413E"/>
    <w:rsid w:val="008D01AA"/>
    <w:rsid w:val="008F4985"/>
    <w:rsid w:val="00935FEB"/>
    <w:rsid w:val="009609FC"/>
    <w:rsid w:val="009643D6"/>
    <w:rsid w:val="009903F0"/>
    <w:rsid w:val="00A5630A"/>
    <w:rsid w:val="00A5744A"/>
    <w:rsid w:val="00A6730B"/>
    <w:rsid w:val="00A76463"/>
    <w:rsid w:val="00A810BB"/>
    <w:rsid w:val="00AA6810"/>
    <w:rsid w:val="00AC651E"/>
    <w:rsid w:val="00AD046A"/>
    <w:rsid w:val="00B33ACE"/>
    <w:rsid w:val="00B36817"/>
    <w:rsid w:val="00B4073B"/>
    <w:rsid w:val="00B47F82"/>
    <w:rsid w:val="00B53F4E"/>
    <w:rsid w:val="00B65167"/>
    <w:rsid w:val="00BB5CB9"/>
    <w:rsid w:val="00C22C4D"/>
    <w:rsid w:val="00C34A0D"/>
    <w:rsid w:val="00C37C37"/>
    <w:rsid w:val="00C55966"/>
    <w:rsid w:val="00C6603A"/>
    <w:rsid w:val="00C974D0"/>
    <w:rsid w:val="00CA3F03"/>
    <w:rsid w:val="00CA66DC"/>
    <w:rsid w:val="00CA7656"/>
    <w:rsid w:val="00CB1C9B"/>
    <w:rsid w:val="00D14FC1"/>
    <w:rsid w:val="00D32F9A"/>
    <w:rsid w:val="00D86264"/>
    <w:rsid w:val="00DB17F0"/>
    <w:rsid w:val="00DE6F01"/>
    <w:rsid w:val="00E10BF9"/>
    <w:rsid w:val="00E11A9A"/>
    <w:rsid w:val="00E32604"/>
    <w:rsid w:val="00E337F2"/>
    <w:rsid w:val="00E53E4C"/>
    <w:rsid w:val="00E71CD2"/>
    <w:rsid w:val="00E911FF"/>
    <w:rsid w:val="00E938C0"/>
    <w:rsid w:val="00EE7FCD"/>
    <w:rsid w:val="00EF7F20"/>
    <w:rsid w:val="00F15238"/>
    <w:rsid w:val="00F52EFF"/>
    <w:rsid w:val="00F61CC0"/>
    <w:rsid w:val="00F645DD"/>
    <w:rsid w:val="00F7283B"/>
    <w:rsid w:val="00F82C7B"/>
    <w:rsid w:val="00F964C5"/>
    <w:rsid w:val="00FA4697"/>
    <w:rsid w:val="00FB1385"/>
    <w:rsid w:val="00FE5A92"/>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7624</Words>
  <Characters>43459</Characters>
  <Application>Microsoft Office Word</Application>
  <DocSecurity>0</DocSecurity>
  <Lines>362</Lines>
  <Paragraphs>101</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治輝 齋藤</dc:creator>
  <cp:keywords/>
  <cp:lastModifiedBy>治輝 齋藤</cp:lastModifiedBy>
  <cp:revision>3</cp:revision>
  <cp:lastPrinted>2026-05-18T09:49:00Z</cp:lastPrinted>
  <dcterms:created xsi:type="dcterms:W3CDTF">2026-05-19T03:39:00Z</dcterms:created>
  <dcterms:modified xsi:type="dcterms:W3CDTF">2026-05-19T03:41:00Z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