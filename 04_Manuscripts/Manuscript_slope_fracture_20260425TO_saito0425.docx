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7BECF535" w:rsidR="00073AD9" w:rsidRDefault="00000000">
      <w:pPr>
        <w:pStyle w:val="a8"/>
      </w:pPr>
      <w:r>
        <w:t>2026-</w:t>
      </w:r>
      <w:r w:rsidR="00CA7656">
        <w:rPr>
          <w:rFonts w:hint="eastAsia"/>
          <w:lang w:eastAsia="ja-JP"/>
        </w:rPr>
        <w:t>04</w:t>
      </w:r>
      <w:r>
        <w:t>-</w:t>
      </w:r>
      <w:ins w:id="0" w:author="治輝 齋藤" w:date="2026-04-25T09:32:00Z" w16du:dateUtc="2026-04-25T00:32:00Z">
        <w:r w:rsidR="00E53E4C">
          <w:rPr>
            <w:rFonts w:hint="eastAsia"/>
            <w:lang w:eastAsia="ja-JP"/>
          </w:rPr>
          <w:t>25</w:t>
        </w:r>
      </w:ins>
      <w:del w:id="1" w:author="治輝 齋藤" w:date="2026-04-25T09:32:00Z" w16du:dateUtc="2026-04-25T00:32:00Z">
        <w:r w:rsidR="00CA7656" w:rsidDel="00E53E4C">
          <w:rPr>
            <w:rFonts w:hint="eastAsia"/>
            <w:lang w:eastAsia="ja-JP"/>
          </w:rPr>
          <w:delText>14</w:delText>
        </w:r>
      </w:del>
    </w:p>
    <w:p w14:paraId="0308B2C6" w14:textId="77777777" w:rsidR="00073AD9" w:rsidRDefault="00000000">
      <w:r>
        <w:pict w14:anchorId="7A00CCE9">
          <v:rect id="_x0000_i1027" style="width:0;height:1.5pt" o:hralign="center" o:hrstd="t" o:hr="t"/>
        </w:pict>
      </w:r>
    </w:p>
    <w:p w14:paraId="7FBF17A3" w14:textId="77777777" w:rsidR="00073AD9" w:rsidRDefault="00000000">
      <w:pPr>
        <w:pStyle w:val="1"/>
      </w:pPr>
      <w:bookmarkStart w:id="2" w:name="abstract"/>
      <w:r>
        <w:t>Abstract</w:t>
      </w:r>
    </w:p>
    <w:p w14:paraId="5B0A40A8" w14:textId="627336DC" w:rsidR="00073AD9" w:rsidRDefault="001C1A6A" w:rsidP="000B6CF6">
      <w:pPr>
        <w:pStyle w:val="a0"/>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at N = 47. No associations were observed for humerus or forearm fractures. Prefecture-level terrain slope showed a hip-specific signal consistent with lateral-fall mechanisms, but inferential sensitivity at small ecological N warrants cautious interpretation.</w:t>
      </w:r>
      <w:bookmarkStart w:id="3" w:name="conclusions"/>
    </w:p>
    <w:p w14:paraId="335F4440" w14:textId="13EDFE77" w:rsidR="00073AD9" w:rsidRDefault="00000000">
      <w:pPr>
        <w:pStyle w:val="a0"/>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
        <w:pict w14:anchorId="0BC1EF66">
          <v:rect id="_x0000_i1028" style="width:0;height:1.5pt" o:hralign="center" o:hrstd="t" o:hr="t"/>
        </w:pict>
      </w:r>
    </w:p>
    <w:p w14:paraId="2AB65ACB" w14:textId="77777777" w:rsidR="00073AD9" w:rsidRDefault="00000000">
      <w:pPr>
        <w:pStyle w:val="1"/>
      </w:pPr>
      <w:bookmarkStart w:id="4" w:name="introduction"/>
      <w:bookmarkEnd w:id="2"/>
      <w:bookmarkEnd w:id="3"/>
      <w:r>
        <w:lastRenderedPageBreak/>
        <w:t>Introduction</w:t>
      </w:r>
    </w:p>
    <w:p w14:paraId="30C5DEDC" w14:textId="7F81DE13" w:rsidR="00073AD9" w:rsidRDefault="00000000">
      <w:pPr>
        <w:pStyle w:val="FirstParagraph"/>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pPr>
        <w:pStyle w:val="a0"/>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pPr>
        <w:pStyle w:val="a0"/>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pPr>
        <w:pStyle w:val="a0"/>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pPr>
        <w:pStyle w:val="a0"/>
      </w:pPr>
      <w:r>
        <w:lastRenderedPageBreak/>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14:paraId="709613BE" w14:textId="77777777" w:rsidR="00073AD9" w:rsidRDefault="00000000">
      <w:pPr>
        <w:pStyle w:val="a0"/>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
        <w:pict w14:anchorId="2A09CD22">
          <v:rect id="_x0000_i1029" style="width:0;height:1.5pt" o:hralign="center" o:hrstd="t" o:hr="t"/>
        </w:pict>
      </w:r>
    </w:p>
    <w:p w14:paraId="005FDE2A" w14:textId="77777777" w:rsidR="00073AD9" w:rsidRDefault="00000000">
      <w:pPr>
        <w:pStyle w:val="1"/>
      </w:pPr>
      <w:bookmarkStart w:id="5" w:name="methods-1"/>
      <w:bookmarkEnd w:id="4"/>
      <w:r>
        <w:t>Methods</w:t>
      </w:r>
    </w:p>
    <w:p w14:paraId="78DAB058" w14:textId="77777777" w:rsidR="00073AD9" w:rsidRDefault="00000000">
      <w:pPr>
        <w:pStyle w:val="2"/>
      </w:pPr>
      <w:bookmarkStart w:id="6" w:name="study-design"/>
      <w:r>
        <w:t>1. Study Design</w:t>
      </w:r>
    </w:p>
    <w:p w14:paraId="78AC1DEC" w14:textId="77777777" w:rsidR="00073AD9" w:rsidRDefault="00000000">
      <w:pPr>
        <w:pStyle w:val="FirstParagraph"/>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pPr>
        <w:pStyle w:val="2"/>
      </w:pPr>
      <w:bookmarkStart w:id="7" w:name="outcome-fracture-surgery-rates"/>
      <w:bookmarkEnd w:id="6"/>
      <w:r>
        <w:t>2. Outcome: Fracture Surgery Rates</w:t>
      </w:r>
    </w:p>
    <w:p w14:paraId="1B78A9D2" w14:textId="77777777" w:rsidR="00073AD9" w:rsidRDefault="00000000">
      <w:pPr>
        <w:pStyle w:val="FirstParagraph"/>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pPr>
        <w:pStyle w:val="2"/>
      </w:pPr>
      <w:bookmarkStart w:id="8" w:name="exposure-terrain-slope"/>
      <w:bookmarkEnd w:id="7"/>
      <w:r>
        <w:t>3. Exposure: Terrain Slope</w:t>
      </w:r>
    </w:p>
    <w:p w14:paraId="4544CA72" w14:textId="3CD318FA" w:rsidR="00073AD9" w:rsidRDefault="00000000">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w:t>
      </w:r>
      <w:r>
        <w:lastRenderedPageBreak/>
        <w:t>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pPr>
        <w:pStyle w:val="2"/>
      </w:pPr>
      <w:bookmarkStart w:id="9" w:name="covariate-walking-speed"/>
      <w:bookmarkEnd w:id="8"/>
      <w:r>
        <w:t>4. Covariate: Walking Speed</w:t>
      </w:r>
    </w:p>
    <w:p w14:paraId="4839006C" w14:textId="77777777" w:rsidR="00073AD9" w:rsidRDefault="00000000">
      <w:pPr>
        <w:pStyle w:val="FirstParagraph"/>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pPr>
        <w:pStyle w:val="2"/>
      </w:pPr>
      <w:bookmarkStart w:id="10" w:name="additional-covariates"/>
      <w:bookmarkEnd w:id="9"/>
      <w:r>
        <w:t>5. Additional Covariates</w:t>
      </w:r>
    </w:p>
    <w:p w14:paraId="102B5320" w14:textId="77777777" w:rsidR="00073AD9" w:rsidRDefault="00000000">
      <w:pPr>
        <w:pStyle w:val="FirstParagraph"/>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pPr>
        <w:pStyle w:val="2"/>
      </w:pPr>
      <w:bookmarkStart w:id="11" w:name="statistical-analysis"/>
      <w:bookmarkEnd w:id="10"/>
      <w:r>
        <w:t>6. Statistical Analysis</w:t>
      </w:r>
    </w:p>
    <w:p w14:paraId="269C2D95" w14:textId="35FE3CD8" w:rsidR="00073AD9" w:rsidRDefault="00000000">
      <w:pPr>
        <w:pStyle w:val="FirstParagraph"/>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 We fit two regression models for each fracture outcome:</w:t>
      </w:r>
    </w:p>
    <w:p w14:paraId="508D7163" w14:textId="77777777" w:rsidR="00073AD9" w:rsidRDefault="00000000">
      <w:pPr>
        <w:pStyle w:val="Compact"/>
        <w:numPr>
          <w:ilvl w:val="0"/>
          <w:numId w:val="2"/>
        </w:numPr>
      </w:pPr>
      <w:r>
        <w:rPr>
          <w:b/>
          <w:bCs/>
        </w:rPr>
        <w:t>Model 1 (unadjusted)</w:t>
      </w:r>
      <w:r>
        <w:t>: Simple linear regression of fracture rate on terrain slope only.</w:t>
      </w:r>
    </w:p>
    <w:p w14:paraId="5D43CF03" w14:textId="77777777" w:rsidR="00073AD9" w:rsidRDefault="00000000">
      <w:pPr>
        <w:pStyle w:val="Compact"/>
        <w:numPr>
          <w:ilvl w:val="0"/>
          <w:numId w:val="2"/>
        </w:numPr>
      </w:pPr>
      <w:r>
        <w:rPr>
          <w:b/>
          <w:bCs/>
        </w:rPr>
        <w:t>Model 2 (multivariable)</w:t>
      </w:r>
      <w:r>
        <w:t>: Multiple linear regression of fracture rate on terrain slope, aging rate, fast walking rate, and population density.</w:t>
      </w:r>
    </w:p>
    <w:p w14:paraId="0D697D16" w14:textId="7EE1EE4B" w:rsidR="00073AD9" w:rsidRDefault="00000000">
      <w:pPr>
        <w:pStyle w:val="FirstParagraph"/>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214F16B" w14:textId="3B0F4F94" w:rsidR="00A5744A" w:rsidRDefault="00A5744A" w:rsidP="00A5744A">
      <w:pPr>
        <w:pStyle w:val="a0"/>
        <w:rPr>
          <w:lang w:eastAsia="ja-JP"/>
        </w:rPr>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w:t>
      </w:r>
      <w:r w:rsidRPr="00A5744A">
        <w:rPr>
          <w:lang w:eastAsia="ja-JP"/>
        </w:rPr>
        <w:lastRenderedPageBreak/>
        <w:t xml:space="preserve">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p>
    <w:p w14:paraId="557CFC09" w14:textId="4DB0C837" w:rsidR="00E911FF" w:rsidRPr="00A5744A" w:rsidRDefault="00E911FF" w:rsidP="00A5744A">
      <w:pPr>
        <w:pStyle w:val="a0"/>
        <w:rPr>
          <w:lang w:eastAsia="ja-JP"/>
        </w:rPr>
      </w:pPr>
      <w:r w:rsidRPr="00E911FF">
        <w:rPr>
          <w:lang w:eastAsia="ja-JP"/>
        </w:rPr>
        <w:t xml:space="preserve">All manuscript figures were generated programmatically from study data (not by image-generative AI tools) 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pPr>
        <w:pStyle w:val="a0"/>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
        <w:pict w14:anchorId="550F6A37">
          <v:rect id="_x0000_i1030" style="width:0;height:1.5pt" o:hralign="center" o:hrstd="t" o:hr="t"/>
        </w:pict>
      </w:r>
    </w:p>
    <w:p w14:paraId="2104C38C" w14:textId="77777777" w:rsidR="00073AD9" w:rsidRDefault="00000000">
      <w:pPr>
        <w:pStyle w:val="1"/>
      </w:pPr>
      <w:bookmarkStart w:id="12" w:name="results-1"/>
      <w:bookmarkEnd w:id="5"/>
      <w:bookmarkEnd w:id="11"/>
      <w:r>
        <w:t>Results</w:t>
      </w:r>
    </w:p>
    <w:p w14:paraId="4ECE8A21" w14:textId="77777777" w:rsidR="00073AD9" w:rsidRDefault="00000000">
      <w:pPr>
        <w:pStyle w:val="2"/>
      </w:pPr>
      <w:bookmarkStart w:id="13" w:name="descriptive-statistics"/>
      <w:r>
        <w:t>1. Descriptive Statistics</w:t>
      </w:r>
    </w:p>
    <w:p w14:paraId="6495FDA3" w14:textId="09E336CD" w:rsidR="00073AD9" w:rsidRDefault="00000000">
      <w:pPr>
        <w:pStyle w:val="FirstParagraph"/>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pPr>
        <w:pStyle w:val="2"/>
      </w:pPr>
      <w:bookmarkStart w:id="14" w:name="correlation-analysis"/>
      <w:bookmarkEnd w:id="13"/>
      <w:r>
        <w:t>2. Correlation Analysis</w:t>
      </w:r>
    </w:p>
    <w:p w14:paraId="79571341" w14:textId="79E78CBF" w:rsidR="00073AD9" w:rsidRDefault="00000000">
      <w:pPr>
        <w:pStyle w:val="FirstParagraph"/>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w:t>
      </w:r>
      <w:commentRangeStart w:id="15"/>
      <w:commentRangeStart w:id="16"/>
      <w:del w:id="17" w:author="哲也 大平" w:date="2026-04-25T06:45:00Z" w16du:dateUtc="2026-04-24T21:45:00Z">
        <w:r w:rsidDel="00F82C7B">
          <w:delText xml:space="preserve">, indicating that prefectures with steeper </w:delText>
        </w:r>
        <w:r w:rsidDel="00F82C7B">
          <w:lastRenderedPageBreak/>
          <w:delText>terrain tend to have older populations</w:delText>
        </w:r>
      </w:del>
      <w:commentRangeEnd w:id="15"/>
      <w:r w:rsidR="00F82C7B">
        <w:rPr>
          <w:rStyle w:val="af2"/>
        </w:rPr>
        <w:commentReference w:id="15"/>
      </w:r>
      <w:commentRangeEnd w:id="16"/>
      <w:r w:rsidR="00AD046A">
        <w:rPr>
          <w:rStyle w:val="af2"/>
        </w:rPr>
        <w:commentReference w:id="16"/>
      </w:r>
      <w:r>
        <w:t>. In contrast, slope showed a weak negative correlation with fast walking rate (r = −0.264)</w:t>
      </w:r>
      <w:commentRangeStart w:id="18"/>
      <w:commentRangeStart w:id="19"/>
      <w:del w:id="20" w:author="哲也 大平" w:date="2026-04-25T06:46:00Z" w16du:dateUtc="2026-04-24T21:46:00Z">
        <w:r w:rsidDel="00F82C7B">
          <w:delText>, suggesting that residents in steeper prefectures were less likely to report fast walking</w:delText>
        </w:r>
      </w:del>
      <w:commentRangeEnd w:id="18"/>
      <w:r w:rsidR="0015073F">
        <w:rPr>
          <w:rStyle w:val="af2"/>
        </w:rPr>
        <w:commentReference w:id="18"/>
      </w:r>
      <w:commentRangeEnd w:id="19"/>
      <w:r w:rsidR="00AD046A">
        <w:rPr>
          <w:rStyle w:val="af2"/>
        </w:rPr>
        <w:commentReference w:id="19"/>
      </w:r>
      <w:r>
        <w:t>. Slope showed weak and non-significant correlations with humerus fracture rate (r = 0.138) and forearm fracture rate (r = 0.177).</w:t>
      </w:r>
    </w:p>
    <w:p w14:paraId="1C8A9B87" w14:textId="77777777" w:rsidR="00073AD9" w:rsidRDefault="00000000">
      <w:pPr>
        <w:pStyle w:val="2"/>
      </w:pPr>
      <w:bookmarkStart w:id="21" w:name="regression-analysis-hip-fracture"/>
      <w:bookmarkEnd w:id="14"/>
      <w:r>
        <w:t>3. Regression Analysis: Hip Fracture</w:t>
      </w:r>
    </w:p>
    <w:p w14:paraId="0C7D47B6" w14:textId="5AB5B7A8" w:rsidR="00073AD9" w:rsidRDefault="00000000">
      <w:pPr>
        <w:pStyle w:val="FirstParagraph"/>
      </w:pPr>
      <w:r>
        <w:t xml:space="preserve">In the unadjusted model (Model 1), terrain slope was significantly and positively associated with hip fracture surgery rate (β = 5.65; 95% CI, 2.50–8.79; R² = 0.225; </w:t>
      </w:r>
      <w:r>
        <w:rPr>
          <w:i/>
          <w:iCs/>
        </w:rPr>
        <w:t>p</w:t>
      </w:r>
      <w:r>
        <w:t xml:space="preserve"> = 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2B43F58A" w14:textId="2A5C9B86" w:rsidR="00622A77" w:rsidRPr="00622A77" w:rsidRDefault="00622A77" w:rsidP="00622A77">
      <w:pPr>
        <w:pStyle w:val="a0"/>
        <w:rPr>
          <w:lang w:eastAsia="ja-JP"/>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del w:id="22" w:author="哲也 大平" w:date="2026-04-25T06:48:00Z" w16du:dateUtc="2026-04-24T21:48:00Z">
        <w:r w:rsidRPr="00622A77" w:rsidDel="00F82C7B">
          <w:rPr>
            <w:lang w:eastAsia="ja-JP"/>
          </w:rPr>
          <w:delText xml:space="preserve"> </w:delText>
        </w:r>
        <w:commentRangeStart w:id="23"/>
        <w:commentRangeStart w:id="24"/>
        <w:r w:rsidRPr="00622A77" w:rsidDel="00F82C7B">
          <w:rPr>
            <w:lang w:eastAsia="ja-JP"/>
          </w:rPr>
          <w:delText>We therefore interpret the adjusted slope–hip fracture association as statistically borderline under alternative variance assumptions appropriate for ecological units</w:delText>
        </w:r>
      </w:del>
      <w:r w:rsidRPr="00622A77">
        <w:rPr>
          <w:lang w:eastAsia="ja-JP"/>
        </w:rPr>
        <w:t>.</w:t>
      </w:r>
      <w:commentRangeEnd w:id="23"/>
      <w:r w:rsidR="0015073F">
        <w:rPr>
          <w:rStyle w:val="af2"/>
        </w:rPr>
        <w:commentReference w:id="23"/>
      </w:r>
      <w:commentRangeEnd w:id="24"/>
      <w:r w:rsidR="007C7C3A">
        <w:rPr>
          <w:rStyle w:val="af2"/>
        </w:rPr>
        <w:commentReference w:id="24"/>
      </w:r>
    </w:p>
    <w:p w14:paraId="3D34D767" w14:textId="77777777" w:rsidR="00073AD9" w:rsidRDefault="00000000">
      <w:pPr>
        <w:pStyle w:val="2"/>
      </w:pPr>
      <w:bookmarkStart w:id="25" w:name="X19b7a829deade195ab8e30bfbfddb97c9ee92ae"/>
      <w:bookmarkEnd w:id="21"/>
      <w:r>
        <w:t>4. Regression Analysis: Total, Humerus, and Forearm Fractures</w:t>
      </w:r>
    </w:p>
    <w:p w14:paraId="2F384C6E" w14:textId="77777777" w:rsidR="00073AD9" w:rsidRDefault="00000000">
      <w:pPr>
        <w:pStyle w:val="FirstParagraph"/>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
        <w:pict w14:anchorId="4B6AAA27">
          <v:rect id="_x0000_i1031" style="width:0;height:1.5pt" o:hralign="center" o:hrstd="t" o:hr="t"/>
        </w:pict>
      </w:r>
    </w:p>
    <w:p w14:paraId="26E67577" w14:textId="77777777" w:rsidR="00073AD9" w:rsidRDefault="00000000">
      <w:pPr>
        <w:pStyle w:val="1"/>
      </w:pPr>
      <w:bookmarkStart w:id="26" w:name="discussion"/>
      <w:bookmarkEnd w:id="12"/>
      <w:bookmarkEnd w:id="25"/>
      <w:r>
        <w:lastRenderedPageBreak/>
        <w:t>Discussion</w:t>
      </w:r>
    </w:p>
    <w:p w14:paraId="72352068" w14:textId="77777777" w:rsidR="00073AD9" w:rsidRDefault="00000000">
      <w:pPr>
        <w:pStyle w:val="2"/>
      </w:pPr>
      <w:bookmarkStart w:id="27" w:name="main-findings"/>
      <w:r>
        <w:t>1. Main Findings</w:t>
      </w:r>
    </w:p>
    <w:p w14:paraId="7B292F3D" w14:textId="7FCBFEF1" w:rsidR="00073AD9" w:rsidRDefault="00000000">
      <w:pPr>
        <w:pStyle w:val="FirstParagraph"/>
      </w:pPr>
      <w:r>
        <w:t xml:space="preserve">This ecological study demonstrated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pPr>
        <w:pStyle w:val="2"/>
      </w:pPr>
      <w:bookmarkStart w:id="28" w:name="biological-plausibility"/>
      <w:bookmarkEnd w:id="27"/>
      <w:r>
        <w:t>2. Biological Plausibility</w:t>
      </w:r>
    </w:p>
    <w:p w14:paraId="6450A184" w14:textId="5B5B7E0D" w:rsidR="00073AD9" w:rsidRDefault="00000000">
      <w:pPr>
        <w:pStyle w:val="FirstParagraph"/>
      </w:pPr>
      <w:r>
        <w:t>The specificity of the slope–fracture association to the hip is biologically plausible and supported by extensive biomechanical evidence. Hip fractures typically result from lateral (sideways) falls,</w:t>
      </w:r>
      <w:r w:rsidR="00CA3F03" w:rsidRPr="00CA3F03">
        <w:t xml:space="preserve"> </w:t>
      </w:r>
      <w:r w:rsidR="00CA3F03" w:rsidRPr="00CA3F03">
        <w:rPr>
          <w:lang w:eastAsia="ja-JP"/>
        </w:rPr>
        <w:t>[22, 23]</w:t>
      </w:r>
      <w:r>
        <w:t xml:space="preserve"> which are the predominant fall mechanism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confirmed that posterolateral and lateral impacts generate maximum tensile and compressive stresses at the superior and inferior aspects of the femoral neck, maximizing fracture vulnerability.</w:t>
      </w:r>
      <w:r w:rsidR="00CA3F03" w:rsidRPr="00CA3F03">
        <w:t xml:space="preserve"> </w:t>
      </w:r>
      <w:r w:rsidR="00CA3F03" w:rsidRPr="00CA3F03">
        <w:rPr>
          <w:lang w:eastAsia="ja-JP"/>
        </w:rPr>
        <w:t>[26]</w:t>
      </w:r>
    </w:p>
    <w:p w14:paraId="0451411D" w14:textId="6BA491F3" w:rsidR="00073AD9" w:rsidRDefault="00000000">
      <w:pPr>
        <w:pStyle w:val="a0"/>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2C605945" w:rsidR="00073AD9" w:rsidRDefault="00000000">
      <w:pPr>
        <w:pStyle w:val="a0"/>
      </w:pPr>
      <w:r>
        <w:lastRenderedPageBreak/>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fractures—thus provides internal evidence consistent with the biomechanical paradigm that terrain slope specifically amplifies lateral fall risk.</w:t>
      </w:r>
    </w:p>
    <w:p w14:paraId="57B00B2F" w14:textId="77777777" w:rsidR="00073AD9" w:rsidRDefault="00000000">
      <w:pPr>
        <w:pStyle w:val="2"/>
      </w:pPr>
      <w:bookmarkStart w:id="29" w:name="comparison-with-previous-studies"/>
      <w:bookmarkEnd w:id="28"/>
      <w:r>
        <w:t>3. Comparison with Previous Studies</w:t>
      </w:r>
    </w:p>
    <w:p w14:paraId="17A9EA6F" w14:textId="0B247903" w:rsidR="00073AD9" w:rsidRDefault="00000000">
      <w:pPr>
        <w:pStyle w:val="FirstParagraph"/>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pPr>
        <w:pStyle w:val="a0"/>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0FF730C1" w:rsidR="00073AD9" w:rsidRDefault="00000000">
      <w:pPr>
        <w:pStyle w:val="a0"/>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w:t>
      </w:r>
      <w:r>
        <w:lastRenderedPageBreak/>
        <w:t>level in Japan. Our study provides the first nationwide quantitative evidence that each one-degree increase in terrain slope is associated with approximately 3.5 additional hip fracture surgeries per 100,000 population, independent of aging rate. This quantitative estimate is novel and</w:t>
      </w:r>
      <w:commentRangeStart w:id="30"/>
      <w:commentRangeStart w:id="31"/>
      <w:r>
        <w:t xml:space="preserve"> </w:t>
      </w:r>
      <w:ins w:id="32" w:author="哲也 大平" w:date="2026-04-25T06:59:00Z" w16du:dateUtc="2026-04-24T21:59:00Z">
        <w:r w:rsidR="00C22C4D">
          <w:rPr>
            <w:rFonts w:hint="eastAsia"/>
            <w:lang w:eastAsia="ja-JP"/>
          </w:rPr>
          <w:t xml:space="preserve">may </w:t>
        </w:r>
      </w:ins>
      <w:r>
        <w:t>contribute</w:t>
      </w:r>
      <w:del w:id="33" w:author="哲也 大平" w:date="2026-04-25T06:59:00Z" w16du:dateUtc="2026-04-24T21:59:00Z">
        <w:r w:rsidDel="00C22C4D">
          <w:delText>s</w:delText>
        </w:r>
      </w:del>
      <w:commentRangeEnd w:id="30"/>
      <w:r w:rsidR="00C22C4D">
        <w:rPr>
          <w:rStyle w:val="af2"/>
        </w:rPr>
        <w:commentReference w:id="30"/>
      </w:r>
      <w:commentRangeEnd w:id="31"/>
      <w:r w:rsidR="007C7C3A">
        <w:rPr>
          <w:rStyle w:val="af2"/>
        </w:rPr>
        <w:commentReference w:id="31"/>
      </w:r>
      <w:r>
        <w:t xml:space="preserve"> to the global evidence base for terrain as a modifiable environmental risk factor.</w:t>
      </w:r>
    </w:p>
    <w:p w14:paraId="775AC0CF" w14:textId="77777777" w:rsidR="00073AD9" w:rsidRDefault="00000000">
      <w:pPr>
        <w:pStyle w:val="2"/>
      </w:pPr>
      <w:bookmarkStart w:id="34" w:name="role-of-aging-rate"/>
      <w:bookmarkEnd w:id="29"/>
      <w:r>
        <w:t>4. Role of Aging Rate</w:t>
      </w:r>
    </w:p>
    <w:p w14:paraId="76D36971" w14:textId="7F3C78E9" w:rsidR="00073AD9" w:rsidRDefault="00000000" w:rsidP="000B6CF6">
      <w:pPr>
        <w:pStyle w:val="FirstParagraph"/>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748ABE43" w:rsidR="00073AD9" w:rsidRDefault="00000000">
      <w:pPr>
        <w:pStyle w:val="a0"/>
      </w:pPr>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factor over and above demographic composition</w:t>
      </w:r>
      <w:r w:rsidR="00FB1385" w:rsidRPr="00FB1385">
        <w:t>, subject to the inferential sensitivity noted above</w:t>
      </w:r>
      <w:r>
        <w:t>. This finding has practical implications: even within the context of Japan’s nationwide aging, geographic topography represents an additional and modifiable layer of fracture risk. Terrain slope is not merely a proxy for aging, but an independent environmental hazard that chronically erodes physical function among rural-dwelling older adults.</w:t>
      </w:r>
    </w:p>
    <w:p w14:paraId="1B1E73F4" w14:textId="77777777" w:rsidR="00073AD9" w:rsidRDefault="00000000">
      <w:pPr>
        <w:pStyle w:val="2"/>
      </w:pPr>
      <w:bookmarkStart w:id="35" w:name="walking-speed-as-a-mediator"/>
      <w:bookmarkEnd w:id="34"/>
      <w:r>
        <w:t>5. Walking Speed as a Mediator</w:t>
      </w:r>
    </w:p>
    <w:p w14:paraId="7A531454" w14:textId="7014E641" w:rsidR="00073AD9" w:rsidRDefault="00FB1385">
      <w:pPr>
        <w:pStyle w:val="FirstParagraph"/>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pPr>
        <w:pStyle w:val="a0"/>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334D4B06" w:rsidR="00073AD9" w:rsidRDefault="00000000">
      <w:pPr>
        <w:pStyle w:val="a0"/>
      </w:pPr>
      <w:r>
        <w:lastRenderedPageBreak/>
        <w:t xml:space="preserve">However, </w:t>
      </w:r>
      <w:r w:rsidR="00FB1385" w:rsidRPr="00FB1385">
        <w:t xml:space="preserve">the multivariable OLS coefficient for fast walking rate was **positive**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pPr>
        <w:pStyle w:val="2"/>
      </w:pPr>
      <w:bookmarkStart w:id="36" w:name="policy-implications"/>
      <w:bookmarkEnd w:id="35"/>
      <w:r>
        <w:t>6. Policy Implications</w:t>
      </w:r>
    </w:p>
    <w:p w14:paraId="47E75878" w14:textId="1EDF9530" w:rsidR="00073AD9" w:rsidRDefault="00000000">
      <w:pPr>
        <w:pStyle w:val="FirstParagraph"/>
      </w:pPr>
      <w:r>
        <w:t xml:space="preserve">Our findings </w:t>
      </w:r>
      <w:commentRangeStart w:id="37"/>
      <w:commentRangeStart w:id="38"/>
      <w:ins w:id="39" w:author="哲也 大平" w:date="2026-04-25T08:10:00Z" w16du:dateUtc="2026-04-24T23:10:00Z">
        <w:r w:rsidR="00086EBA">
          <w:rPr>
            <w:rFonts w:hint="eastAsia"/>
            <w:lang w:eastAsia="ja-JP"/>
          </w:rPr>
          <w:t xml:space="preserve">may </w:t>
        </w:r>
      </w:ins>
      <w:commentRangeEnd w:id="37"/>
      <w:ins w:id="40" w:author="哲也 大平" w:date="2026-04-25T08:23:00Z" w16du:dateUtc="2026-04-24T23:23:00Z">
        <w:r w:rsidR="00237007">
          <w:rPr>
            <w:rStyle w:val="af2"/>
          </w:rPr>
          <w:commentReference w:id="37"/>
        </w:r>
      </w:ins>
      <w:commentRangeEnd w:id="38"/>
      <w:r w:rsidR="007C7C3A">
        <w:rPr>
          <w:rStyle w:val="af2"/>
        </w:rPr>
        <w:commentReference w:id="38"/>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pPr>
        <w:pStyle w:val="a0"/>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pPr>
        <w:pStyle w:val="a0"/>
      </w:pPr>
      <w:r>
        <w:t xml:space="preserve">Second, housing modification subsidies targeting high-slope prefectures—such as installation of handrails on outdoor pathways and anti-slip surface materials—could </w:t>
      </w:r>
      <w:r>
        <w:lastRenderedPageBreak/>
        <w:t>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pPr>
        <w:pStyle w:val="2"/>
      </w:pPr>
      <w:bookmarkStart w:id="41" w:name="strengths"/>
      <w:bookmarkEnd w:id="36"/>
      <w:r>
        <w:t>7. Strengths</w:t>
      </w:r>
    </w:p>
    <w:p w14:paraId="1CCB3B95" w14:textId="77777777" w:rsidR="00073AD9" w:rsidRDefault="00000000">
      <w:pPr>
        <w:pStyle w:val="FirstParagraph"/>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pPr>
        <w:pStyle w:val="2"/>
      </w:pPr>
      <w:bookmarkStart w:id="42" w:name="limitations"/>
      <w:bookmarkEnd w:id="41"/>
      <w:r>
        <w:t>8. Limitations</w:t>
      </w:r>
    </w:p>
    <w:p w14:paraId="5618FDB2" w14:textId="704EB4EB" w:rsidR="00073AD9" w:rsidRDefault="00000000">
      <w:pPr>
        <w:pStyle w:val="FirstParagraph"/>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77777777" w:rsidR="00073AD9" w:rsidRDefault="00000000">
      <w:pPr>
        <w:pStyle w:val="a0"/>
      </w:pPr>
      <w:r>
        <w:t>Second, the cross-sectional design precludes causal inference. Although reverse causation is unlikely for a fixed environmental exposure such as terrain slope, residual confounding by unmeasured variables cannot be excluded. Third, important unmeasured confounders—including individual-level socioeconomic status, healthcare access (e.g., prefectural orthopedic surgeon density, distance to emergency hospitals), nutritional status (calcium and vitamin D intake), bone mineral density (BMD), 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7777777" w:rsidR="00073AD9" w:rsidRDefault="00000000">
      <w:pPr>
        <w:pStyle w:val="a0"/>
      </w:pPr>
      <w:r>
        <w:t>Fourth, the walking speed variable was based on self-reported habitual walking speed in the Specific Health Checkup questionnaire, administered to individuals aged 40–74 years, which may not accurately represent the functional capacity of the oldest-old (≥75 years) at highest fracture risk. This self-reported measure may be subject to non-</w:t>
      </w:r>
      <w:r>
        <w:lastRenderedPageBreak/>
        <w:t>differential measurement error, biasing our estimates toward the null. Fifth,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3AFEC74E" w14:textId="2884758A" w:rsidR="00FB1385" w:rsidDel="00086EBA" w:rsidRDefault="00FB1385">
      <w:pPr>
        <w:pStyle w:val="a0"/>
        <w:rPr>
          <w:del w:id="43" w:author="哲也 大平" w:date="2026-04-25T08:15:00Z" w16du:dateUtc="2026-04-24T23:15:00Z"/>
          <w:lang w:eastAsia="ja-JP"/>
        </w:rPr>
      </w:pPr>
      <w:r w:rsidRPr="00FB1385">
        <w:t xml:space="preserve">Sixth,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Pr="00FB1385">
        <w:rPr>
          <w:i/>
          <w:iCs/>
        </w:rPr>
        <w:t>p</w:t>
      </w:r>
      <w:r w:rsidRPr="00FB1385">
        <w:t xml:space="preserve"> = 0.043 result for the primary slope coefficient in Model 2 was borderline and compatible with no association under alternative variance assumptions.</w:t>
      </w:r>
      <w:ins w:id="44" w:author="哲也 大平" w:date="2026-04-25T08:15:00Z" w16du:dateUtc="2026-04-24T23:15:00Z">
        <w:r w:rsidR="00086EBA">
          <w:rPr>
            <w:rFonts w:hint="eastAsia"/>
            <w:lang w:eastAsia="ja-JP"/>
          </w:rPr>
          <w:t xml:space="preserve"> Finally, </w:t>
        </w:r>
      </w:ins>
    </w:p>
    <w:p w14:paraId="2F8F0FD4" w14:textId="68DE3A88" w:rsidR="007D54A5" w:rsidRDefault="007D54A5">
      <w:pPr>
        <w:pStyle w:val="a0"/>
      </w:pPr>
      <w:del w:id="45" w:author="哲也 大平" w:date="2026-04-25T08:15:00Z" w16du:dateUtc="2026-04-24T23:15:00Z">
        <w:r w:rsidRPr="007D54A5" w:rsidDel="00086EBA">
          <w:delText>Seventh,</w:delText>
        </w:r>
      </w:del>
      <w:r w:rsidRPr="007D54A5">
        <w:t xml:space="preserve"> sex- and gender-stratified outcome tables were not available in the prefecture-level NDB Open Data extracts used here; findings therefore describe aggregate populations and should be interpreted with this limitation in mind.</w:t>
      </w:r>
    </w:p>
    <w:p w14:paraId="20066C4C" w14:textId="77777777" w:rsidR="00073AD9" w:rsidRDefault="00000000">
      <w:r>
        <w:pict w14:anchorId="560E82C4">
          <v:rect id="_x0000_i1032" style="width:0;height:1.5pt" o:hralign="center" o:hrstd="t" o:hr="t"/>
        </w:pict>
      </w:r>
    </w:p>
    <w:p w14:paraId="31756A9D" w14:textId="77777777" w:rsidR="00073AD9" w:rsidRDefault="00000000">
      <w:pPr>
        <w:pStyle w:val="1"/>
      </w:pPr>
      <w:bookmarkStart w:id="46" w:name="conclusions-1"/>
      <w:bookmarkEnd w:id="26"/>
      <w:bookmarkEnd w:id="42"/>
      <w:r>
        <w:t>Conclusions</w:t>
      </w:r>
    </w:p>
    <w:p w14:paraId="0087DC0F" w14:textId="4B7D796A" w:rsidR="00073AD9" w:rsidDel="00086EBA" w:rsidRDefault="00FB1385">
      <w:pPr>
        <w:pStyle w:val="FirstParagraph"/>
        <w:rPr>
          <w:del w:id="47" w:author="哲也 大平" w:date="2026-04-25T08:16:00Z" w16du:dateUtc="2026-04-24T23:16:00Z"/>
          <w:lang w:eastAsia="ja-JP"/>
        </w:rPr>
      </w:pPr>
      <w:commentRangeStart w:id="48"/>
      <w:commentRangeStart w:id="49"/>
      <w:r w:rsidRPr="00FB1385">
        <w:t>Under primary ordinary least squares estimation, prefectural terrain</w:t>
      </w:r>
      <w:r>
        <w:t xml:space="preserve"> slope </w:t>
      </w:r>
      <w:r w:rsidR="00031BB0" w:rsidRPr="00031BB0">
        <w:t>remained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conventional *p* = 0.043)</w:t>
      </w:r>
      <w:del w:id="50" w:author="哲也 大平" w:date="2026-04-25T08:16:00Z" w16du:dateUtc="2026-04-24T23:16:00Z">
        <w:r w:rsidR="00031BB0" w:rsidRPr="00031BB0" w:rsidDel="00086EBA">
          <w:delText>, whereas heteroskedasticity-robust and bootstrap uncertainty quantification yielded borderline support compatible with no association at α = 0.05</w:delText>
        </w:r>
      </w:del>
      <w:r w:rsidR="00031BB0">
        <w:rPr>
          <w:rFonts w:hint="eastAsia"/>
          <w:lang w:eastAsia="ja-JP"/>
        </w:rPr>
        <w:t>.</w:t>
      </w:r>
      <w:r>
        <w:t xml:space="preserve"> The </w:t>
      </w:r>
      <w:r w:rsidR="00031BB0" w:rsidRPr="00031BB0">
        <w:t>adjusted signal</w:t>
      </w:r>
      <w:r>
        <w:t xml:space="preserve"> was specific to hip fractures, with no significant relationship observed for humerus or forearm fractures</w:t>
      </w:r>
      <w:del w:id="51" w:author="哲也 大平" w:date="2026-04-25T08:16:00Z" w16du:dateUtc="2026-04-24T23:16:00Z">
        <w:r w:rsidDel="00086EBA">
          <w:delText xml:space="preserve">, consistent with biomechanical </w:delText>
        </w:r>
        <w:r w:rsidR="00031BB0" w:rsidRPr="00031BB0" w:rsidDel="00086EBA">
          <w:delText>hypotheses emphasizing</w:delText>
        </w:r>
        <w:r w:rsidDel="00086EBA">
          <w:delText xml:space="preserve"> lateral falls </w:delText>
        </w:r>
        <w:r w:rsidR="00031BB0" w:rsidRPr="00031BB0" w:rsidDel="00086EBA">
          <w:delText>and trochanteric</w:delText>
        </w:r>
        <w:r w:rsidDel="00086EBA">
          <w:delText xml:space="preserve"> loading </w:delText>
        </w:r>
        <w:r w:rsidR="00031BB0" w:rsidRPr="00031BB0" w:rsidDel="00086EBA">
          <w:delText>on sloped terrain</w:delText>
        </w:r>
      </w:del>
      <w:r>
        <w:t>.</w:t>
      </w:r>
      <w:ins w:id="52" w:author="哲也 大平" w:date="2026-04-25T08:16:00Z" w16du:dateUtc="2026-04-24T23:16:00Z">
        <w:r w:rsidR="00086EBA">
          <w:rPr>
            <w:rFonts w:hint="eastAsia"/>
            <w:lang w:eastAsia="ja-JP"/>
          </w:rPr>
          <w:t xml:space="preserve"> </w:t>
        </w:r>
      </w:ins>
    </w:p>
    <w:p w14:paraId="051D6AB4" w14:textId="65FE5158" w:rsidR="00073AD9" w:rsidRPr="000B6CF6" w:rsidDel="00086EBA" w:rsidRDefault="00073AD9">
      <w:pPr>
        <w:pStyle w:val="FirstParagraph"/>
        <w:rPr>
          <w:del w:id="53" w:author="哲也 大平" w:date="2026-04-25T08:16:00Z" w16du:dateUtc="2026-04-24T23:16:00Z"/>
          <w:strike/>
        </w:rPr>
        <w:pPrChange w:id="54" w:author="哲也 大平" w:date="2026-04-25T08:16:00Z" w16du:dateUtc="2026-04-24T23:16:00Z">
          <w:pPr>
            <w:pStyle w:val="a0"/>
          </w:pPr>
        </w:pPrChange>
      </w:pPr>
    </w:p>
    <w:p w14:paraId="54933310" w14:textId="77777777" w:rsidR="00073AD9" w:rsidRDefault="00000000">
      <w:pPr>
        <w:pStyle w:val="a0"/>
      </w:pP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commentRangeEnd w:id="48"/>
      <w:r w:rsidR="00086EBA">
        <w:rPr>
          <w:rStyle w:val="af2"/>
        </w:rPr>
        <w:commentReference w:id="48"/>
      </w:r>
      <w:commentRangeEnd w:id="49"/>
      <w:r w:rsidR="009903F0">
        <w:rPr>
          <w:rStyle w:val="af2"/>
        </w:rPr>
        <w:commentReference w:id="49"/>
      </w:r>
    </w:p>
    <w:p w14:paraId="2E1AC514" w14:textId="77777777" w:rsidR="00073AD9" w:rsidRDefault="00000000">
      <w:r>
        <w:pict w14:anchorId="05BB88ED">
          <v:rect id="_x0000_i1033" style="width:0;height:1.5pt" o:hralign="center" o:bullet="t" o:hrstd="t" o:hr="t"/>
        </w:pict>
      </w:r>
    </w:p>
    <w:p w14:paraId="74D9CBC0" w14:textId="5FAEC535" w:rsidR="008D01AA" w:rsidRPr="008D01AA" w:rsidRDefault="008D01AA" w:rsidP="008D01AA">
      <w:pPr>
        <w:keepNext/>
        <w:keepLines/>
        <w:spacing w:before="360" w:after="80"/>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lastRenderedPageBreak/>
        <w:t>Data availability</w:t>
      </w:r>
    </w:p>
    <w:p w14:paraId="0303A799" w14:textId="15DEB840" w:rsidR="008D01AA" w:rsidRPr="008D01AA" w:rsidRDefault="007D54A5" w:rsidP="008D01AA">
      <w:pPr>
        <w:spacing w:before="180" w:after="180"/>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8D01AA">
      <w:r>
        <w:pict w14:anchorId="0AA4F1B8">
          <v:rect id="_x0000_i1034" style="width:0;height:1.5pt" o:hralign="center" o:hrstd="t" o:hr="t"/>
        </w:pict>
      </w:r>
    </w:p>
    <w:p w14:paraId="3E6E477C" w14:textId="3285AE4E" w:rsidR="00233356" w:rsidRPr="008D01AA" w:rsidRDefault="00233356" w:rsidP="00233356">
      <w:pPr>
        <w:keepNext/>
        <w:keepLines/>
        <w:spacing w:before="360" w:after="80"/>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233356">
      <w:pPr>
        <w:spacing w:before="180" w:after="180"/>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233356">
      <w:r>
        <w:pict w14:anchorId="27B74F69">
          <v:rect id="_x0000_i1035" style="width:0;height:1.5pt" o:hralign="center" o:hrstd="t" o:hr="t"/>
        </w:pict>
      </w:r>
    </w:p>
    <w:p w14:paraId="36B929CE" w14:textId="07A4640D" w:rsidR="008D01AA" w:rsidRDefault="008D01AA"/>
    <w:p w14:paraId="5407690E" w14:textId="77777777" w:rsidR="00073AD9" w:rsidRDefault="00000000">
      <w:pPr>
        <w:pStyle w:val="1"/>
      </w:pPr>
      <w:bookmarkStart w:id="55" w:name="references"/>
      <w:bookmarkEnd w:id="46"/>
      <w:r>
        <w:t>References</w:t>
      </w:r>
    </w:p>
    <w:p w14:paraId="3B56214B" w14:textId="77777777" w:rsidR="00073AD9" w:rsidRDefault="00000000">
      <w:pPr>
        <w:pStyle w:val="Compact"/>
        <w:numPr>
          <w:ilvl w:val="0"/>
          <w:numId w:val="3"/>
        </w:numPr>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pPr>
        <w:pStyle w:val="Compact"/>
        <w:numPr>
          <w:ilvl w:val="0"/>
          <w:numId w:val="3"/>
        </w:numPr>
      </w:pPr>
      <w:proofErr w:type="spellStart"/>
      <w:r>
        <w:lastRenderedPageBreak/>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pPr>
        <w:pStyle w:val="Compact"/>
        <w:numPr>
          <w:ilvl w:val="0"/>
          <w:numId w:val="3"/>
        </w:numPr>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pPr>
        <w:pStyle w:val="Compact"/>
        <w:numPr>
          <w:ilvl w:val="0"/>
          <w:numId w:val="3"/>
        </w:numPr>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pPr>
        <w:pStyle w:val="Compact"/>
        <w:numPr>
          <w:ilvl w:val="0"/>
          <w:numId w:val="3"/>
        </w:numPr>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pPr>
        <w:pStyle w:val="Compact"/>
        <w:numPr>
          <w:ilvl w:val="0"/>
          <w:numId w:val="3"/>
        </w:numPr>
      </w:pPr>
      <w:r>
        <w:t>Cummings SR, Nevitt MC. A hypothesis: the causes of hip fractures. J Gerontol. 1989;44(4):M107-M111.</w:t>
      </w:r>
    </w:p>
    <w:p w14:paraId="5487621A" w14:textId="77777777" w:rsidR="00073AD9" w:rsidRDefault="00000000">
      <w:pPr>
        <w:pStyle w:val="Compact"/>
        <w:numPr>
          <w:ilvl w:val="0"/>
          <w:numId w:val="3"/>
        </w:numPr>
      </w:pPr>
      <w:r>
        <w:t>Tinetti ME. Clinical practice. Preventing falls in elderly persons. N Engl J Med. 2003;348(1):42-49.</w:t>
      </w:r>
    </w:p>
    <w:p w14:paraId="68CB64F9" w14:textId="77777777" w:rsidR="00073AD9" w:rsidRDefault="00000000">
      <w:pPr>
        <w:pStyle w:val="Compact"/>
        <w:numPr>
          <w:ilvl w:val="0"/>
          <w:numId w:val="3"/>
        </w:numPr>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pPr>
        <w:pStyle w:val="Compact"/>
        <w:numPr>
          <w:ilvl w:val="0"/>
          <w:numId w:val="3"/>
        </w:numPr>
      </w:pPr>
      <w:r>
        <w:t>Li W, Keegan TH, Sternfeld B, Sidney S, Quesenberry CP Jr, Kelsey JL. Outdoor falls among middle-aged and older adults: a neglected public health problem. Am J Public Health. 2006;96(7):1192-1200.</w:t>
      </w:r>
    </w:p>
    <w:p w14:paraId="7BC81321" w14:textId="77777777" w:rsidR="00073AD9" w:rsidRDefault="00000000">
      <w:pPr>
        <w:pStyle w:val="Compact"/>
        <w:numPr>
          <w:ilvl w:val="0"/>
          <w:numId w:val="3"/>
        </w:numPr>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pPr>
        <w:pStyle w:val="Compact"/>
        <w:numPr>
          <w:ilvl w:val="0"/>
          <w:numId w:val="3"/>
        </w:numPr>
      </w:pPr>
      <w:r>
        <w:t>Franz JR, Kram R. Advanced age affects the individual leg mechanics of level, uphill, and downhill walking. J Biomech. 2013;46(3):535-540.</w:t>
      </w:r>
    </w:p>
    <w:p w14:paraId="2EE7CFDC" w14:textId="77777777" w:rsidR="00073AD9" w:rsidRDefault="00000000">
      <w:pPr>
        <w:pStyle w:val="Compact"/>
        <w:numPr>
          <w:ilvl w:val="0"/>
          <w:numId w:val="3"/>
        </w:numPr>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pPr>
        <w:pStyle w:val="Compact"/>
        <w:numPr>
          <w:ilvl w:val="0"/>
          <w:numId w:val="3"/>
        </w:numPr>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pPr>
        <w:pStyle w:val="Compact"/>
        <w:numPr>
          <w:ilvl w:val="0"/>
          <w:numId w:val="3"/>
        </w:numPr>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pPr>
        <w:pStyle w:val="Compact"/>
        <w:numPr>
          <w:ilvl w:val="0"/>
          <w:numId w:val="3"/>
        </w:numPr>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pPr>
        <w:pStyle w:val="Compact"/>
        <w:numPr>
          <w:ilvl w:val="0"/>
          <w:numId w:val="3"/>
        </w:numPr>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pPr>
        <w:pStyle w:val="Compact"/>
        <w:numPr>
          <w:ilvl w:val="0"/>
          <w:numId w:val="3"/>
        </w:numPr>
      </w:pPr>
      <w:r>
        <w:lastRenderedPageBreak/>
        <w:t>Studenski S, Perera S, Patel K, et al. Gait speed and survival in older adults. JAMA. 2011;305(1):50-58.</w:t>
      </w:r>
    </w:p>
    <w:p w14:paraId="48B12378" w14:textId="77777777" w:rsidR="00073AD9" w:rsidRDefault="00000000">
      <w:pPr>
        <w:pStyle w:val="Compact"/>
        <w:numPr>
          <w:ilvl w:val="0"/>
          <w:numId w:val="3"/>
        </w:numPr>
      </w:pPr>
      <w:r>
        <w:t>Thies SB, Richardson JK, Ashton-Miller JA. Effects of surface irregularity and lighting on step variability during gait: a study in healthy young and older women. Gait Posture. 2005;22(1):26-31.</w:t>
      </w:r>
    </w:p>
    <w:p w14:paraId="4EAA9B45" w14:textId="77777777" w:rsidR="00073AD9" w:rsidRDefault="00000000">
      <w:pPr>
        <w:pStyle w:val="Compact"/>
        <w:numPr>
          <w:ilvl w:val="0"/>
          <w:numId w:val="3"/>
        </w:numPr>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pPr>
        <w:pStyle w:val="Compact"/>
        <w:numPr>
          <w:ilvl w:val="0"/>
          <w:numId w:val="3"/>
        </w:numPr>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pPr>
        <w:pStyle w:val="Compact"/>
        <w:numPr>
          <w:ilvl w:val="0"/>
          <w:numId w:val="3"/>
        </w:numPr>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pPr>
        <w:pStyle w:val="Compact"/>
        <w:numPr>
          <w:ilvl w:val="0"/>
          <w:numId w:val="3"/>
        </w:numPr>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pPr>
        <w:pStyle w:val="Compact"/>
        <w:numPr>
          <w:ilvl w:val="0"/>
          <w:numId w:val="3"/>
        </w:numPr>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pPr>
        <w:pStyle w:val="Compact"/>
        <w:numPr>
          <w:ilvl w:val="0"/>
          <w:numId w:val="3"/>
        </w:numPr>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pPr>
        <w:pStyle w:val="Compact"/>
        <w:numPr>
          <w:ilvl w:val="0"/>
          <w:numId w:val="3"/>
        </w:numPr>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pPr>
        <w:pStyle w:val="Compact"/>
        <w:numPr>
          <w:ilvl w:val="0"/>
          <w:numId w:val="3"/>
        </w:numPr>
      </w:pPr>
      <w:r>
        <w:t>Faisal TR, Luo Y. Study of stress variations in single-stance and sideways fall using image-based finite element analysis. Biomed Mater Eng. 2016;27(1):1-14.</w:t>
      </w:r>
    </w:p>
    <w:p w14:paraId="2A658800" w14:textId="77777777" w:rsidR="00073AD9" w:rsidRDefault="00000000">
      <w:pPr>
        <w:pStyle w:val="Compact"/>
        <w:numPr>
          <w:ilvl w:val="0"/>
          <w:numId w:val="3"/>
        </w:numPr>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pPr>
        <w:pStyle w:val="Compact"/>
        <w:numPr>
          <w:ilvl w:val="0"/>
          <w:numId w:val="3"/>
        </w:numPr>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pPr>
        <w:pStyle w:val="Compact"/>
        <w:numPr>
          <w:ilvl w:val="0"/>
          <w:numId w:val="3"/>
        </w:numPr>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pPr>
        <w:pStyle w:val="Compact"/>
        <w:numPr>
          <w:ilvl w:val="0"/>
          <w:numId w:val="3"/>
        </w:numPr>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pPr>
        <w:pStyle w:val="Compact"/>
        <w:numPr>
          <w:ilvl w:val="0"/>
          <w:numId w:val="3"/>
        </w:numPr>
      </w:pPr>
      <w:r>
        <w:lastRenderedPageBreak/>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pPr>
        <w:pStyle w:val="Compact"/>
        <w:numPr>
          <w:ilvl w:val="0"/>
          <w:numId w:val="3"/>
        </w:numPr>
      </w:pPr>
      <w:r>
        <w:t>Court-Brown CM, Caesar B. Epidemiology of adult fractures: a review. Injury. 2006;37(8):691-697.</w:t>
      </w:r>
    </w:p>
    <w:p w14:paraId="35340644" w14:textId="77777777" w:rsidR="00073AD9" w:rsidRDefault="00000000">
      <w:pPr>
        <w:pStyle w:val="Compact"/>
        <w:numPr>
          <w:ilvl w:val="0"/>
          <w:numId w:val="3"/>
        </w:numPr>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pPr>
        <w:pStyle w:val="Compact"/>
        <w:numPr>
          <w:ilvl w:val="0"/>
          <w:numId w:val="3"/>
        </w:numPr>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pPr>
        <w:pStyle w:val="Compact"/>
        <w:numPr>
          <w:ilvl w:val="0"/>
          <w:numId w:val="3"/>
        </w:numPr>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pPr>
        <w:pStyle w:val="Compact"/>
        <w:numPr>
          <w:ilvl w:val="0"/>
          <w:numId w:val="3"/>
        </w:numPr>
      </w:pPr>
      <w:r>
        <w:t>Consalvo S. Impact of population ageing on Japan’s inter-prefectural migration. Data Science and Service Research Discussion Paper No. 129. Tohoku University, 2022.</w:t>
      </w:r>
    </w:p>
    <w:p w14:paraId="411E9C16" w14:textId="77777777" w:rsidR="00073AD9" w:rsidRDefault="00000000">
      <w:pPr>
        <w:pStyle w:val="Compact"/>
        <w:numPr>
          <w:ilvl w:val="0"/>
          <w:numId w:val="3"/>
        </w:numPr>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pPr>
        <w:pStyle w:val="Compact"/>
        <w:numPr>
          <w:ilvl w:val="0"/>
          <w:numId w:val="3"/>
        </w:numPr>
      </w:pPr>
      <w:r>
        <w:t>Kobayashi K, Nishida T, Sakakibara H. Factors associated with low albumin in community-dwelling older adults aged 75 years and above. Int J Environ Res Public Health. 2023;20(21):6994.</w:t>
      </w:r>
    </w:p>
    <w:p w14:paraId="2F880591" w14:textId="77777777" w:rsidR="00073AD9" w:rsidRDefault="00000000">
      <w:pPr>
        <w:pStyle w:val="Compact"/>
        <w:numPr>
          <w:ilvl w:val="0"/>
          <w:numId w:val="3"/>
        </w:numPr>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pPr>
        <w:pStyle w:val="Compact"/>
        <w:numPr>
          <w:ilvl w:val="0"/>
          <w:numId w:val="3"/>
        </w:numPr>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pPr>
        <w:pStyle w:val="Compact"/>
        <w:numPr>
          <w:ilvl w:val="0"/>
          <w:numId w:val="3"/>
        </w:numPr>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pPr>
        <w:pStyle w:val="Compact"/>
        <w:numPr>
          <w:ilvl w:val="0"/>
          <w:numId w:val="3"/>
        </w:numPr>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pPr>
        <w:pStyle w:val="Compact"/>
        <w:numPr>
          <w:ilvl w:val="0"/>
          <w:numId w:val="3"/>
        </w:numPr>
      </w:pPr>
      <w:proofErr w:type="spellStart"/>
      <w:r>
        <w:lastRenderedPageBreak/>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pPr>
        <w:pStyle w:val="Compact"/>
        <w:numPr>
          <w:ilvl w:val="0"/>
          <w:numId w:val="3"/>
        </w:numPr>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pPr>
        <w:pStyle w:val="Compact"/>
        <w:numPr>
          <w:ilvl w:val="0"/>
          <w:numId w:val="3"/>
        </w:numPr>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pPr>
        <w:pStyle w:val="Compact"/>
        <w:numPr>
          <w:ilvl w:val="0"/>
          <w:numId w:val="3"/>
        </w:numPr>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pPr>
        <w:pStyle w:val="Compact"/>
        <w:numPr>
          <w:ilvl w:val="0"/>
          <w:numId w:val="3"/>
        </w:numPr>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pPr>
        <w:pStyle w:val="Compact"/>
        <w:numPr>
          <w:ilvl w:val="0"/>
          <w:numId w:val="3"/>
        </w:numPr>
      </w:pPr>
      <w:r>
        <w:t>Rothman KJ, Greenland S, Lash TL. Modern Epidemiology. 3rd ed. Philadelphia: Lippincott Williams &amp; Wilkins; 2008.</w:t>
      </w:r>
    </w:p>
    <w:p w14:paraId="18FDEC20" w14:textId="77777777" w:rsidR="00073AD9" w:rsidRDefault="00000000">
      <w:r>
        <w:pict w14:anchorId="068098E9">
          <v:rect id="_x0000_i1036" style="width:0;height:1.5pt" o:hralign="center" o:hrstd="t" o:hr="t"/>
        </w:pict>
      </w:r>
    </w:p>
    <w:p w14:paraId="4D21A1CC" w14:textId="77777777" w:rsidR="000B6CF6" w:rsidRDefault="000B6CF6">
      <w:pPr>
        <w:rPr>
          <w:rFonts w:asciiTheme="majorHAnsi" w:eastAsiaTheme="majorEastAsia" w:hAnsiTheme="majorHAnsi" w:cstheme="majorBidi"/>
          <w:color w:val="0F4761" w:themeColor="accent1" w:themeShade="BF"/>
          <w:sz w:val="40"/>
          <w:szCs w:val="40"/>
        </w:rPr>
      </w:pPr>
      <w:bookmarkStart w:id="56" w:name="tables-and-figures"/>
      <w:bookmarkEnd w:id="55"/>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57"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58" w:name="Xc4d8efe96bb5dc084b3a6055df59151a4b74ad0"/>
      <w:bookmarkEnd w:id="57"/>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ins w:id="59" w:author="哲也 大平" w:date="2026-04-25T08:20:00Z" w16du:dateUtc="2026-04-24T23:20:00Z">
              <w:r w:rsidR="00086EBA">
                <w:rPr>
                  <w:rFonts w:hint="eastAsia"/>
                  <w:lang w:eastAsia="ja-JP"/>
                </w:rPr>
                <w:t>ulation</w:t>
              </w:r>
            </w:ins>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60" w:name="X6fac7f2e493ef5b618f5ac39729b4328cfa1bc7"/>
      <w:bookmarkEnd w:id="58"/>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61" w:name="Xdeb87af7aa3e82ca70e47e493f4f841d319d1c1"/>
      <w:bookmarkEnd w:id="60"/>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62" w:name="figure-legends"/>
      <w:bookmarkEnd w:id="61"/>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63" w:name="figure-1"/>
      <w:bookmarkEnd w:id="62"/>
      <w:r>
        <w:br w:type="page"/>
      </w:r>
    </w:p>
    <w:p w14:paraId="22D49C52" w14:textId="23808766" w:rsidR="00073AD9" w:rsidRDefault="00000000">
      <w:pPr>
        <w:pStyle w:val="2"/>
      </w:pPr>
      <w:r>
        <w:lastRenderedPageBreak/>
        <w:t>Figure 1</w:t>
      </w:r>
    </w:p>
    <w:p w14:paraId="517DB3D4" w14:textId="373C877D" w:rsidR="00073AD9" w:rsidRDefault="00073AD9">
      <w:pPr>
        <w:pStyle w:val="FirstParagraph"/>
        <w:rPr>
          <w:lang w:eastAsia="ja-JP"/>
        </w:rPr>
      </w:pPr>
    </w:p>
    <w:p w14:paraId="509E95A6" w14:textId="2225F4B1" w:rsidR="008F4985" w:rsidRPr="008F4985" w:rsidRDefault="008F4985" w:rsidP="008F4985">
      <w:pPr>
        <w:pStyle w:val="a0"/>
        <w:rPr>
          <w:lang w:eastAsia="ja-JP"/>
        </w:rPr>
      </w:pPr>
      <w:r>
        <w:rPr>
          <w:rFonts w:hint="eastAsia"/>
          <w:noProof/>
          <w:lang w:eastAsia="ja-JP"/>
        </w:rPr>
        <w:drawing>
          <wp:anchor distT="0" distB="0" distL="114300" distR="114300" simplePos="0" relativeHeight="251658240" behindDoc="0" locked="0" layoutInCell="1" allowOverlap="1" wp14:anchorId="21EDFFB9" wp14:editId="4BD41492">
            <wp:simplePos x="0" y="0"/>
            <wp:positionH relativeFrom="column">
              <wp:posOffset>0</wp:posOffset>
            </wp:positionH>
            <wp:positionV relativeFrom="paragraph">
              <wp:posOffset>-635</wp:posOffset>
            </wp:positionV>
            <wp:extent cx="5334635" cy="3712845"/>
            <wp:effectExtent l="0" t="0" r="0" b="1905"/>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635" cy="3712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68B523" w14:textId="77777777" w:rsidR="00073AD9" w:rsidRDefault="00000000">
      <w:pPr>
        <w:pStyle w:val="2"/>
      </w:pPr>
      <w:bookmarkStart w:id="64" w:name="figure-2"/>
      <w:bookmarkEnd w:id="63"/>
      <w:r>
        <w:t>Figure 2</w:t>
      </w:r>
    </w:p>
    <w:p w14:paraId="71F9F9D8" w14:textId="0ECFE799" w:rsidR="00073AD9" w:rsidRDefault="00073AD9">
      <w:pPr>
        <w:pStyle w:val="FirstParagraph"/>
      </w:pPr>
    </w:p>
    <w:p w14:paraId="081C7A52" w14:textId="7F89B3C7" w:rsidR="00D14FC1" w:rsidRDefault="00D14FC1">
      <w:bookmarkStart w:id="65" w:name="figure-3"/>
      <w:bookmarkEnd w:id="64"/>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Pr>
          <w:noProof/>
        </w:rPr>
        <w:drawing>
          <wp:inline distT="0" distB="0" distL="0" distR="0" wp14:anchorId="42370DA5" wp14:editId="5513412A">
            <wp:extent cx="5334000" cy="4267200"/>
            <wp:effectExtent l="0" t="0" r="0" b="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66" w:name="figure-4"/>
      <w:bookmarkEnd w:id="65"/>
      <w:r>
        <w:br w:type="page"/>
      </w:r>
    </w:p>
    <w:p w14:paraId="478D52A3" w14:textId="31A120F4" w:rsidR="00073AD9" w:rsidRDefault="00000000">
      <w:pPr>
        <w:pStyle w:val="2"/>
      </w:pPr>
      <w:commentRangeStart w:id="67"/>
      <w:commentRangeStart w:id="68"/>
      <w:r>
        <w:lastRenderedPageBreak/>
        <w:t xml:space="preserve">Figure </w:t>
      </w:r>
      <w:r w:rsidR="00217E23">
        <w:rPr>
          <w:rFonts w:hint="eastAsia"/>
          <w:lang w:eastAsia="ja-JP"/>
        </w:rPr>
        <w:t>3</w:t>
      </w:r>
      <w:commentRangeEnd w:id="67"/>
      <w:r w:rsidR="00086EBA">
        <w:rPr>
          <w:rStyle w:val="af2"/>
          <w:rFonts w:asciiTheme="minorHAnsi" w:eastAsiaTheme="minorEastAsia" w:hAnsiTheme="minorHAnsi" w:cstheme="minorBidi"/>
          <w:color w:val="auto"/>
        </w:rPr>
        <w:commentReference w:id="67"/>
      </w:r>
      <w:commentRangeEnd w:id="68"/>
      <w:r w:rsidR="00104EB5">
        <w:rPr>
          <w:rStyle w:val="af2"/>
          <w:rFonts w:asciiTheme="minorHAnsi" w:eastAsiaTheme="minorEastAsia" w:hAnsiTheme="minorHAnsi" w:cstheme="minorBidi"/>
          <w:color w:val="auto"/>
        </w:rPr>
        <w:commentReference w:id="68"/>
      </w:r>
    </w:p>
    <w:p w14:paraId="13A80F8F" w14:textId="5AAF5982" w:rsidR="00073AD9" w:rsidRDefault="00104EB5">
      <w:pPr>
        <w:pStyle w:val="FirstParagraph"/>
        <w:rPr>
          <w:lang w:eastAsia="ja-JP"/>
        </w:rPr>
      </w:pPr>
      <w:ins w:id="70" w:author="治輝 齋藤" w:date="2026-04-25T09:29:00Z" w16du:dateUtc="2026-04-25T00:29:00Z">
        <w:r>
          <w:rPr>
            <w:rFonts w:hint="eastAsia"/>
            <w:noProof/>
            <w:lang w:eastAsia="ja-JP"/>
          </w:rPr>
          <w:drawing>
            <wp:anchor distT="0" distB="0" distL="114300" distR="114300" simplePos="0" relativeHeight="251664384" behindDoc="0" locked="0" layoutInCell="1" allowOverlap="1" wp14:anchorId="229BDE8F" wp14:editId="55D85499">
              <wp:simplePos x="0" y="0"/>
              <wp:positionH relativeFrom="column">
                <wp:posOffset>0</wp:posOffset>
              </wp:positionH>
              <wp:positionV relativeFrom="paragraph">
                <wp:posOffset>-635</wp:posOffset>
              </wp:positionV>
              <wp:extent cx="5612130" cy="4530725"/>
              <wp:effectExtent l="0" t="0" r="7620" b="317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4530725"/>
                      </a:xfrm>
                      <a:prstGeom prst="rect">
                        <a:avLst/>
                      </a:prstGeom>
                    </pic:spPr>
                  </pic:pic>
                </a:graphicData>
              </a:graphic>
            </wp:anchor>
          </w:drawing>
        </w:r>
      </w:ins>
      <w:del w:id="71" w:author="治輝 齋藤" w:date="2026-04-25T09:30:00Z" w16du:dateUtc="2026-04-25T00:30:00Z">
        <w:r w:rsidR="00D14FC1" w:rsidDel="00104EB5">
          <w:rPr>
            <w:rFonts w:hint="eastAsia"/>
            <w:noProof/>
            <w:lang w:eastAsia="ja-JP"/>
          </w:rPr>
          <w:drawing>
            <wp:anchor distT="0" distB="0" distL="114300" distR="114300" simplePos="0" relativeHeight="251659264" behindDoc="0" locked="0" layoutInCell="1" allowOverlap="1" wp14:anchorId="0A7D16C1" wp14:editId="582B59C6">
              <wp:simplePos x="0" y="0"/>
              <wp:positionH relativeFrom="column">
                <wp:posOffset>1905</wp:posOffset>
              </wp:positionH>
              <wp:positionV relativeFrom="paragraph">
                <wp:posOffset>360680</wp:posOffset>
              </wp:positionV>
              <wp:extent cx="5692140" cy="4969866"/>
              <wp:effectExtent l="0" t="0" r="3810" b="2540"/>
              <wp:wrapNone/>
              <wp:docPr id="187114127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5251" cy="4972582"/>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72" w:name="figure-5"/>
      <w:bookmarkEnd w:id="66"/>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73" w:name="figure-6"/>
      <w:bookmarkEnd w:id="72"/>
      <w:r>
        <w:t xml:space="preserve">Figure </w:t>
      </w:r>
      <w:r w:rsidR="00217E23">
        <w:rPr>
          <w:rFonts w:hint="eastAsia"/>
          <w:lang w:eastAsia="ja-JP"/>
        </w:rPr>
        <w:t>5</w:t>
      </w:r>
    </w:p>
    <w:bookmarkEnd w:id="56"/>
    <w:bookmarkEnd w:id="73"/>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240B9167" w:rsidR="00D14FC1" w:rsidRDefault="00D14FC1" w:rsidP="00D14FC1">
      <w:pPr>
        <w:pStyle w:val="2"/>
      </w:pPr>
      <w:r>
        <w:lastRenderedPageBreak/>
        <w:t xml:space="preserve">Figure </w:t>
      </w:r>
      <w:r>
        <w:rPr>
          <w:rFonts w:hint="eastAsia"/>
          <w:lang w:eastAsia="ja-JP"/>
        </w:rPr>
        <w:t>4</w:t>
      </w:r>
    </w:p>
    <w:p w14:paraId="107598DC" w14:textId="7E51CC46" w:rsidR="00D14FC1" w:rsidRDefault="00104EB5" w:rsidP="008F4985">
      <w:pPr>
        <w:pStyle w:val="a0"/>
        <w:rPr>
          <w:lang w:eastAsia="ja-JP"/>
        </w:rPr>
      </w:pPr>
      <w:ins w:id="74" w:author="治輝 齋藤" w:date="2026-04-25T09:30:00Z" w16du:dateUtc="2026-04-25T00:30:00Z">
        <w:r>
          <w:rPr>
            <w:noProof/>
            <w:lang w:eastAsia="ja-JP"/>
          </w:rPr>
          <w:drawing>
            <wp:anchor distT="0" distB="0" distL="114300" distR="114300" simplePos="0" relativeHeight="251665408" behindDoc="0" locked="0" layoutInCell="1" allowOverlap="1" wp14:anchorId="231685EE" wp14:editId="16690458">
              <wp:simplePos x="0" y="0"/>
              <wp:positionH relativeFrom="column">
                <wp:posOffset>0</wp:posOffset>
              </wp:positionH>
              <wp:positionV relativeFrom="paragraph">
                <wp:posOffset>-635</wp:posOffset>
              </wp:positionV>
              <wp:extent cx="5612130" cy="4396740"/>
              <wp:effectExtent l="0" t="0" r="7620" b="381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4396740"/>
                      </a:xfrm>
                      <a:prstGeom prst="rect">
                        <a:avLst/>
                      </a:prstGeom>
                    </pic:spPr>
                  </pic:pic>
                </a:graphicData>
              </a:graphic>
            </wp:anchor>
          </w:drawing>
        </w:r>
      </w:ins>
    </w:p>
    <w:p w14:paraId="39484A85" w14:textId="5D3329D5" w:rsidR="00D14FC1" w:rsidRDefault="00D14FC1" w:rsidP="008F4985">
      <w:pPr>
        <w:pStyle w:val="a0"/>
        <w:rPr>
          <w:lang w:eastAsia="ja-JP"/>
        </w:rPr>
      </w:pPr>
      <w:del w:id="75" w:author="治輝 齋藤" w:date="2026-04-25T09:30:00Z" w16du:dateUtc="2026-04-25T00:30:00Z">
        <w:r w:rsidDel="00104EB5">
          <w:rPr>
            <w:rFonts w:hint="eastAsia"/>
            <w:noProof/>
            <w:lang w:eastAsia="ja-JP"/>
          </w:rPr>
          <w:drawing>
            <wp:anchor distT="0" distB="0" distL="114300" distR="114300" simplePos="0" relativeHeight="251660288" behindDoc="0" locked="0" layoutInCell="1" allowOverlap="1" wp14:anchorId="38EE0702" wp14:editId="0ED8BE14">
              <wp:simplePos x="0" y="0"/>
              <wp:positionH relativeFrom="column">
                <wp:posOffset>-5715</wp:posOffset>
              </wp:positionH>
              <wp:positionV relativeFrom="paragraph">
                <wp:posOffset>95885</wp:posOffset>
              </wp:positionV>
              <wp:extent cx="5661660" cy="4807121"/>
              <wp:effectExtent l="0" t="0" r="0" b="0"/>
              <wp:wrapNone/>
              <wp:docPr id="5395543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7173" cy="4811802"/>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690C3378" w:rsidR="00D14FC1" w:rsidRDefault="00D14FC1" w:rsidP="00D14FC1">
      <w:pPr>
        <w:pStyle w:val="2"/>
        <w:rPr>
          <w:ins w:id="76" w:author="治輝 齋藤" w:date="2026-04-25T09:30:00Z" w16du:dateUtc="2026-04-25T00:30:00Z"/>
          <w:lang w:eastAsia="ja-JP"/>
        </w:rPr>
      </w:pPr>
      <w:del w:id="77" w:author="治輝 齋藤" w:date="2026-04-25T09:31:00Z" w16du:dateUtc="2026-04-25T00:31:00Z">
        <w:r w:rsidDel="00104EB5">
          <w:rPr>
            <w:rFonts w:hint="eastAsia"/>
            <w:noProof/>
            <w:lang w:eastAsia="ja-JP"/>
          </w:rPr>
          <w:lastRenderedPageBreak/>
          <w:drawing>
            <wp:anchor distT="0" distB="0" distL="114300" distR="114300" simplePos="0" relativeHeight="251663360" behindDoc="0" locked="0" layoutInCell="1" allowOverlap="1" wp14:anchorId="554A04C7" wp14:editId="045DC399">
              <wp:simplePos x="0" y="0"/>
              <wp:positionH relativeFrom="column">
                <wp:posOffset>1905</wp:posOffset>
              </wp:positionH>
              <wp:positionV relativeFrom="paragraph">
                <wp:posOffset>301624</wp:posOffset>
              </wp:positionV>
              <wp:extent cx="5821680" cy="5941565"/>
              <wp:effectExtent l="0" t="0" r="7620" b="2540"/>
              <wp:wrapNone/>
              <wp:docPr id="72716751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5644" cy="5945610"/>
                      </a:xfrm>
                      <a:prstGeom prst="rect">
                        <a:avLst/>
                      </a:prstGeom>
                      <a:noFill/>
                      <a:ln>
                        <a:noFill/>
                      </a:ln>
                    </pic:spPr>
                  </pic:pic>
                </a:graphicData>
              </a:graphic>
              <wp14:sizeRelH relativeFrom="page">
                <wp14:pctWidth>0</wp14:pctWidth>
              </wp14:sizeRelH>
              <wp14:sizeRelV relativeFrom="page">
                <wp14:pctHeight>0</wp14:pctHeight>
              </wp14:sizeRelV>
            </wp:anchor>
          </w:drawing>
        </w:r>
      </w:del>
      <w:r>
        <w:t xml:space="preserve">Figure </w:t>
      </w:r>
      <w:r>
        <w:rPr>
          <w:rFonts w:hint="eastAsia"/>
          <w:lang w:eastAsia="ja-JP"/>
        </w:rPr>
        <w:t>5</w:t>
      </w:r>
    </w:p>
    <w:p w14:paraId="737E15D5" w14:textId="23A16EA3" w:rsidR="00104EB5" w:rsidRPr="00104EB5" w:rsidRDefault="00104EB5" w:rsidP="00104EB5">
      <w:pPr>
        <w:pStyle w:val="a0"/>
        <w:rPr>
          <w:rFonts w:hint="eastAsia"/>
          <w:lang w:eastAsia="ja-JP"/>
        </w:rPr>
      </w:pPr>
      <w:ins w:id="78" w:author="治輝 齋藤" w:date="2026-04-25T09:31:00Z" w16du:dateUtc="2026-04-25T00:31:00Z">
        <w:r>
          <w:rPr>
            <w:rFonts w:hint="eastAsia"/>
            <w:noProof/>
            <w:lang w:eastAsia="ja-JP"/>
          </w:rPr>
          <w:drawing>
            <wp:anchor distT="0" distB="0" distL="114300" distR="114300" simplePos="0" relativeHeight="251666432" behindDoc="0" locked="0" layoutInCell="1" allowOverlap="1" wp14:anchorId="67D9A212" wp14:editId="3B06FEC8">
              <wp:simplePos x="0" y="0"/>
              <wp:positionH relativeFrom="margin">
                <wp:align>left</wp:align>
              </wp:positionH>
              <wp:positionV relativeFrom="paragraph">
                <wp:posOffset>33020</wp:posOffset>
              </wp:positionV>
              <wp:extent cx="5612130" cy="5359400"/>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5359400"/>
                      </a:xfrm>
                      <a:prstGeom prst="rect">
                        <a:avLst/>
                      </a:prstGeom>
                    </pic:spPr>
                  </pic:pic>
                </a:graphicData>
              </a:graphic>
            </wp:anchor>
          </w:drawing>
        </w:r>
      </w:ins>
    </w:p>
    <w:p w14:paraId="260EE0EA" w14:textId="26ABB091"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哲也 大平" w:date="2026-04-25T06:45:00Z" w:initials="哲大">
    <w:p w14:paraId="3D88FA32" w14:textId="3F6BE708" w:rsidR="00F82C7B" w:rsidRDefault="00F82C7B">
      <w:pPr>
        <w:pStyle w:val="af3"/>
        <w:rPr>
          <w:lang w:eastAsia="ja-JP"/>
        </w:rPr>
      </w:pPr>
      <w:r>
        <w:rPr>
          <w:rStyle w:val="af2"/>
        </w:rPr>
        <w:annotationRef/>
      </w:r>
      <w:r>
        <w:rPr>
          <w:rFonts w:hint="eastAsia"/>
          <w:lang w:eastAsia="ja-JP"/>
        </w:rPr>
        <w:t>結果は結果のみを記載するため、この部分は削除しましょう。</w:t>
      </w:r>
    </w:p>
  </w:comment>
  <w:comment w:id="16" w:author="治輝 齋藤" w:date="2026-04-25T09:10:00Z" w:initials="治齋">
    <w:p w14:paraId="620B6DCC" w14:textId="4EF5EF3E" w:rsidR="00AD046A" w:rsidRDefault="00AD046A">
      <w:pPr>
        <w:pStyle w:val="af3"/>
        <w:rPr>
          <w:lang w:eastAsia="ja-JP"/>
        </w:rPr>
      </w:pPr>
      <w:r>
        <w:rPr>
          <w:rStyle w:val="af2"/>
        </w:rPr>
        <w:annotationRef/>
      </w:r>
      <w:r>
        <w:rPr>
          <w:rFonts w:hint="eastAsia"/>
          <w:lang w:eastAsia="ja-JP"/>
        </w:rPr>
        <w:t>了解しました。削除の方針でお願いいたします。</w:t>
      </w:r>
    </w:p>
  </w:comment>
  <w:comment w:id="18" w:author="哲也 大平" w:date="2026-04-25T07:00:00Z" w:initials="哲大">
    <w:p w14:paraId="3D476A45" w14:textId="64F7BABA" w:rsidR="0015073F" w:rsidRDefault="0015073F">
      <w:pPr>
        <w:pStyle w:val="af3"/>
        <w:rPr>
          <w:lang w:eastAsia="ja-JP"/>
        </w:rPr>
      </w:pPr>
      <w:r>
        <w:rPr>
          <w:rStyle w:val="af2"/>
        </w:rPr>
        <w:annotationRef/>
      </w:r>
      <w:r>
        <w:rPr>
          <w:rFonts w:hint="eastAsia"/>
          <w:lang w:eastAsia="ja-JP"/>
        </w:rPr>
        <w:t>同上</w:t>
      </w:r>
    </w:p>
  </w:comment>
  <w:comment w:id="19" w:author="治輝 齋藤" w:date="2026-04-25T09:10:00Z" w:initials="治齋">
    <w:p w14:paraId="63A68F8B" w14:textId="34461A27" w:rsidR="00AD046A" w:rsidRDefault="00AD046A">
      <w:pPr>
        <w:pStyle w:val="af3"/>
      </w:pPr>
      <w:r>
        <w:rPr>
          <w:rStyle w:val="af2"/>
        </w:rPr>
        <w:annotationRef/>
      </w:r>
      <w:r>
        <w:rPr>
          <w:rFonts w:hint="eastAsia"/>
          <w:lang w:eastAsia="ja-JP"/>
        </w:rPr>
        <w:t>こちらも削除の方針でお願いいたします。</w:t>
      </w:r>
    </w:p>
  </w:comment>
  <w:comment w:id="23" w:author="哲也 大平" w:date="2026-04-25T07:00:00Z" w:initials="哲大">
    <w:p w14:paraId="56AE3E16" w14:textId="57E5257C" w:rsidR="0015073F" w:rsidRDefault="0015073F">
      <w:pPr>
        <w:pStyle w:val="af3"/>
        <w:rPr>
          <w:lang w:eastAsia="ja-JP"/>
        </w:rPr>
      </w:pPr>
      <w:r>
        <w:rPr>
          <w:rStyle w:val="af2"/>
        </w:rPr>
        <w:annotationRef/>
      </w:r>
      <w:r>
        <w:rPr>
          <w:rFonts w:hint="eastAsia"/>
          <w:lang w:eastAsia="ja-JP"/>
        </w:rPr>
        <w:t>同上</w:t>
      </w:r>
    </w:p>
  </w:comment>
  <w:comment w:id="24" w:author="治輝 齋藤" w:date="2026-04-25T09:11:00Z" w:initials="治齋">
    <w:p w14:paraId="7FE8A35A" w14:textId="39A7DB2A" w:rsidR="007C7C3A" w:rsidRDefault="007C7C3A">
      <w:pPr>
        <w:pStyle w:val="af3"/>
        <w:rPr>
          <w:lang w:eastAsia="ja-JP"/>
        </w:rPr>
      </w:pPr>
      <w:r>
        <w:rPr>
          <w:rStyle w:val="af2"/>
        </w:rPr>
        <w:annotationRef/>
      </w:r>
      <w:r>
        <w:rPr>
          <w:rFonts w:hint="eastAsia"/>
          <w:lang w:eastAsia="ja-JP"/>
        </w:rPr>
        <w:t>こちらも削除の方針でお願いいたします。</w:t>
      </w:r>
    </w:p>
  </w:comment>
  <w:comment w:id="30" w:author="哲也 大平" w:date="2026-04-25T06:59:00Z" w:initials="哲大">
    <w:p w14:paraId="78F9EEFA" w14:textId="72AF096F" w:rsidR="00C22C4D" w:rsidRDefault="00C22C4D">
      <w:pPr>
        <w:pStyle w:val="af3"/>
        <w:rPr>
          <w:lang w:eastAsia="ja-JP"/>
        </w:rPr>
      </w:pPr>
      <w:r>
        <w:rPr>
          <w:rStyle w:val="af2"/>
        </w:rPr>
        <w:annotationRef/>
      </w:r>
      <w:r>
        <w:rPr>
          <w:rFonts w:hint="eastAsia"/>
          <w:lang w:eastAsia="ja-JP"/>
        </w:rPr>
        <w:t>生態学的研究なので表現は弱めにしました。</w:t>
      </w:r>
    </w:p>
  </w:comment>
  <w:comment w:id="31" w:author="治輝 齋藤" w:date="2026-04-25T09:12:00Z" w:initials="治齋">
    <w:p w14:paraId="2D1CCECB" w14:textId="417710D6" w:rsidR="007C7C3A" w:rsidRDefault="007C7C3A">
      <w:pPr>
        <w:pStyle w:val="af3"/>
      </w:pPr>
      <w:r>
        <w:rPr>
          <w:rStyle w:val="af2"/>
        </w:rPr>
        <w:annotationRef/>
      </w:r>
      <w:r>
        <w:rPr>
          <w:rFonts w:hint="eastAsia"/>
          <w:lang w:eastAsia="ja-JP"/>
        </w:rPr>
        <w:t>修正いただきありがとうございます。こちらの表現でお願いいたします。</w:t>
      </w:r>
    </w:p>
  </w:comment>
  <w:comment w:id="37" w:author="哲也 大平" w:date="2026-04-25T08:23:00Z" w:initials="哲大">
    <w:p w14:paraId="3EF26659" w14:textId="2944188B" w:rsidR="00237007" w:rsidRDefault="00237007">
      <w:pPr>
        <w:pStyle w:val="af3"/>
        <w:rPr>
          <w:lang w:eastAsia="ja-JP"/>
        </w:rPr>
      </w:pPr>
      <w:r>
        <w:rPr>
          <w:rStyle w:val="af2"/>
        </w:rPr>
        <w:annotationRef/>
      </w:r>
      <w:r>
        <w:rPr>
          <w:rFonts w:hint="eastAsia"/>
          <w:lang w:eastAsia="ja-JP"/>
        </w:rPr>
        <w:t>同上</w:t>
      </w:r>
    </w:p>
  </w:comment>
  <w:comment w:id="38" w:author="治輝 齋藤" w:date="2026-04-25T09:13:00Z" w:initials="治齋">
    <w:p w14:paraId="768B5DAE" w14:textId="5F51C0A1" w:rsidR="007C7C3A" w:rsidRDefault="007C7C3A">
      <w:pPr>
        <w:pStyle w:val="af3"/>
        <w:rPr>
          <w:lang w:eastAsia="ja-JP"/>
        </w:rPr>
      </w:pPr>
      <w:r>
        <w:rPr>
          <w:rStyle w:val="af2"/>
        </w:rPr>
        <w:annotationRef/>
      </w:r>
      <w:r>
        <w:rPr>
          <w:rFonts w:hint="eastAsia"/>
          <w:lang w:eastAsia="ja-JP"/>
        </w:rPr>
        <w:t>確認いたしました。</w:t>
      </w:r>
      <w:r w:rsidRPr="007C7C3A">
        <w:rPr>
          <w:rFonts w:hint="eastAsia"/>
          <w:lang w:eastAsia="ja-JP"/>
        </w:rPr>
        <w:t>こちらの表現でお願いします。</w:t>
      </w:r>
    </w:p>
  </w:comment>
  <w:comment w:id="48" w:author="哲也 大平" w:date="2026-04-25T08:18:00Z" w:initials="哲大">
    <w:p w14:paraId="0B3BB69C" w14:textId="3D598E71" w:rsidR="00086EBA" w:rsidRDefault="00086EBA">
      <w:pPr>
        <w:pStyle w:val="af3"/>
        <w:rPr>
          <w:lang w:eastAsia="ja-JP"/>
        </w:rPr>
      </w:pPr>
      <w:r>
        <w:rPr>
          <w:rStyle w:val="af2"/>
        </w:rPr>
        <w:annotationRef/>
      </w:r>
      <w:r>
        <w:rPr>
          <w:rFonts w:hint="eastAsia"/>
          <w:lang w:eastAsia="ja-JP"/>
        </w:rPr>
        <w:t>結論は</w:t>
      </w:r>
      <w:r>
        <w:rPr>
          <w:rFonts w:hint="eastAsia"/>
          <w:lang w:eastAsia="ja-JP"/>
        </w:rPr>
        <w:t>1</w:t>
      </w:r>
      <w:r>
        <w:rPr>
          <w:rFonts w:hint="eastAsia"/>
          <w:lang w:eastAsia="ja-JP"/>
        </w:rPr>
        <w:t>段落にし、少しコンパクトにしました。これでよいか確認してください。</w:t>
      </w:r>
    </w:p>
  </w:comment>
  <w:comment w:id="49" w:author="治輝 齋藤" w:date="2026-04-25T09:14:00Z" w:initials="治齋">
    <w:p w14:paraId="3C9D6ED1" w14:textId="7D17F24B" w:rsidR="009903F0" w:rsidRDefault="009903F0">
      <w:pPr>
        <w:pStyle w:val="af3"/>
      </w:pPr>
      <w:r>
        <w:rPr>
          <w:rStyle w:val="af2"/>
        </w:rPr>
        <w:annotationRef/>
      </w:r>
      <w:r>
        <w:rPr>
          <w:rFonts w:hint="eastAsia"/>
          <w:lang w:eastAsia="ja-JP"/>
        </w:rPr>
        <w:t>修正いただきありがとうございます。結論について、この修正版で進める方針でお願いいたします。</w:t>
      </w:r>
    </w:p>
  </w:comment>
  <w:comment w:id="67" w:author="哲也 大平" w:date="2026-04-25T08:21:00Z" w:initials="哲大">
    <w:p w14:paraId="6921C372" w14:textId="0274B43B" w:rsidR="00086EBA" w:rsidRDefault="00086EBA">
      <w:pPr>
        <w:pStyle w:val="af3"/>
        <w:rPr>
          <w:lang w:eastAsia="ja-JP"/>
        </w:rPr>
      </w:pPr>
      <w:r>
        <w:rPr>
          <w:rStyle w:val="af2"/>
        </w:rPr>
        <w:annotationRef/>
      </w:r>
      <w:bookmarkStart w:id="69" w:name="_Hlk228001852"/>
      <w:r>
        <w:rPr>
          <w:rFonts w:hint="eastAsia"/>
          <w:lang w:eastAsia="ja-JP"/>
        </w:rPr>
        <w:t>Figure legends</w:t>
      </w:r>
      <w:r>
        <w:rPr>
          <w:rFonts w:hint="eastAsia"/>
          <w:lang w:eastAsia="ja-JP"/>
        </w:rPr>
        <w:t xml:space="preserve">　</w:t>
      </w:r>
      <w:r>
        <w:rPr>
          <w:rFonts w:hint="eastAsia"/>
          <w:lang w:eastAsia="ja-JP"/>
        </w:rPr>
        <w:t>を作成しているので、図の中にある個々のタイトルは不要です。</w:t>
      </w:r>
      <w:r w:rsidR="00237007">
        <w:rPr>
          <w:rFonts w:hint="eastAsia"/>
          <w:lang w:eastAsia="ja-JP"/>
        </w:rPr>
        <w:t>Figure3-5</w:t>
      </w:r>
      <w:bookmarkEnd w:id="69"/>
    </w:p>
  </w:comment>
  <w:comment w:id="68" w:author="治輝 齋藤" w:date="2026-04-25T09:32:00Z" w:initials="治齋">
    <w:p w14:paraId="1C256B79" w14:textId="7C7CCB6C" w:rsidR="00104EB5" w:rsidRDefault="00104EB5">
      <w:pPr>
        <w:pStyle w:val="af3"/>
        <w:rPr>
          <w:rFonts w:hint="eastAsia"/>
          <w:lang w:eastAsia="ja-JP"/>
        </w:rPr>
      </w:pPr>
      <w:r>
        <w:rPr>
          <w:rStyle w:val="af2"/>
        </w:rPr>
        <w:annotationRef/>
      </w:r>
      <w:r>
        <w:rPr>
          <w:rFonts w:hint="eastAsia"/>
          <w:lang w:eastAsia="ja-JP"/>
        </w:rPr>
        <w:t>Figure 3-5</w:t>
      </w:r>
      <w:r>
        <w:rPr>
          <w:rFonts w:hint="eastAsia"/>
          <w:lang w:eastAsia="ja-JP"/>
        </w:rPr>
        <w:t>について、タイトルなしの図を再挿入いたしました。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8FA32" w15:done="0"/>
  <w15:commentEx w15:paraId="620B6DCC" w15:paraIdParent="3D88FA32" w15:done="0"/>
  <w15:commentEx w15:paraId="3D476A45" w15:done="0"/>
  <w15:commentEx w15:paraId="63A68F8B" w15:paraIdParent="3D476A45" w15:done="0"/>
  <w15:commentEx w15:paraId="56AE3E16" w15:done="0"/>
  <w15:commentEx w15:paraId="7FE8A35A" w15:paraIdParent="56AE3E16" w15:done="0"/>
  <w15:commentEx w15:paraId="78F9EEFA" w15:done="0"/>
  <w15:commentEx w15:paraId="2D1CCECB" w15:paraIdParent="78F9EEFA" w15:done="0"/>
  <w15:commentEx w15:paraId="3EF26659" w15:done="0"/>
  <w15:commentEx w15:paraId="768B5DAE" w15:paraIdParent="3EF26659" w15:done="0"/>
  <w15:commentEx w15:paraId="0B3BB69C" w15:done="0"/>
  <w15:commentEx w15:paraId="3C9D6ED1" w15:paraIdParent="0B3BB69C" w15:done="0"/>
  <w15:commentEx w15:paraId="6921C372" w15:done="0"/>
  <w15:commentEx w15:paraId="1C256B79" w15:paraIdParent="6921C3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87C2C1" w16cex:dateUtc="2026-04-24T21:45:00Z"/>
  <w16cex:commentExtensible w16cex:durableId="63FE50F9" w16cex:dateUtc="2026-04-25T00:10:00Z"/>
  <w16cex:commentExtensible w16cex:durableId="578FFDFE" w16cex:dateUtc="2026-04-24T22:00:00Z"/>
  <w16cex:commentExtensible w16cex:durableId="6C241101" w16cex:dateUtc="2026-04-25T00:10:00Z"/>
  <w16cex:commentExtensible w16cex:durableId="6D05A2D2" w16cex:dateUtc="2026-04-24T22:00:00Z"/>
  <w16cex:commentExtensible w16cex:durableId="721988C1" w16cex:dateUtc="2026-04-25T00:11:00Z"/>
  <w16cex:commentExtensible w16cex:durableId="09DE4E4C" w16cex:dateUtc="2026-04-24T21:59:00Z"/>
  <w16cex:commentExtensible w16cex:durableId="6D794EC2" w16cex:dateUtc="2026-04-25T00:12:00Z"/>
  <w16cex:commentExtensible w16cex:durableId="32394B9A" w16cex:dateUtc="2026-04-24T23:23:00Z"/>
  <w16cex:commentExtensible w16cex:durableId="630F4F44" w16cex:dateUtc="2026-04-25T00:13:00Z"/>
  <w16cex:commentExtensible w16cex:durableId="0D1B7D0E" w16cex:dateUtc="2026-04-24T23:18:00Z"/>
  <w16cex:commentExtensible w16cex:durableId="5AD8662D" w16cex:dateUtc="2026-04-25T00:14:00Z"/>
  <w16cex:commentExtensible w16cex:durableId="65854B40" w16cex:dateUtc="2026-04-24T23:21:00Z"/>
  <w16cex:commentExtensible w16cex:durableId="19991356" w16cex:dateUtc="2026-04-25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8FA32" w16cid:durableId="7B87C2C1"/>
  <w16cid:commentId w16cid:paraId="620B6DCC" w16cid:durableId="63FE50F9"/>
  <w16cid:commentId w16cid:paraId="3D476A45" w16cid:durableId="578FFDFE"/>
  <w16cid:commentId w16cid:paraId="63A68F8B" w16cid:durableId="6C241101"/>
  <w16cid:commentId w16cid:paraId="56AE3E16" w16cid:durableId="6D05A2D2"/>
  <w16cid:commentId w16cid:paraId="7FE8A35A" w16cid:durableId="721988C1"/>
  <w16cid:commentId w16cid:paraId="78F9EEFA" w16cid:durableId="09DE4E4C"/>
  <w16cid:commentId w16cid:paraId="2D1CCECB" w16cid:durableId="6D794EC2"/>
  <w16cid:commentId w16cid:paraId="3EF26659" w16cid:durableId="32394B9A"/>
  <w16cid:commentId w16cid:paraId="768B5DAE" w16cid:durableId="630F4F44"/>
  <w16cid:commentId w16cid:paraId="0B3BB69C" w16cid:durableId="0D1B7D0E"/>
  <w16cid:commentId w16cid:paraId="3C9D6ED1" w16cid:durableId="5AD8662D"/>
  <w16cid:commentId w16cid:paraId="6921C372" w16cid:durableId="65854B40"/>
  <w16cid:commentId w16cid:paraId="1C256B79" w16cid:durableId="199913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2" style="width:0;height:1.5pt" o:hralign="center" o:bullet="t" o:hrstd="t" o:hr="t"/>
    </w:pict>
  </w:numPicBullet>
  <w:numPicBullet w:numPicBulletId="1">
    <w:pict>
      <v:rect id="_x0000_i1063"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rson w15:author="哲也 大平">
    <w15:presenceInfo w15:providerId="Windows Live" w15:userId="ffb7f6113d5db0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73AD9"/>
    <w:rsid w:val="00086EBA"/>
    <w:rsid w:val="000B2A23"/>
    <w:rsid w:val="000B6CF6"/>
    <w:rsid w:val="000E57C4"/>
    <w:rsid w:val="00104EB5"/>
    <w:rsid w:val="0012601A"/>
    <w:rsid w:val="0015073F"/>
    <w:rsid w:val="001C1A6A"/>
    <w:rsid w:val="00217E23"/>
    <w:rsid w:val="00233356"/>
    <w:rsid w:val="00237007"/>
    <w:rsid w:val="002600F3"/>
    <w:rsid w:val="00311C5E"/>
    <w:rsid w:val="0036571E"/>
    <w:rsid w:val="003E0C45"/>
    <w:rsid w:val="004213BC"/>
    <w:rsid w:val="00467353"/>
    <w:rsid w:val="004D1B18"/>
    <w:rsid w:val="004F4C8A"/>
    <w:rsid w:val="004F6621"/>
    <w:rsid w:val="0050388A"/>
    <w:rsid w:val="00556984"/>
    <w:rsid w:val="0056563A"/>
    <w:rsid w:val="005936E7"/>
    <w:rsid w:val="00622A77"/>
    <w:rsid w:val="006558D1"/>
    <w:rsid w:val="006C06DE"/>
    <w:rsid w:val="00787B37"/>
    <w:rsid w:val="007C7C3A"/>
    <w:rsid w:val="007D54A5"/>
    <w:rsid w:val="0088113E"/>
    <w:rsid w:val="008873D7"/>
    <w:rsid w:val="008D01AA"/>
    <w:rsid w:val="008F4985"/>
    <w:rsid w:val="00935FEB"/>
    <w:rsid w:val="009643D6"/>
    <w:rsid w:val="009903F0"/>
    <w:rsid w:val="00A5630A"/>
    <w:rsid w:val="00A5744A"/>
    <w:rsid w:val="00A76463"/>
    <w:rsid w:val="00AA6810"/>
    <w:rsid w:val="00AC651E"/>
    <w:rsid w:val="00AD046A"/>
    <w:rsid w:val="00B33ACE"/>
    <w:rsid w:val="00B53F4E"/>
    <w:rsid w:val="00B65167"/>
    <w:rsid w:val="00BB5CB9"/>
    <w:rsid w:val="00C22C4D"/>
    <w:rsid w:val="00C34A0D"/>
    <w:rsid w:val="00C37C37"/>
    <w:rsid w:val="00C55966"/>
    <w:rsid w:val="00C6603A"/>
    <w:rsid w:val="00C974D0"/>
    <w:rsid w:val="00CA3F03"/>
    <w:rsid w:val="00CA66DC"/>
    <w:rsid w:val="00CA7656"/>
    <w:rsid w:val="00D14FC1"/>
    <w:rsid w:val="00D32F9A"/>
    <w:rsid w:val="00D86264"/>
    <w:rsid w:val="00DE6F01"/>
    <w:rsid w:val="00E11A9A"/>
    <w:rsid w:val="00E32604"/>
    <w:rsid w:val="00E337F2"/>
    <w:rsid w:val="00E53E4C"/>
    <w:rsid w:val="00E71CD2"/>
    <w:rsid w:val="00E911FF"/>
    <w:rsid w:val="00E938C0"/>
    <w:rsid w:val="00EE7FCD"/>
    <w:rsid w:val="00EF7F20"/>
    <w:rsid w:val="00F15238"/>
    <w:rsid w:val="00F52EFF"/>
    <w:rsid w:val="00F82C7B"/>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28</Pages>
  <Words>6984</Words>
  <Characters>39814</Characters>
  <Application>Microsoft Office Word</Application>
  <DocSecurity>0</DocSecurity>
  <Lines>331</Lines>
  <Paragraphs>93</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46705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7</cp:revision>
  <dcterms:created xsi:type="dcterms:W3CDTF">2026-04-25T00:09:00Z</dcterms:created>
  <dcterms:modified xsi:type="dcterms:W3CDTF">2026-04-25T00:32:00Z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