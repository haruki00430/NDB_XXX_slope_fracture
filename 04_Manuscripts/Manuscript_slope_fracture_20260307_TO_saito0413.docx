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77777777" w:rsidR="00073AD9" w:rsidRDefault="00000000">
      <w:pPr>
        <w:pStyle w:val="a8"/>
      </w:pPr>
      <w:r>
        <w:t>2026-02-19</w:t>
      </w:r>
    </w:p>
    <w:p w14:paraId="0308B2C6" w14:textId="77777777" w:rsidR="00073AD9" w:rsidRDefault="00000000">
      <w:r>
        <w:pict w14:anchorId="7A00CCE9">
          <v:rect id="_x0000_i1025" style="width:0;height:1.5pt" o:hralign="center" o:hrstd="t" o:hr="t"/>
        </w:pict>
      </w:r>
    </w:p>
    <w:p w14:paraId="7FBF17A3" w14:textId="77777777" w:rsidR="00073AD9" w:rsidRDefault="00000000">
      <w:pPr>
        <w:pStyle w:val="1"/>
      </w:pPr>
      <w:bookmarkStart w:id="0" w:name="abstract"/>
      <w:r>
        <w:t>Abstract</w:t>
      </w:r>
    </w:p>
    <w:p w14:paraId="60FAD3E2" w14:textId="77777777" w:rsidR="00073AD9" w:rsidRDefault="00000000">
      <w:pPr>
        <w:pStyle w:val="2"/>
      </w:pPr>
      <w:bookmarkStart w:id="1" w:name="background"/>
      <w:r>
        <w:t>Background</w:t>
      </w:r>
    </w:p>
    <w:p w14:paraId="119F65D6" w14:textId="77777777" w:rsidR="00073AD9" w:rsidRDefault="00000000">
      <w:pPr>
        <w:pStyle w:val="FirstParagraph"/>
      </w:pPr>
      <w:r>
        <w:t>Hip fracture is a leading cause of disability and mortality among older adults, imposing substantial healthcare costs exceeding 1,000 billion yen annually in Japan. While multiple individual risk factors have been identified, environmental determinants of fall-related fractures at the community level remain incompletely understood. Terrain slope is a candidate environmental determinant, with international evidence from Norway and China suggesting elevated fracture risk in high-elevation, topographically complex regions. However, no nationwide study has quantified the terrain–hip fracture association in Japan using population-based administrative data.</w:t>
      </w:r>
    </w:p>
    <w:p w14:paraId="2B128954" w14:textId="77777777" w:rsidR="00073AD9" w:rsidRDefault="00000000">
      <w:pPr>
        <w:pStyle w:val="2"/>
      </w:pPr>
      <w:bookmarkStart w:id="2" w:name="objective"/>
      <w:bookmarkEnd w:id="1"/>
      <w:r>
        <w:t>Objective</w:t>
      </w:r>
    </w:p>
    <w:p w14:paraId="012B130B" w14:textId="77777777" w:rsidR="00073AD9" w:rsidRDefault="00000000">
      <w:pPr>
        <w:pStyle w:val="FirstParagraph"/>
      </w:pPr>
      <w:r>
        <w:t>We examined whether prefectural-level terrain slope was associated with hip fracture surgery rates among older adults across Japan, whether this association was independent of aging rate and walking speed, and whether the association exhibited fracture-site specificity consistent with biomechanical mechanisms.</w:t>
      </w:r>
    </w:p>
    <w:p w14:paraId="6C8630F6" w14:textId="77777777" w:rsidR="00073AD9" w:rsidRDefault="00000000">
      <w:pPr>
        <w:pStyle w:val="2"/>
      </w:pPr>
      <w:bookmarkStart w:id="3" w:name="methods"/>
      <w:bookmarkEnd w:id="2"/>
      <w:r>
        <w:t>Methods</w:t>
      </w:r>
    </w:p>
    <w:p w14:paraId="73112E66" w14:textId="77777777" w:rsidR="00073AD9" w:rsidRDefault="00000000">
      <w:pPr>
        <w:pStyle w:val="FirstParagraph"/>
      </w:pPr>
      <w:r>
        <w:t xml:space="preserve">We conducted a nationwide ecological study using 47 Japanese prefectures as the unit of analysis. Fracture surgery rates (per 100,000 population) were derived from the 10th National Database (NDB) Open Data (fiscal year 2021). Terrain slope was </w:t>
      </w:r>
      <w:r>
        <w:lastRenderedPageBreak/>
        <w:t>calculated from 10-m resolution digital elevation model (DEM) data provided by the Geospatial Information Authority of Japan, weighted by habitable land area to reflect residential exposure. The proportion of individuals with fast walking speed was obtained from the NDB Specific Health Checkup questionnaire. We fit multivariable linear regression models adjusting for aging rate (proportion aged ≥65 years), fast walking rate, and population density.</w:t>
      </w:r>
    </w:p>
    <w:p w14:paraId="752DED1F" w14:textId="77777777" w:rsidR="00073AD9" w:rsidRDefault="00000000">
      <w:pPr>
        <w:pStyle w:val="2"/>
      </w:pPr>
      <w:bookmarkStart w:id="4" w:name="results"/>
      <w:bookmarkEnd w:id="3"/>
      <w:r>
        <w:t>Results</w:t>
      </w:r>
    </w:p>
    <w:p w14:paraId="7DEEB804" w14:textId="77777777" w:rsidR="00073AD9" w:rsidRDefault="00000000">
      <w:pPr>
        <w:pStyle w:val="FirstParagraph"/>
      </w:pPr>
      <w:r>
        <w:t xml:space="preserve">The mean habitable-area-weighted terrain slope across prefectures was 8.57 ± 3.16 degrees (range: 1.81–15.43 degrees). The mean hip fracture surgery rate was 254.0 ± 37.6 per 100,000 population. In the unadjusted model, slope was positively associated with hip fracture rate (β = 5.65; 95% CI, 2.50–8.79; R² = 0.225; </w:t>
      </w:r>
      <w:r>
        <w:rPr>
          <w:i/>
          <w:iCs/>
        </w:rPr>
        <w:t>p</w:t>
      </w:r>
      <w:r>
        <w:t xml:space="preserve"> = 0.001). After adjusting for aging rate, fast walking rate, and population density, the association remained statistically significant (β = 3.49; 95% CI, 0.11–6.86; R² = 0.385; </w:t>
      </w:r>
      <w:r>
        <w:rPr>
          <w:i/>
          <w:iCs/>
        </w:rPr>
        <w:t>p</w:t>
      </w:r>
      <w:r>
        <w:t xml:space="preserve"> = 0.043), indicating that each one-degree increase in slope was associated with approximately 3.5 additional hip fracture surgeries per 100,000 population. Aging rate was also a significant predictor (β = 5.53; </w:t>
      </w:r>
      <w:r>
        <w:rPr>
          <w:i/>
          <w:iCs/>
        </w:rPr>
        <w:t>p</w:t>
      </w:r>
      <w:r>
        <w:t xml:space="preserve"> = 0.011). Notably, no significant association was observed for humerus or forearm fractures, demonstrating fracture-site specificity.</w:t>
      </w:r>
    </w:p>
    <w:p w14:paraId="4A167819" w14:textId="77777777" w:rsidR="00073AD9" w:rsidRDefault="00000000">
      <w:pPr>
        <w:pStyle w:val="2"/>
      </w:pPr>
      <w:bookmarkStart w:id="5" w:name="conclusions"/>
      <w:bookmarkEnd w:id="4"/>
      <w:r>
        <w:t>Conclusions</w:t>
      </w:r>
    </w:p>
    <w:p w14:paraId="5B0A40A8" w14:textId="77777777" w:rsidR="00073AD9" w:rsidRDefault="00000000">
      <w:pPr>
        <w:pStyle w:val="FirstParagraph"/>
      </w:pPr>
      <w:r>
        <w:t>Terrain slope was independently associated with hip fracture surgery rates across Japanese prefectures after adjustment for aging, walking speed, and population density. The fracture-site specificity (hip but not upper extremity) is consistent with biomechanical evidence that inclined terrain increases lateral fall risk and direct impact loading to the greater trochanter. These findings align with international ecological studies (Norway NOREPOS, China CHARLS) and suggest that topographic characteristics represent a modifiable environmental risk factor. National fall prevention policies, including Japan’s “Active Guide,” should incorporate environment-specific adaptations for high-slope prefectures, prioritizing balance training, outdoor handrail installation, and anti-slip pedestrian infrastructure. Future individual-level studies with spatial analysis and mediation modeling are warranted to confirm these population-level findings.</w:t>
      </w:r>
    </w:p>
    <w:p w14:paraId="335F4440" w14:textId="77777777" w:rsidR="00073AD9" w:rsidRDefault="00000000">
      <w:pPr>
        <w:pStyle w:val="a0"/>
      </w:pPr>
      <w:r>
        <w:rPr>
          <w:b/>
          <w:bCs/>
        </w:rPr>
        <w:t>Keywords</w:t>
      </w:r>
      <w:r>
        <w:t>: terrain slope; hip fracture; ecological study; fall prevention; Japan; NDB Open Data</w:t>
      </w:r>
    </w:p>
    <w:p w14:paraId="68CA0F35" w14:textId="77777777" w:rsidR="00073AD9" w:rsidRDefault="00000000">
      <w:r>
        <w:pict w14:anchorId="0BC1EF66">
          <v:rect id="_x0000_i1026" style="width:0;height:1.5pt" o:hralign="center" o:hrstd="t" o:hr="t"/>
        </w:pict>
      </w:r>
    </w:p>
    <w:p w14:paraId="2AB65ACB" w14:textId="77777777" w:rsidR="00073AD9" w:rsidRDefault="00000000">
      <w:pPr>
        <w:pStyle w:val="1"/>
      </w:pPr>
      <w:bookmarkStart w:id="6" w:name="introduction"/>
      <w:bookmarkEnd w:id="0"/>
      <w:bookmarkEnd w:id="5"/>
      <w:r>
        <w:lastRenderedPageBreak/>
        <w:t>Introduction</w:t>
      </w:r>
    </w:p>
    <w:p w14:paraId="30C5DEDC" w14:textId="77777777" w:rsidR="00073AD9" w:rsidRDefault="00000000">
      <w:pPr>
        <w:pStyle w:val="FirstParagraph"/>
      </w:pPr>
      <w:r>
        <w:t>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14:paraId="320371D8" w14:textId="32350197" w:rsidR="00073AD9" w:rsidRDefault="00000000">
      <w:pPr>
        <w:pStyle w:val="a0"/>
        <w:rPr>
          <w:lang w:eastAsia="ja-JP"/>
        </w:rPr>
      </w:pPr>
      <w:r>
        <w:t>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r w:rsidR="00A5630A">
        <w:rPr>
          <w:rFonts w:hint="eastAsia"/>
          <w:lang w:eastAsia="ja-JP"/>
        </w:rPr>
        <w:t xml:space="preserve"> </w:t>
      </w:r>
    </w:p>
    <w:p w14:paraId="49332FBA" w14:textId="77777777" w:rsidR="00073AD9" w:rsidRDefault="00000000">
      <w:pPr>
        <w:pStyle w:val="a0"/>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02AA446A" w:rsidR="00073AD9" w:rsidRDefault="00000000">
      <w:pPr>
        <w:pStyle w:val="a0"/>
      </w:pPr>
      <w:r>
        <w:t>Previous studies have demonstrated that environmental terrain features are associated with physical activity levels and walking speed in community-dwelling older adults.14)</w:t>
      </w:r>
      <w:del w:id="7" w:author="治輝 齋藤" w:date="2026-04-13T13:42:00Z" w16du:dateUtc="2026-04-13T04:42:00Z">
        <w:r w:rsidDel="006558D1">
          <w:delText>, 15)</w:delText>
        </w:r>
      </w:del>
      <w:r>
        <w:t xml:space="preserve"> Walking speed is itself a powerful predictor of fracture risk</w:t>
      </w:r>
      <w:ins w:id="8" w:author="治輝 齋藤" w:date="2026-04-13T13:42:00Z" w16du:dateUtc="2026-04-13T04:42:00Z">
        <w:r w:rsidR="006558D1">
          <w:rPr>
            <w:rFonts w:hint="eastAsia"/>
            <w:lang w:eastAsia="ja-JP"/>
          </w:rPr>
          <w:t xml:space="preserve"> 15</w:t>
        </w:r>
      </w:ins>
      <w:del w:id="9" w:author="治輝 齋藤" w:date="2026-04-13T13:42:00Z" w16du:dateUtc="2026-04-13T04:42:00Z">
        <w:r w:rsidDel="006558D1">
          <w:delText>16</w:delText>
        </w:r>
      </w:del>
      <w:r>
        <w:t xml:space="preserve">), </w:t>
      </w:r>
      <w:ins w:id="10" w:author="治輝 齋藤" w:date="2026-04-13T13:43:00Z" w16du:dateUtc="2026-04-13T04:43:00Z">
        <w:r w:rsidR="006558D1">
          <w:rPr>
            <w:rFonts w:hint="eastAsia"/>
            <w:lang w:eastAsia="ja-JP"/>
          </w:rPr>
          <w:t>16</w:t>
        </w:r>
      </w:ins>
      <w:del w:id="11" w:author="治輝 齋藤" w:date="2026-04-13T13:43:00Z" w16du:dateUtc="2026-04-13T04:43:00Z">
        <w:r w:rsidDel="006558D1">
          <w:delText>17</w:delText>
        </w:r>
      </w:del>
      <w:r>
        <w:t>) and has been designated the “sixth vital sign.”</w:t>
      </w:r>
      <w:ins w:id="12" w:author="治輝 齋藤" w:date="2026-04-13T13:43:00Z" w16du:dateUtc="2026-04-13T04:43:00Z">
        <w:r w:rsidR="006558D1">
          <w:rPr>
            <w:rFonts w:hint="eastAsia"/>
            <w:lang w:eastAsia="ja-JP"/>
          </w:rPr>
          <w:t xml:space="preserve"> 17</w:t>
        </w:r>
      </w:ins>
      <w:del w:id="13" w:author="治輝 齋藤" w:date="2026-04-13T13:43:00Z" w16du:dateUtc="2026-04-13T04:43:00Z">
        <w:r w:rsidDel="006558D1">
          <w:delText>18</w:delText>
        </w:r>
      </w:del>
      <w:r>
        <w:t>) Older adults walking on complex outdoor terrain unconsciously adopt cautious gait strategies, reducing step length and cadence, which may lead to chronic deconditioning and increased frailty.</w:t>
      </w:r>
      <w:ins w:id="14" w:author="治輝 齋藤" w:date="2026-04-13T13:43:00Z" w16du:dateUtc="2026-04-13T04:43:00Z">
        <w:r w:rsidR="006558D1">
          <w:rPr>
            <w:rFonts w:hint="eastAsia"/>
            <w:lang w:eastAsia="ja-JP"/>
          </w:rPr>
          <w:t xml:space="preserve"> 18</w:t>
        </w:r>
      </w:ins>
      <w:del w:id="15" w:author="治輝 齋藤" w:date="2026-04-13T13:43:00Z" w16du:dateUtc="2026-04-13T04:43:00Z">
        <w:r w:rsidDel="006558D1">
          <w:delText>19</w:delText>
        </w:r>
      </w:del>
      <w:r>
        <w:t xml:space="preserve">), </w:t>
      </w:r>
      <w:ins w:id="16" w:author="治輝 齋藤" w:date="2026-04-13T13:43:00Z" w16du:dateUtc="2026-04-13T04:43:00Z">
        <w:r w:rsidR="006558D1">
          <w:rPr>
            <w:rFonts w:hint="eastAsia"/>
            <w:lang w:eastAsia="ja-JP"/>
          </w:rPr>
          <w:t>19</w:t>
        </w:r>
      </w:ins>
      <w:del w:id="17" w:author="治輝 齋藤" w:date="2026-04-13T13:43:00Z" w16du:dateUtc="2026-04-13T04:43:00Z">
        <w:r w:rsidDel="006558D1">
          <w:delText>20</w:delText>
        </w:r>
      </w:del>
      <w:r>
        <w:t>) We therefore hypothesized that terrain slope may influence hip fracture rates through direct mechanical effects of inclined walking (direct pathway) and through its effect on walking capacity (indirect pathway).</w:t>
      </w:r>
    </w:p>
    <w:p w14:paraId="5AFB2A64" w14:textId="22971C44" w:rsidR="00073AD9" w:rsidRDefault="00000000">
      <w:pPr>
        <w:pStyle w:val="a0"/>
      </w:pPr>
      <w:r>
        <w:lastRenderedPageBreak/>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ins w:id="18" w:author="治輝 齋藤" w:date="2026-04-13T13:43:00Z" w16du:dateUtc="2026-04-13T04:43:00Z">
        <w:r w:rsidR="006558D1">
          <w:rPr>
            <w:rFonts w:hint="eastAsia"/>
            <w:lang w:eastAsia="ja-JP"/>
          </w:rPr>
          <w:t xml:space="preserve"> 20), </w:t>
        </w:r>
      </w:ins>
      <w:r>
        <w:t>21)</w:t>
      </w:r>
      <w:del w:id="19" w:author="治輝 齋藤" w:date="2026-04-13T13:43:00Z" w16du:dateUtc="2026-04-13T04:43:00Z">
        <w:r w:rsidDel="006558D1">
          <w:delText>, 22), 23)</w:delText>
        </w:r>
      </w:del>
      <w:r>
        <w:t xml:space="preserve">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709613BE" w14:textId="77777777" w:rsidR="00073AD9" w:rsidRDefault="00000000">
      <w:pPr>
        <w:pStyle w:val="a0"/>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
        <w:pict w14:anchorId="2A09CD22">
          <v:rect id="_x0000_i1027" style="width:0;height:1.5pt" o:hralign="center" o:hrstd="t" o:hr="t"/>
        </w:pict>
      </w:r>
    </w:p>
    <w:p w14:paraId="005FDE2A" w14:textId="77777777" w:rsidR="00073AD9" w:rsidRDefault="00000000">
      <w:pPr>
        <w:pStyle w:val="1"/>
      </w:pPr>
      <w:bookmarkStart w:id="20" w:name="methods-1"/>
      <w:bookmarkEnd w:id="6"/>
      <w:r>
        <w:t>Methods</w:t>
      </w:r>
    </w:p>
    <w:p w14:paraId="78DAB058" w14:textId="77777777" w:rsidR="00073AD9" w:rsidRDefault="00000000">
      <w:pPr>
        <w:pStyle w:val="2"/>
      </w:pPr>
      <w:bookmarkStart w:id="21" w:name="study-design"/>
      <w:r>
        <w:t>1. Study Design</w:t>
      </w:r>
    </w:p>
    <w:p w14:paraId="78AC1DEC" w14:textId="77777777" w:rsidR="00073AD9" w:rsidRDefault="00000000">
      <w:pPr>
        <w:pStyle w:val="FirstParagraph"/>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pPr>
        <w:pStyle w:val="2"/>
      </w:pPr>
      <w:bookmarkStart w:id="22" w:name="outcome-fracture-surgery-rates"/>
      <w:bookmarkEnd w:id="21"/>
      <w:r>
        <w:t>2. Outcome: Fracture Surgery Rates</w:t>
      </w:r>
    </w:p>
    <w:p w14:paraId="1B78A9D2" w14:textId="77777777" w:rsidR="00073AD9" w:rsidRDefault="00000000">
      <w:pPr>
        <w:pStyle w:val="FirstParagraph"/>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pPr>
        <w:pStyle w:val="2"/>
      </w:pPr>
      <w:bookmarkStart w:id="23" w:name="exposure-terrain-slope"/>
      <w:bookmarkEnd w:id="22"/>
      <w:r>
        <w:t>3. Exposure: Terrain Slope</w:t>
      </w:r>
    </w:p>
    <w:p w14:paraId="4544CA72" w14:textId="77777777" w:rsidR="00073AD9" w:rsidRDefault="00000000">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w:t>
      </w:r>
      <w:r>
        <w:lastRenderedPageBreak/>
        <w:t>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p w14:paraId="7B174EDA" w14:textId="77777777" w:rsidR="00073AD9" w:rsidRDefault="00000000">
      <w:pPr>
        <w:pStyle w:val="2"/>
      </w:pPr>
      <w:bookmarkStart w:id="24" w:name="covariate-walking-speed"/>
      <w:bookmarkEnd w:id="23"/>
      <w:r>
        <w:t>4. Covariate: Walking Speed</w:t>
      </w:r>
    </w:p>
    <w:p w14:paraId="4839006C" w14:textId="77777777" w:rsidR="00073AD9" w:rsidRDefault="00000000">
      <w:pPr>
        <w:pStyle w:val="FirstParagraph"/>
      </w:pPr>
      <w:r>
        <w:t>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pPr>
        <w:pStyle w:val="2"/>
      </w:pPr>
      <w:bookmarkStart w:id="25" w:name="additional-covariates"/>
      <w:bookmarkEnd w:id="24"/>
      <w:r>
        <w:t>5. Additional Covariates</w:t>
      </w:r>
    </w:p>
    <w:p w14:paraId="102B5320" w14:textId="77777777" w:rsidR="00073AD9" w:rsidRDefault="00000000">
      <w:pPr>
        <w:pStyle w:val="FirstParagraph"/>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pPr>
        <w:pStyle w:val="2"/>
      </w:pPr>
      <w:bookmarkStart w:id="26" w:name="statistical-analysis"/>
      <w:bookmarkEnd w:id="25"/>
      <w:r>
        <w:t>6. Statistical Analysis</w:t>
      </w:r>
    </w:p>
    <w:p w14:paraId="269C2D95" w14:textId="4CF3FFD5" w:rsidR="00073AD9" w:rsidRDefault="00000000">
      <w:pPr>
        <w:pStyle w:val="FirstParagraph"/>
      </w:pPr>
      <w:r>
        <w:t xml:space="preserve">We first examined the distribution of all variables using descriptive statistics (mean, SD, </w:t>
      </w:r>
      <w:ins w:id="27" w:author="治輝 齋藤" w:date="2026-04-13T13:45:00Z" w16du:dateUtc="2026-04-13T04:45:00Z">
        <w:r w:rsidR="006558D1" w:rsidRPr="006558D1">
          <w:t>minimum, and maximum</w:t>
        </w:r>
      </w:ins>
      <w:del w:id="28" w:author="治輝 齋藤" w:date="2026-04-13T13:45:00Z" w16du:dateUtc="2026-04-13T04:45:00Z">
        <w:r w:rsidDel="006558D1">
          <w:delText>median, range</w:delText>
        </w:r>
      </w:del>
      <w:r>
        <w:t>). Pearson correlation coefficients were computed between terrain slope and each outcome and covariate variable. We fit two regression models for each fracture outcome:</w:t>
      </w:r>
    </w:p>
    <w:p w14:paraId="508D7163" w14:textId="77777777" w:rsidR="00073AD9" w:rsidRDefault="00000000">
      <w:pPr>
        <w:pStyle w:val="Compact"/>
        <w:numPr>
          <w:ilvl w:val="0"/>
          <w:numId w:val="2"/>
        </w:numPr>
      </w:pPr>
      <w:r>
        <w:rPr>
          <w:b/>
          <w:bCs/>
        </w:rPr>
        <w:t>Model 1 (unadjusted)</w:t>
      </w:r>
      <w:r>
        <w:t>: Simple linear regression of fracture rate on terrain slope only.</w:t>
      </w:r>
    </w:p>
    <w:p w14:paraId="5D43CF03" w14:textId="77777777" w:rsidR="00073AD9" w:rsidRDefault="00000000">
      <w:pPr>
        <w:pStyle w:val="Compact"/>
        <w:numPr>
          <w:ilvl w:val="0"/>
          <w:numId w:val="2"/>
        </w:numPr>
      </w:pPr>
      <w:r>
        <w:rPr>
          <w:b/>
          <w:bCs/>
        </w:rPr>
        <w:t>Model 2 (multivariable)</w:t>
      </w:r>
      <w:r>
        <w:t>: Multiple linear regression of fracture rate on terrain slope, aging rate, fast walking rate, and population density.</w:t>
      </w:r>
    </w:p>
    <w:p w14:paraId="0D697D16" w14:textId="77777777" w:rsidR="00073AD9" w:rsidRDefault="00000000">
      <w:pPr>
        <w:pStyle w:val="FirstParagraph"/>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3.11) with the </w:t>
      </w:r>
      <w:r>
        <w:rPr>
          <w:rStyle w:val="VerbatimChar"/>
        </w:rPr>
        <w:t>statsmodels</w:t>
      </w:r>
      <w:r>
        <w:t xml:space="preserve"> library (version 0.14).</w:t>
      </w:r>
    </w:p>
    <w:p w14:paraId="22F0640D" w14:textId="77777777" w:rsidR="00073AD9"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
        <w:pict w14:anchorId="550F6A37">
          <v:rect id="_x0000_i1028" style="width:0;height:1.5pt" o:hralign="center" o:hrstd="t" o:hr="t"/>
        </w:pict>
      </w:r>
    </w:p>
    <w:p w14:paraId="2104C38C" w14:textId="77777777" w:rsidR="00073AD9" w:rsidRDefault="00000000">
      <w:pPr>
        <w:pStyle w:val="1"/>
      </w:pPr>
      <w:bookmarkStart w:id="29" w:name="results-1"/>
      <w:bookmarkEnd w:id="20"/>
      <w:bookmarkEnd w:id="26"/>
      <w:r>
        <w:lastRenderedPageBreak/>
        <w:t>Results</w:t>
      </w:r>
    </w:p>
    <w:p w14:paraId="4ECE8A21" w14:textId="77777777" w:rsidR="00073AD9" w:rsidRDefault="00000000">
      <w:pPr>
        <w:pStyle w:val="2"/>
      </w:pPr>
      <w:bookmarkStart w:id="30" w:name="descriptive-statistics"/>
      <w:r>
        <w:t>1. Descriptive Statistics</w:t>
      </w:r>
    </w:p>
    <w:p w14:paraId="6495FDA3" w14:textId="77777777" w:rsidR="00073AD9" w:rsidRDefault="00000000">
      <w:pPr>
        <w:pStyle w:val="FirstParagraph"/>
      </w:pPr>
      <w:r>
        <w:t>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p w14:paraId="69303466" w14:textId="77777777" w:rsidR="00073AD9" w:rsidRDefault="00000000">
      <w:pPr>
        <w:pStyle w:val="2"/>
      </w:pPr>
      <w:bookmarkStart w:id="31" w:name="correlation-analysis"/>
      <w:bookmarkEnd w:id="30"/>
      <w:r>
        <w:t>2. Correlation Analysis</w:t>
      </w:r>
    </w:p>
    <w:p w14:paraId="79571341" w14:textId="77777777" w:rsidR="00073AD9" w:rsidRDefault="00000000">
      <w:pPr>
        <w:pStyle w:val="FirstParagraph"/>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Slope was also positively correlated with aging rate (r = 0.505, </w:t>
      </w:r>
      <w:r>
        <w:rPr>
          <w:i/>
          <w:iCs/>
        </w:rPr>
        <w:t>p</w:t>
      </w:r>
      <w:r>
        <w:t xml:space="preserve"> &lt;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p w14:paraId="1C8A9B87" w14:textId="77777777" w:rsidR="00073AD9" w:rsidRDefault="00000000">
      <w:pPr>
        <w:pStyle w:val="2"/>
      </w:pPr>
      <w:bookmarkStart w:id="32" w:name="regression-analysis-hip-fracture"/>
      <w:bookmarkEnd w:id="31"/>
      <w:r>
        <w:t>3. Regression Analysis: Hip Fracture</w:t>
      </w:r>
    </w:p>
    <w:p w14:paraId="0C7D47B6" w14:textId="77777777" w:rsidR="00073AD9" w:rsidRDefault="00000000">
      <w:pPr>
        <w:pStyle w:val="FirstParagraph"/>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the association between slope and hip fracture rate remained statistically significant (β = 3.49; 95% CI, 0.11–6.86; R² = 0.385; </w:t>
      </w:r>
      <w:r>
        <w:rPr>
          <w:i/>
          <w:iCs/>
        </w:rPr>
        <w:t>p</w:t>
      </w:r>
      <w:r>
        <w:t xml:space="preserve"> = 0.043) (Table 3). Aging rate was also independently associated with hip fracture rate (β = 5.53; 95% CI, 1.32–9.74; </w:t>
      </w:r>
      <w:r>
        <w:rPr>
          <w:i/>
          <w:iCs/>
        </w:rPr>
        <w:t>p</w:t>
      </w:r>
      <w:r>
        <w:t xml:space="preserve"> = 0.011). Fast walking rate showed a tendency toward a negative association with hip fracture rate, although this did not reach statistical significance (β = 2.02; </w:t>
      </w:r>
      <w:r>
        <w:rPr>
          <w:i/>
          <w:iCs/>
        </w:rPr>
        <w:t>p</w:t>
      </w:r>
      <w:r>
        <w:t xml:space="preserve"> = 0.091). Population density was not significantly associated with hip fracture rate (β = −0.001; </w:t>
      </w:r>
      <w:r>
        <w:rPr>
          <w:i/>
          <w:iCs/>
        </w:rPr>
        <w:t>p</w:t>
      </w:r>
      <w:r>
        <w:t xml:space="preserve"> = 0.818).</w:t>
      </w:r>
    </w:p>
    <w:p w14:paraId="3D34D767" w14:textId="77777777" w:rsidR="00073AD9" w:rsidRDefault="00000000">
      <w:pPr>
        <w:pStyle w:val="2"/>
      </w:pPr>
      <w:bookmarkStart w:id="33" w:name="X19b7a829deade195ab8e30bfbfddb97c9ee92ae"/>
      <w:bookmarkEnd w:id="32"/>
      <w:r>
        <w:t>4. Regression Analysis: Total, Humerus, and Forearm Fractures</w:t>
      </w:r>
    </w:p>
    <w:p w14:paraId="2F384C6E" w14:textId="77777777" w:rsidR="00073AD9" w:rsidRDefault="00000000">
      <w:pPr>
        <w:pStyle w:val="FirstParagraph"/>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w:t>
      </w:r>
      <w:r>
        <w:lastRenderedPageBreak/>
        <w:t xml:space="preserve">0.107) nor forearm fracture rate (Model 1: </w:t>
      </w:r>
      <w:r>
        <w:rPr>
          <w:i/>
          <w:iCs/>
        </w:rPr>
        <w:t>p</w:t>
      </w:r>
      <w:r>
        <w:t xml:space="preserve"> = 0.233; Model 2: R² = 0.062) was significantly associated with terrain slope in either model.</w:t>
      </w:r>
    </w:p>
    <w:p w14:paraId="1DD8F2C7" w14:textId="77777777" w:rsidR="00073AD9" w:rsidRDefault="00000000">
      <w:r>
        <w:pict w14:anchorId="4B6AAA27">
          <v:rect id="_x0000_i1029" style="width:0;height:1.5pt" o:hralign="center" o:hrstd="t" o:hr="t"/>
        </w:pict>
      </w:r>
    </w:p>
    <w:p w14:paraId="26E67577" w14:textId="77777777" w:rsidR="00073AD9" w:rsidRDefault="00000000">
      <w:pPr>
        <w:pStyle w:val="1"/>
      </w:pPr>
      <w:bookmarkStart w:id="34" w:name="discussion"/>
      <w:bookmarkEnd w:id="29"/>
      <w:bookmarkEnd w:id="33"/>
      <w:r>
        <w:t>Discussion</w:t>
      </w:r>
    </w:p>
    <w:p w14:paraId="72352068" w14:textId="77777777" w:rsidR="00073AD9" w:rsidRDefault="00000000">
      <w:pPr>
        <w:pStyle w:val="2"/>
      </w:pPr>
      <w:bookmarkStart w:id="35" w:name="main-findings"/>
      <w:r>
        <w:t>1. Main Findings</w:t>
      </w:r>
    </w:p>
    <w:p w14:paraId="7B292F3D" w14:textId="48E7139A" w:rsidR="00073AD9" w:rsidRDefault="00000000">
      <w:pPr>
        <w:pStyle w:val="FirstParagraph"/>
      </w:pPr>
      <w:commentRangeStart w:id="36"/>
      <w:commentRangeStart w:id="37"/>
      <w:r>
        <w:t xml:space="preserve">This ecological study demonstrated that prefectural-level terrain slope was independently associated with hip fracture surgery rates across Japan after adjustment for aging rate, walking speed, and population density (β = 3.49 per one-degree increase, </w:t>
      </w:r>
      <w:r>
        <w:rPr>
          <w:i/>
          <w:iCs/>
        </w:rPr>
        <w:t>p</w:t>
      </w:r>
      <w:r>
        <w:t xml:space="preserve"> = 0.043). Each additional degree of slope was associated with approximately 3.5 additional hip fracture surgeries per 100,000 population. This association was specific to hip fractures and was not observed for humerus or forearm fractures.</w:t>
      </w:r>
      <w:commentRangeEnd w:id="36"/>
      <w:r w:rsidR="00CA66DC">
        <w:rPr>
          <w:rStyle w:val="af2"/>
        </w:rPr>
        <w:commentReference w:id="36"/>
      </w:r>
      <w:commentRangeEnd w:id="37"/>
      <w:r w:rsidR="00D32F9A">
        <w:rPr>
          <w:rStyle w:val="af2"/>
        </w:rPr>
        <w:commentReference w:id="37"/>
      </w:r>
      <w:ins w:id="38" w:author="治輝 齋藤" w:date="2026-04-13T13:45:00Z" w16du:dateUtc="2026-04-13T04:45:00Z">
        <w:r w:rsidR="006558D1" w:rsidRPr="006558D1">
          <w:t xml:space="preserve"> Together, these findings suggest that, at the population level, steeper habitable terrain tracks hip-specific surgical burden beyond compositional aging and self-reported walking pace, consistent with outdoor environments amplifying lateral-fall mechanisms rather than raising fracture risk indiscriminately across skeletal sites.</w:t>
        </w:r>
      </w:ins>
    </w:p>
    <w:p w14:paraId="760621EE" w14:textId="77777777" w:rsidR="00073AD9" w:rsidRDefault="00000000">
      <w:pPr>
        <w:pStyle w:val="2"/>
      </w:pPr>
      <w:bookmarkStart w:id="39" w:name="biological-plausibility"/>
      <w:bookmarkEnd w:id="35"/>
      <w:r>
        <w:t>2. Biological Plausibility</w:t>
      </w:r>
    </w:p>
    <w:p w14:paraId="6450A184" w14:textId="1F379992" w:rsidR="00073AD9" w:rsidRDefault="00000000">
      <w:pPr>
        <w:pStyle w:val="FirstParagraph"/>
      </w:pPr>
      <w:r>
        <w:t>The specificity of the slope–fracture association to the hip is biologically plausible and supported by extensive biomechanical evidence. Hip fractures typically result from lateral (sideways) falls,</w:t>
      </w:r>
      <w:ins w:id="40" w:author="治輝 齋藤" w:date="2026-04-13T13:46:00Z" w16du:dateUtc="2026-04-13T04:46:00Z">
        <w:r w:rsidR="00E32604">
          <w:rPr>
            <w:rFonts w:hint="eastAsia"/>
            <w:lang w:eastAsia="ja-JP"/>
          </w:rPr>
          <w:t xml:space="preserve"> 22</w:t>
        </w:r>
      </w:ins>
      <w:del w:id="41" w:author="治輝 齋藤" w:date="2026-04-13T13:46:00Z" w16du:dateUtc="2026-04-13T04:46:00Z">
        <w:r w:rsidDel="00E32604">
          <w:delText>24</w:delText>
        </w:r>
      </w:del>
      <w:r>
        <w:t xml:space="preserve">), </w:t>
      </w:r>
      <w:ins w:id="42" w:author="治輝 齋藤" w:date="2026-04-13T13:46:00Z" w16du:dateUtc="2026-04-13T04:46:00Z">
        <w:r w:rsidR="00E32604">
          <w:rPr>
            <w:rFonts w:hint="eastAsia"/>
            <w:lang w:eastAsia="ja-JP"/>
          </w:rPr>
          <w:t>23</w:t>
        </w:r>
      </w:ins>
      <w:del w:id="43" w:author="治輝 齋藤" w:date="2026-04-13T13:46:00Z" w16du:dateUtc="2026-04-13T04:46:00Z">
        <w:r w:rsidDel="00E32604">
          <w:delText>25</w:delText>
        </w:r>
      </w:del>
      <w:r>
        <w:t>)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ins w:id="44" w:author="治輝 齋藤" w:date="2026-04-13T13:47:00Z" w16du:dateUtc="2026-04-13T04:47:00Z">
        <w:r w:rsidR="00E32604">
          <w:rPr>
            <w:rFonts w:hint="eastAsia"/>
            <w:lang w:eastAsia="ja-JP"/>
          </w:rPr>
          <w:t xml:space="preserve"> 23</w:t>
        </w:r>
      </w:ins>
      <w:del w:id="45" w:author="治輝 齋藤" w:date="2026-04-13T13:47:00Z" w16du:dateUtc="2026-04-13T04:47:00Z">
        <w:r w:rsidDel="00E32604">
          <w:delText>25</w:delText>
        </w:r>
      </w:del>
      <w:r>
        <w:t xml:space="preserve">), </w:t>
      </w:r>
      <w:ins w:id="46" w:author="治輝 齋藤" w:date="2026-04-13T13:47:00Z" w16du:dateUtc="2026-04-13T04:47:00Z">
        <w:r w:rsidR="00E32604">
          <w:rPr>
            <w:rFonts w:hint="eastAsia"/>
            <w:lang w:eastAsia="ja-JP"/>
          </w:rPr>
          <w:t>24</w:t>
        </w:r>
      </w:ins>
      <w:del w:id="47" w:author="治輝 齋藤" w:date="2026-04-13T13:47:00Z" w16du:dateUtc="2026-04-13T04:47:00Z">
        <w:r w:rsidDel="00E32604">
          <w:delText>26</w:delText>
        </w:r>
      </w:del>
      <w:r>
        <w:t>) The impact forces generated during lateral falls typically reach 2,000 to 4,000 N, exceeding the physiological tolerance of osteoporotic femoral necks.</w:t>
      </w:r>
      <w:ins w:id="48" w:author="治輝 齋藤" w:date="2026-04-13T13:47:00Z" w16du:dateUtc="2026-04-13T04:47:00Z">
        <w:r w:rsidR="00E32604">
          <w:rPr>
            <w:rFonts w:hint="eastAsia"/>
            <w:lang w:eastAsia="ja-JP"/>
          </w:rPr>
          <w:t xml:space="preserve"> 25</w:t>
        </w:r>
      </w:ins>
      <w:del w:id="49" w:author="治輝 齋藤" w:date="2026-04-13T13:47:00Z" w16du:dateUtc="2026-04-13T04:47:00Z">
        <w:r w:rsidDel="00E32604">
          <w:delText>27</w:delText>
        </w:r>
      </w:del>
      <w:r>
        <w:t>) Finite element method (FEM) simulations have further confirmed that posterolateral and lateral impacts generate maximum tensile and compressive stresses at the superior and inferior aspects of the femoral neck, maximizing fracture vulnerability.</w:t>
      </w:r>
      <w:ins w:id="50" w:author="治輝 齋藤" w:date="2026-04-13T13:47:00Z" w16du:dateUtc="2026-04-13T04:47:00Z">
        <w:r w:rsidR="00E32604">
          <w:rPr>
            <w:rFonts w:hint="eastAsia"/>
            <w:lang w:eastAsia="ja-JP"/>
          </w:rPr>
          <w:t xml:space="preserve"> 26</w:t>
        </w:r>
      </w:ins>
      <w:del w:id="51" w:author="治輝 齋藤" w:date="2026-04-13T13:47:00Z" w16du:dateUtc="2026-04-13T04:47:00Z">
        <w:r w:rsidDel="00E32604">
          <w:delText>28</w:delText>
        </w:r>
      </w:del>
      <w:r>
        <w:t>)</w:t>
      </w:r>
      <w:del w:id="52" w:author="治輝 齋藤" w:date="2026-04-13T13:47:00Z" w16du:dateUtc="2026-04-13T04:47:00Z">
        <w:r w:rsidDel="00E32604">
          <w:delText>, 29)</w:delText>
        </w:r>
      </w:del>
    </w:p>
    <w:p w14:paraId="0451411D" w14:textId="07DD762A" w:rsidR="00073AD9" w:rsidRDefault="00000000">
      <w:pPr>
        <w:pStyle w:val="a0"/>
      </w:pPr>
      <w:r>
        <w:t>When walking downhill or across a slope, the body’s center of mass (CoM) shifts laterally, and the control of lateral stability becomes increasingly difficult.</w:t>
      </w:r>
      <w:ins w:id="53" w:author="治輝 齋藤" w:date="2026-04-13T13:47:00Z" w16du:dateUtc="2026-04-13T04:47:00Z">
        <w:r w:rsidR="00935FEB">
          <w:rPr>
            <w:rFonts w:hint="eastAsia"/>
            <w:lang w:eastAsia="ja-JP"/>
          </w:rPr>
          <w:t xml:space="preserve"> 27</w:t>
        </w:r>
      </w:ins>
      <w:del w:id="54" w:author="治輝 齋藤" w:date="2026-04-13T13:47:00Z" w16du:dateUtc="2026-04-13T04:47:00Z">
        <w:r w:rsidDel="00935FEB">
          <w:delText>30</w:delText>
        </w:r>
      </w:del>
      <w:r>
        <w:t xml:space="preserve">), </w:t>
      </w:r>
      <w:ins w:id="55" w:author="治輝 齋藤" w:date="2026-04-13T13:47:00Z" w16du:dateUtc="2026-04-13T04:47:00Z">
        <w:r w:rsidR="00935FEB">
          <w:rPr>
            <w:rFonts w:hint="eastAsia"/>
            <w:lang w:eastAsia="ja-JP"/>
          </w:rPr>
          <w:t>28</w:t>
        </w:r>
      </w:ins>
      <w:del w:id="56" w:author="治輝 齋藤" w:date="2026-04-13T13:47:00Z" w16du:dateUtc="2026-04-13T04:47:00Z">
        <w:r w:rsidDel="00935FEB">
          <w:delText>31</w:delText>
        </w:r>
      </w:del>
      <w:r>
        <w:t>) The human gait pattern is biomechanically analogous to an inverted pendulum, with CoM tracing a bow-tie-shaped trajectory in three-dimensional space.31) On sloped terrain, maintaining CoM within the base of support (BoS) requires precise step-by-step adjustments of step width and foot placement.</w:t>
      </w:r>
      <w:ins w:id="57" w:author="治輝 齋藤" w:date="2026-04-13T13:47:00Z" w16du:dateUtc="2026-04-13T04:47:00Z">
        <w:r w:rsidR="00935FEB">
          <w:rPr>
            <w:rFonts w:hint="eastAsia"/>
            <w:lang w:eastAsia="ja-JP"/>
          </w:rPr>
          <w:t xml:space="preserve"> </w:t>
        </w:r>
      </w:ins>
      <w:ins w:id="58" w:author="治輝 齋藤" w:date="2026-04-13T13:48:00Z" w16du:dateUtc="2026-04-13T04:48:00Z">
        <w:r w:rsidR="00935FEB">
          <w:rPr>
            <w:rFonts w:hint="eastAsia"/>
            <w:lang w:eastAsia="ja-JP"/>
          </w:rPr>
          <w:t>29</w:t>
        </w:r>
      </w:ins>
      <w:del w:id="59" w:author="治輝 齋藤" w:date="2026-04-13T13:48:00Z" w16du:dateUtc="2026-04-13T04:48:00Z">
        <w:r w:rsidDel="00935FEB">
          <w:delText>32</w:delText>
        </w:r>
      </w:del>
      <w:r>
        <w:t xml:space="preserve">) For older adults </w:t>
      </w:r>
      <w:r>
        <w:lastRenderedPageBreak/>
        <w:t>with age-related declines in hip abductor strength and ankle dorsiflexion, the margin of stability (MoS) during inclined walking is dramatically reduced.</w:t>
      </w:r>
      <w:ins w:id="60" w:author="治輝 齋藤" w:date="2026-04-13T13:48:00Z" w16du:dateUtc="2026-04-13T04:48:00Z">
        <w:r w:rsidR="00935FEB">
          <w:rPr>
            <w:rFonts w:hint="eastAsia"/>
            <w:lang w:eastAsia="ja-JP"/>
          </w:rPr>
          <w:t xml:space="preserve"> </w:t>
        </w:r>
      </w:ins>
      <w:r>
        <w:t>11), 13) Slips or minor perturbations that could be corrected via cross-over steps on flat surfaces become unarrested lateral falls on slopes due to delayed postural reflexes and environmental constraints.</w:t>
      </w:r>
      <w:ins w:id="61" w:author="治輝 齋藤" w:date="2026-04-13T13:48:00Z" w16du:dateUtc="2026-04-13T04:48:00Z">
        <w:r w:rsidR="00935FEB">
          <w:rPr>
            <w:rFonts w:hint="eastAsia"/>
            <w:lang w:eastAsia="ja-JP"/>
          </w:rPr>
          <w:t xml:space="preserve"> </w:t>
        </w:r>
      </w:ins>
      <w:r>
        <w:t xml:space="preserve">12), </w:t>
      </w:r>
      <w:ins w:id="62" w:author="治輝 齋藤" w:date="2026-04-13T13:48:00Z" w16du:dateUtc="2026-04-13T04:48:00Z">
        <w:r w:rsidR="00935FEB">
          <w:rPr>
            <w:rFonts w:hint="eastAsia"/>
            <w:lang w:eastAsia="ja-JP"/>
          </w:rPr>
          <w:t>28</w:t>
        </w:r>
      </w:ins>
      <w:del w:id="63" w:author="治輝 齋藤" w:date="2026-04-13T13:48:00Z" w16du:dateUtc="2026-04-13T04:48:00Z">
        <w:r w:rsidDel="00935FEB">
          <w:delText>31</w:delText>
        </w:r>
      </w:del>
      <w:r>
        <w:t>)</w:t>
      </w:r>
    </w:p>
    <w:p w14:paraId="3C3BA830" w14:textId="78976BAC" w:rsidR="00073AD9" w:rsidRDefault="00000000">
      <w:pPr>
        <w:pStyle w:val="a0"/>
      </w:pPr>
      <w:r>
        <w:t>In contrast, wrist (forearm) fractures are more commonly caused by protective extension reflexes during forward falls on flat surfaces.</w:t>
      </w:r>
      <w:ins w:id="64" w:author="治輝 齋藤" w:date="2026-04-13T13:49:00Z" w16du:dateUtc="2026-04-13T04:49:00Z">
        <w:r w:rsidR="00935FEB">
          <w:rPr>
            <w:rFonts w:hint="eastAsia"/>
            <w:lang w:eastAsia="ja-JP"/>
          </w:rPr>
          <w:t xml:space="preserve"> 30</w:t>
        </w:r>
      </w:ins>
      <w:del w:id="65" w:author="治輝 齋藤" w:date="2026-04-13T13:49:00Z" w16du:dateUtc="2026-04-13T04:49:00Z">
        <w:r w:rsidDel="00935FEB">
          <w:delText>33</w:delText>
        </w:r>
      </w:del>
      <w:r>
        <w:t>)</w:t>
      </w:r>
      <w:del w:id="66" w:author="治輝 齋藤" w:date="2026-04-13T13:49:00Z" w16du:dateUtc="2026-04-13T04:49:00Z">
        <w:r w:rsidDel="00935FEB">
          <w:delText>, 34)</w:delText>
        </w:r>
      </w:del>
      <w:r>
        <w:t xml:space="preserve"> When falling forward, individuals instinctively extend their arms to protect the head and torso, and kinematic studies show that elbow flexion and wrist dorsiflexion absorb fall energy, dramatically reducing pelvic impact velocity.</w:t>
      </w:r>
      <w:ins w:id="67" w:author="治輝 齋藤" w:date="2026-04-13T13:50:00Z" w16du:dateUtc="2026-04-13T04:50:00Z">
        <w:r w:rsidR="00935FEB">
          <w:rPr>
            <w:rFonts w:hint="eastAsia"/>
            <w:lang w:eastAsia="ja-JP"/>
          </w:rPr>
          <w:t xml:space="preserve"> 30</w:t>
        </w:r>
      </w:ins>
      <w:del w:id="68" w:author="治輝 齋藤" w:date="2026-04-13T13:50:00Z" w16du:dateUtc="2026-04-13T04:50:00Z">
        <w:r w:rsidDel="00935FEB">
          <w:delText>33</w:delText>
        </w:r>
      </w:del>
      <w:r>
        <w:t>) Such forward falls typically occur from tripping on minor obstacles or steps indoors, rather than from rapid lateral displacement on steep slopes.</w:t>
      </w:r>
      <w:ins w:id="69" w:author="治輝 齋藤" w:date="2026-04-13T13:50:00Z" w16du:dateUtc="2026-04-13T04:50:00Z">
        <w:r w:rsidR="00935FEB">
          <w:rPr>
            <w:rFonts w:hint="eastAsia"/>
            <w:lang w:eastAsia="ja-JP"/>
          </w:rPr>
          <w:t xml:space="preserve"> 31</w:t>
        </w:r>
      </w:ins>
      <w:del w:id="70" w:author="治輝 齋藤" w:date="2026-04-13T13:50:00Z" w16du:dateUtc="2026-04-13T04:50:00Z">
        <w:r w:rsidDel="00935FEB">
          <w:delText>35</w:delText>
        </w:r>
      </w:del>
      <w:r>
        <w:t>) Similarly, humerus fractures in older adults often result from low-energy obliquely forward falls on level ground and occur in relatively younger, more ambulatory individuals who retain arm-protective reflexes.</w:t>
      </w:r>
      <w:ins w:id="71" w:author="治輝 齋藤" w:date="2026-04-13T13:50:00Z" w16du:dateUtc="2026-04-13T04:50:00Z">
        <w:r w:rsidR="00935FEB">
          <w:rPr>
            <w:rFonts w:hint="eastAsia"/>
            <w:lang w:eastAsia="ja-JP"/>
          </w:rPr>
          <w:t xml:space="preserve"> 32</w:t>
        </w:r>
      </w:ins>
      <w:del w:id="72" w:author="治輝 齋藤" w:date="2026-04-13T13:50:00Z" w16du:dateUtc="2026-04-13T04:50:00Z">
        <w:r w:rsidDel="00935FEB">
          <w:delText>36</w:delText>
        </w:r>
      </w:del>
      <w:r>
        <w:t>)</w:t>
      </w:r>
      <w:del w:id="73" w:author="治輝 齋藤" w:date="2026-04-13T13:50:00Z" w16du:dateUtc="2026-04-13T04:50:00Z">
        <w:r w:rsidDel="00935FEB">
          <w:delText>, 37)</w:delText>
        </w:r>
      </w:del>
      <w:r>
        <w:t xml:space="preserve">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pPr>
        <w:pStyle w:val="2"/>
      </w:pPr>
      <w:bookmarkStart w:id="74" w:name="comparison-with-previous-studies"/>
      <w:bookmarkEnd w:id="39"/>
      <w:r>
        <w:t>3. Comparison with Previous Studies</w:t>
      </w:r>
    </w:p>
    <w:p w14:paraId="17A9EA6F" w14:textId="7C31C314" w:rsidR="00073AD9" w:rsidRDefault="00000000">
      <w:pPr>
        <w:pStyle w:val="FirstParagraph"/>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ins w:id="75" w:author="治輝 齋藤" w:date="2026-04-13T13:50:00Z" w16du:dateUtc="2026-04-13T04:50:00Z">
        <w:r w:rsidR="00935FEB">
          <w:rPr>
            <w:rFonts w:hint="eastAsia"/>
            <w:lang w:eastAsia="ja-JP"/>
          </w:rPr>
          <w:t xml:space="preserve"> 20</w:t>
        </w:r>
      </w:ins>
      <w:del w:id="76" w:author="治輝 齋藤" w:date="2026-04-13T13:50:00Z" w16du:dateUtc="2026-04-13T04:50:00Z">
        <w:r w:rsidDel="00935FEB">
          <w:delText>21</w:delText>
        </w:r>
      </w:del>
      <w:r>
        <w:t>)</w:t>
      </w:r>
      <w:del w:id="77" w:author="治輝 齋藤" w:date="2026-04-13T13:50:00Z" w16du:dateUtc="2026-04-13T04:50:00Z">
        <w:r w:rsidDel="00935FEB">
          <w:delText>, 38), 39)</w:delText>
        </w:r>
      </w:del>
      <w:r>
        <w:t xml:space="preserve"> The NOREPOS investigators further identified that cold ambient temperature and icy terrain in mountainous areas amplified this geographic risk,</w:t>
      </w:r>
      <w:ins w:id="78" w:author="治輝 齋藤" w:date="2026-04-13T13:50:00Z" w16du:dateUtc="2026-04-13T04:50:00Z">
        <w:r w:rsidR="00935FEB">
          <w:rPr>
            <w:rFonts w:hint="eastAsia"/>
            <w:lang w:eastAsia="ja-JP"/>
          </w:rPr>
          <w:t xml:space="preserve"> 33</w:t>
        </w:r>
      </w:ins>
      <w:del w:id="79" w:author="治輝 齋藤" w:date="2026-04-13T13:50:00Z" w16du:dateUtc="2026-04-13T04:50:00Z">
        <w:r w:rsidDel="00935FEB">
          <w:delText>40</w:delText>
        </w:r>
      </w:del>
      <w:r>
        <w:t>)</w:t>
      </w:r>
      <w:del w:id="80" w:author="治輝 齋藤" w:date="2026-04-13T13:50:00Z" w16du:dateUtc="2026-04-13T04:50:00Z">
        <w:r w:rsidDel="00935FEB">
          <w:delText>, 41)</w:delText>
        </w:r>
      </w:del>
      <w:r>
        <w:t xml:space="preserve"> a finding with direct relevance to Japan’s snowy mountainous prefectures (e.g., Niigata, Nagano, Yamagata).</w:t>
      </w:r>
    </w:p>
    <w:p w14:paraId="6C936E6D" w14:textId="1D323C2A" w:rsidR="00073AD9" w:rsidRDefault="00000000">
      <w:pPr>
        <w:pStyle w:val="a0"/>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ins w:id="81" w:author="治輝 齋藤" w:date="2026-04-13T13:51:00Z" w16du:dateUtc="2026-04-13T04:51:00Z">
        <w:r w:rsidR="00935FEB">
          <w:rPr>
            <w:rFonts w:hint="eastAsia"/>
            <w:lang w:eastAsia="ja-JP"/>
          </w:rPr>
          <w:t xml:space="preserve"> 21</w:t>
        </w:r>
      </w:ins>
      <w:del w:id="82" w:author="治輝 齋藤" w:date="2026-04-13T13:51:00Z" w16du:dateUtc="2026-04-13T04:51:00Z">
        <w:r w:rsidDel="00935FEB">
          <w:delText>22</w:delText>
        </w:r>
      </w:del>
      <w:r>
        <w:t>)</w:t>
      </w:r>
      <w:del w:id="83" w:author="治輝 齋藤" w:date="2026-04-13T13:51:00Z" w16du:dateUtc="2026-04-13T04:51:00Z">
        <w:r w:rsidDel="00935FEB">
          <w:delText>, 23)</w:delText>
        </w:r>
      </w:del>
      <w:r>
        <w:t xml:space="preserve"> These findings reinforce the generalizability of our results across diverse geographic and ethnic contexts.</w:t>
      </w:r>
    </w:p>
    <w:p w14:paraId="6F003E16" w14:textId="22C0AB61" w:rsidR="00073AD9" w:rsidRDefault="00000000">
      <w:pPr>
        <w:pStyle w:val="a0"/>
      </w:pPr>
      <w:r>
        <w:t xml:space="preserve">Previous ecological studies have also examined the relationship between outdoor environment and fall-related injuries. Studies in multiple countries found that neighborhood green space, walkability, and environmental safety were associated </w:t>
      </w:r>
      <w:r>
        <w:lastRenderedPageBreak/>
        <w:t>with fall-related hospital admissions and fracture risk.</w:t>
      </w:r>
      <w:ins w:id="84" w:author="治輝 齋藤" w:date="2026-04-13T13:51:00Z" w16du:dateUtc="2026-04-13T04:51:00Z">
        <w:r w:rsidR="00935FEB">
          <w:rPr>
            <w:rFonts w:hint="eastAsia"/>
            <w:lang w:eastAsia="ja-JP"/>
          </w:rPr>
          <w:t xml:space="preserve"> 34</w:t>
        </w:r>
      </w:ins>
      <w:del w:id="85" w:author="治輝 齋藤" w:date="2026-04-13T13:51:00Z" w16du:dateUtc="2026-04-13T04:51:00Z">
        <w:r w:rsidDel="00935FEB">
          <w:delText>42</w:delText>
        </w:r>
      </w:del>
      <w:r>
        <w:t>)</w:t>
      </w:r>
      <w:del w:id="86" w:author="治輝 齋藤" w:date="2026-04-13T13:51:00Z" w16du:dateUtc="2026-04-13T04:51:00Z">
        <w:r w:rsidDel="00935FEB">
          <w:delText>, 43)</w:delText>
        </w:r>
      </w:del>
      <w:r>
        <w:t xml:space="preserve"> In Japan, Nakamura et al. reported that </w:t>
      </w:r>
      <w:ins w:id="87" w:author="治輝 齋藤" w:date="2026-04-13T13:51:00Z" w16du:dateUtc="2026-04-13T04:51:00Z">
        <w:r w:rsidR="00935FEB" w:rsidRPr="00935FEB">
          <w:t xml:space="preserve">frequent </w:t>
        </w:r>
      </w:ins>
      <w:r>
        <w:t xml:space="preserve">outdoor activity </w:t>
      </w:r>
      <w:ins w:id="88" w:author="治輝 齋藤" w:date="2026-04-13T13:54:00Z" w16du:dateUtc="2026-04-13T04:54:00Z">
        <w:r w:rsidR="005936E7" w:rsidRPr="005936E7">
          <w:t>predicts physical function in rural community-dwelling older adults.</w:t>
        </w:r>
      </w:ins>
      <w:del w:id="89" w:author="治輝 齋藤" w:date="2026-04-13T13:54:00Z" w16du:dateUtc="2026-04-13T04:54:00Z">
        <w:r w:rsidDel="005936E7">
          <w:delText>and terrain characteristics influenced walking speed and muscle strength in community-dwelling older adults in mountainous regions.</w:delText>
        </w:r>
      </w:del>
      <w:ins w:id="90" w:author="治輝 齋藤" w:date="2026-04-13T13:52:00Z" w16du:dateUtc="2026-04-13T04:52:00Z">
        <w:r w:rsidR="00935FEB">
          <w:rPr>
            <w:rFonts w:hint="eastAsia"/>
            <w:lang w:eastAsia="ja-JP"/>
          </w:rPr>
          <w:t xml:space="preserve"> </w:t>
        </w:r>
      </w:ins>
      <w:r>
        <w:t>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p w14:paraId="775AC0CF" w14:textId="77777777" w:rsidR="00073AD9" w:rsidRDefault="00000000">
      <w:pPr>
        <w:pStyle w:val="2"/>
      </w:pPr>
      <w:bookmarkStart w:id="91" w:name="role-of-aging-rate"/>
      <w:bookmarkEnd w:id="74"/>
      <w:r>
        <w:t>4. Role of Aging Rate</w:t>
      </w:r>
    </w:p>
    <w:p w14:paraId="6FA3B7E9" w14:textId="4779F163" w:rsidR="00073AD9" w:rsidRPr="0088113E" w:rsidDel="00FA4697" w:rsidRDefault="00000000" w:rsidP="00FA4697">
      <w:pPr>
        <w:pStyle w:val="FirstParagraph"/>
        <w:rPr>
          <w:del w:id="92" w:author="治輝 齋藤" w:date="2026-04-13T14:04:00Z" w16du:dateUtc="2026-04-13T05:04:00Z"/>
          <w:highlight w:val="yellow"/>
          <w:rPrChange w:id="93" w:author="哲也 大平" w:date="2026-04-12T22:04:00Z" w16du:dateUtc="2026-04-12T13:04:00Z">
            <w:rPr>
              <w:del w:id="94" w:author="治輝 齋藤" w:date="2026-04-13T14:04:00Z" w16du:dateUtc="2026-04-13T05:04:00Z"/>
            </w:rPr>
          </w:rPrChange>
        </w:rPr>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ins w:id="95" w:author="治輝 齋藤" w:date="2026-04-13T14:01:00Z" w16du:dateUtc="2026-04-13T05:01:00Z">
        <w:r w:rsidR="00FA4697">
          <w:rPr>
            <w:rFonts w:hint="eastAsia"/>
            <w:lang w:eastAsia="ja-JP"/>
          </w:rPr>
          <w:t xml:space="preserve"> </w:t>
        </w:r>
      </w:ins>
      <w:ins w:id="96" w:author="治輝 齋藤" w:date="2026-04-13T14:03:00Z" w16du:dateUtc="2026-04-13T05:03:00Z">
        <w:r w:rsidR="00FA4697">
          <w:rPr>
            <w:rFonts w:hint="eastAsia"/>
            <w:lang w:eastAsia="ja-JP"/>
          </w:rPr>
          <w:t>35</w:t>
        </w:r>
      </w:ins>
      <w:del w:id="97" w:author="治輝 齋藤" w:date="2026-04-13T14:03:00Z" w16du:dateUtc="2026-04-13T05:03:00Z">
        <w:r w:rsidDel="00FA4697">
          <w:delText>44</w:delText>
        </w:r>
      </w:del>
      <w:r>
        <w:t xml:space="preserve">), </w:t>
      </w:r>
      <w:ins w:id="98" w:author="治輝 齋藤" w:date="2026-04-13T14:03:00Z" w16du:dateUtc="2026-04-13T05:03:00Z">
        <w:r w:rsidR="00FA4697">
          <w:rPr>
            <w:rFonts w:hint="eastAsia"/>
            <w:lang w:eastAsia="ja-JP"/>
          </w:rPr>
          <w:t>36</w:t>
        </w:r>
      </w:ins>
      <w:del w:id="99" w:author="治輝 齋藤" w:date="2026-04-13T14:03:00Z" w16du:dateUtc="2026-04-13T05:03:00Z">
        <w:r w:rsidDel="00FA4697">
          <w:delText>45</w:delText>
        </w:r>
      </w:del>
      <w:r>
        <w:t xml:space="preserve">), </w:t>
      </w:r>
      <w:ins w:id="100" w:author="治輝 齋藤" w:date="2026-04-13T14:03:00Z" w16du:dateUtc="2026-04-13T05:03:00Z">
        <w:r w:rsidR="00FA4697">
          <w:rPr>
            <w:rFonts w:hint="eastAsia"/>
            <w:lang w:eastAsia="ja-JP"/>
          </w:rPr>
          <w:t>37</w:t>
        </w:r>
      </w:ins>
      <w:del w:id="101" w:author="治輝 齋藤" w:date="2026-04-13T14:03:00Z" w16du:dateUtc="2026-04-13T05:03:00Z">
        <w:r w:rsidDel="00FA4697">
          <w:delText>46</w:delText>
        </w:r>
      </w:del>
      <w:r>
        <w:t xml:space="preserve">) </w:t>
      </w:r>
      <w:commentRangeStart w:id="102"/>
      <w:commentRangeStart w:id="103"/>
      <w:del w:id="104" w:author="治輝 齋藤" w:date="2026-04-13T14:04:00Z" w16du:dateUtc="2026-04-13T05:04:00Z">
        <w:r w:rsidRPr="0088113E" w:rsidDel="00FA4697">
          <w:rPr>
            <w:highlight w:val="yellow"/>
            <w:rPrChange w:id="105" w:author="哲也 大平" w:date="2026-04-12T22:04:00Z" w16du:dateUtc="2026-04-12T13:04:00Z">
              <w:rPr/>
            </w:rPrChange>
          </w:rPr>
          <w:delText>Since the high economic growth period of the 1960s, labor-age youth have continuously migrated from mountainous areas in Shikoku, Chugoku, and inland Kyushu toward urban plains (Tokyo, Osaka-Kyoto-Kobe), leaving behind an aging residual population.45), 47)</w:delText>
        </w:r>
      </w:del>
    </w:p>
    <w:p w14:paraId="76D36971" w14:textId="05058783" w:rsidR="00073AD9" w:rsidRDefault="00000000">
      <w:pPr>
        <w:pStyle w:val="FirstParagraph"/>
        <w:pPrChange w:id="106" w:author="治輝 齋藤" w:date="2026-04-13T14:04:00Z" w16du:dateUtc="2026-04-13T05:04:00Z">
          <w:pPr>
            <w:pStyle w:val="a0"/>
          </w:pPr>
        </w:pPrChange>
      </w:pPr>
      <w:del w:id="107" w:author="治輝 齋藤" w:date="2026-04-13T14:04:00Z" w16du:dateUtc="2026-04-13T05:04:00Z">
        <w:r w:rsidRPr="0088113E" w:rsidDel="00FA4697">
          <w:rPr>
            <w:highlight w:val="yellow"/>
            <w:rPrChange w:id="108" w:author="哲也 大平" w:date="2026-04-12T22:04:00Z" w16du:dateUtc="2026-04-12T13:04:00Z">
              <w:rPr/>
            </w:rPrChange>
          </w:rPr>
          <w:delText>This outmigration has led to the emergence of “Genkai-shuraku” (marginal villages), defined as communities where more than 50% of residents are aged 65 or older and basic community functions are severely impaired.48), 49) In these depopulated mountainous settlements (Kaso), public transportation, healthcare infrastructure (including orthopedic surgeon availability), snow removal services, and social support networks have deteriorated or collapsed entirely.49), 50)</w:delText>
        </w:r>
        <w:r w:rsidDel="00FA4697">
          <w:delText xml:space="preserve"> </w:delText>
        </w:r>
        <w:commentRangeEnd w:id="102"/>
        <w:r w:rsidR="0088113E" w:rsidDel="00FA4697">
          <w:rPr>
            <w:rStyle w:val="af2"/>
          </w:rPr>
          <w:commentReference w:id="102"/>
        </w:r>
      </w:del>
      <w:commentRangeEnd w:id="103"/>
      <w:r w:rsidR="00FA4697">
        <w:rPr>
          <w:rStyle w:val="af2"/>
        </w:rPr>
        <w:commentReference w:id="103"/>
      </w:r>
      <w:r>
        <w:t>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ins w:id="109" w:author="治輝 齋藤" w:date="2026-04-13T14:04:00Z" w16du:dateUtc="2026-04-13T05:04:00Z">
        <w:r w:rsidR="00FA4697">
          <w:rPr>
            <w:rFonts w:hint="eastAsia"/>
            <w:lang w:eastAsia="ja-JP"/>
          </w:rPr>
          <w:t>38</w:t>
        </w:r>
      </w:ins>
      <w:del w:id="110" w:author="治輝 齋藤" w:date="2026-04-13T14:04:00Z" w16du:dateUtc="2026-04-13T05:04:00Z">
        <w:r w:rsidDel="00FA4697">
          <w:delText>51</w:delText>
        </w:r>
      </w:del>
      <w:r>
        <w:t xml:space="preserve">), </w:t>
      </w:r>
      <w:ins w:id="111" w:author="治輝 齋藤" w:date="2026-04-13T14:04:00Z" w16du:dateUtc="2026-04-13T05:04:00Z">
        <w:r w:rsidR="00FA4697">
          <w:rPr>
            <w:rFonts w:hint="eastAsia"/>
            <w:lang w:eastAsia="ja-JP"/>
          </w:rPr>
          <w:t>39</w:t>
        </w:r>
      </w:ins>
      <w:del w:id="112" w:author="治輝 齋藤" w:date="2026-04-13T14:04:00Z" w16du:dateUtc="2026-04-13T05:04:00Z">
        <w:r w:rsidDel="00FA4697">
          <w:delText>52</w:delText>
        </w:r>
      </w:del>
      <w:r>
        <w:t>)</w:t>
      </w:r>
    </w:p>
    <w:p w14:paraId="2781015F" w14:textId="77777777" w:rsidR="00073AD9" w:rsidRDefault="00000000">
      <w:pPr>
        <w:pStyle w:val="a0"/>
      </w:pPr>
      <w:r>
        <w:t>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pPr>
        <w:pStyle w:val="2"/>
      </w:pPr>
      <w:bookmarkStart w:id="113" w:name="walking-speed-as-a-mediator"/>
      <w:bookmarkEnd w:id="91"/>
      <w:r>
        <w:lastRenderedPageBreak/>
        <w:t>5. Walking Speed as a Mediator</w:t>
      </w:r>
    </w:p>
    <w:p w14:paraId="7A531454" w14:textId="4248CFBA" w:rsidR="00073AD9" w:rsidRDefault="00000000">
      <w:pPr>
        <w:pStyle w:val="FirstParagraph"/>
      </w:pPr>
      <w:r>
        <w:t>Fast walking rate showed a tendency toward a negative association with hip fracture rate (</w:t>
      </w:r>
      <w:r>
        <w:rPr>
          <w:i/>
          <w:iCs/>
        </w:rPr>
        <w:t>p</w:t>
      </w:r>
      <w:r>
        <w:t xml:space="preserve"> = 0.091), consistent with the extensive literature designating walking speed as the “sixth vital sign” and a powerful predictor of fracture risk, sarcopenia, frailty, and mortality.</w:t>
      </w:r>
      <w:ins w:id="114" w:author="治輝 齋藤" w:date="2026-04-13T14:05:00Z" w16du:dateUtc="2026-04-13T05:05:00Z">
        <w:r w:rsidR="00F52EFF">
          <w:rPr>
            <w:rFonts w:hint="eastAsia"/>
            <w:lang w:eastAsia="ja-JP"/>
          </w:rPr>
          <w:t xml:space="preserve"> 15</w:t>
        </w:r>
      </w:ins>
      <w:del w:id="115" w:author="治輝 齋藤" w:date="2026-04-13T14:05:00Z" w16du:dateUtc="2026-04-13T05:05:00Z">
        <w:r w:rsidDel="00F52EFF">
          <w:delText>16</w:delText>
        </w:r>
      </w:del>
      <w:r>
        <w:t xml:space="preserve">), </w:t>
      </w:r>
      <w:del w:id="116" w:author="治輝 齋藤" w:date="2026-04-13T14:05:00Z" w16du:dateUtc="2026-04-13T05:05:00Z">
        <w:r w:rsidDel="00F52EFF">
          <w:delText>17</w:delText>
        </w:r>
      </w:del>
      <w:ins w:id="117" w:author="治輝 齋藤" w:date="2026-04-13T14:05:00Z" w16du:dateUtc="2026-04-13T05:05:00Z">
        <w:r w:rsidR="00F52EFF">
          <w:rPr>
            <w:rFonts w:hint="eastAsia"/>
            <w:lang w:eastAsia="ja-JP"/>
          </w:rPr>
          <w:t>16</w:t>
        </w:r>
      </w:ins>
      <w:r>
        <w:t xml:space="preserve">), </w:t>
      </w:r>
      <w:ins w:id="118" w:author="治輝 齋藤" w:date="2026-04-13T14:05:00Z" w16du:dateUtc="2026-04-13T05:05:00Z">
        <w:r w:rsidR="00F52EFF">
          <w:rPr>
            <w:rFonts w:hint="eastAsia"/>
            <w:lang w:eastAsia="ja-JP"/>
          </w:rPr>
          <w:t>17</w:t>
        </w:r>
      </w:ins>
      <w:del w:id="119" w:author="治輝 齋藤" w:date="2026-04-13T14:05:00Z" w16du:dateUtc="2026-04-13T05:05:00Z">
        <w:r w:rsidDel="00F52EFF">
          <w:delText>18</w:delText>
        </w:r>
      </w:del>
      <w:r>
        <w:t>)</w:t>
      </w:r>
      <w:del w:id="120" w:author="治輝 齋藤" w:date="2026-04-13T14:05:00Z" w16du:dateUtc="2026-04-13T05:05:00Z">
        <w:r w:rsidDel="00F52EFF">
          <w:delText>, 53)</w:delText>
        </w:r>
      </w:del>
      <w:r>
        <w:t xml:space="preserve"> Prospective cohort studies in community-dwelling older adults have demonstrated that walking speeds below 0.8 m/s or 0.69 m/s significantly elevate hip fracture incidence.</w:t>
      </w:r>
      <w:ins w:id="121" w:author="治輝 齋藤" w:date="2026-04-13T14:05:00Z" w16du:dateUtc="2026-04-13T05:05:00Z">
        <w:r w:rsidR="00F52EFF">
          <w:rPr>
            <w:rFonts w:hint="eastAsia"/>
            <w:lang w:eastAsia="ja-JP"/>
          </w:rPr>
          <w:t xml:space="preserve"> 16</w:t>
        </w:r>
      </w:ins>
      <w:del w:id="122" w:author="治輝 齋藤" w:date="2026-04-13T14:05:00Z" w16du:dateUtc="2026-04-13T05:05:00Z">
        <w:r w:rsidDel="00F52EFF">
          <w:delText>17</w:delText>
        </w:r>
      </w:del>
      <w:r>
        <w:t>)</w:t>
      </w:r>
      <w:del w:id="123" w:author="治輝 齋藤" w:date="2026-04-13T14:05:00Z" w16du:dateUtc="2026-04-13T05:05:00Z">
        <w:r w:rsidDel="00F52EFF">
          <w:delText>, 54)</w:delText>
        </w:r>
      </w:del>
      <w:r>
        <w:t xml:space="preserve"> Moreover, walking speed measured in clinical settings (flat 10-meter walk tests) may not accurately reflect real-world walking ability on complex outdoor terrain.</w:t>
      </w:r>
      <w:ins w:id="124" w:author="治輝 齋藤" w:date="2026-04-13T14:06:00Z" w16du:dateUtc="2026-04-13T05:06:00Z">
        <w:r w:rsidR="00F52EFF">
          <w:rPr>
            <w:rFonts w:hint="eastAsia"/>
            <w:lang w:eastAsia="ja-JP"/>
          </w:rPr>
          <w:t xml:space="preserve"> 18</w:t>
        </w:r>
      </w:ins>
      <w:del w:id="125" w:author="治輝 齋藤" w:date="2026-04-13T14:06:00Z" w16du:dateUtc="2026-04-13T05:06:00Z">
        <w:r w:rsidDel="00F52EFF">
          <w:delText>19</w:delText>
        </w:r>
      </w:del>
      <w:r>
        <w:t>)</w:t>
      </w:r>
      <w:del w:id="126" w:author="治輝 齋藤" w:date="2026-04-13T14:06:00Z" w16du:dateUtc="2026-04-13T05:06:00Z">
        <w:r w:rsidDel="00F52EFF">
          <w:delText>, 55)</w:delText>
        </w:r>
      </w:del>
    </w:p>
    <w:p w14:paraId="603FDFA9" w14:textId="77401474" w:rsidR="00073AD9" w:rsidRDefault="00000000">
      <w:pPr>
        <w:pStyle w:val="a0"/>
      </w:pPr>
      <w:r>
        <w:t>When confronted with uneven or sloped terrain, older adults unconsciously adopt cautious gait strategies, reducing step length and cadence to enhance stability, which results in substantially slower walking speeds.</w:t>
      </w:r>
      <w:ins w:id="127" w:author="治輝 齋藤" w:date="2026-04-13T14:07:00Z" w16du:dateUtc="2026-04-13T05:07:00Z">
        <w:r w:rsidR="000E57C4">
          <w:rPr>
            <w:rFonts w:hint="eastAsia"/>
            <w:lang w:eastAsia="ja-JP"/>
          </w:rPr>
          <w:t xml:space="preserve"> </w:t>
        </w:r>
      </w:ins>
      <w:r>
        <w:t xml:space="preserve">11), </w:t>
      </w:r>
      <w:ins w:id="128" w:author="治輝 齋藤" w:date="2026-04-13T14:07:00Z" w16du:dateUtc="2026-04-13T05:07:00Z">
        <w:r w:rsidR="000E57C4">
          <w:rPr>
            <w:rFonts w:hint="eastAsia"/>
            <w:lang w:eastAsia="ja-JP"/>
          </w:rPr>
          <w:t>18</w:t>
        </w:r>
      </w:ins>
      <w:del w:id="129" w:author="治輝 齋藤" w:date="2026-04-13T14:07:00Z" w16du:dateUtc="2026-04-13T05:07:00Z">
        <w:r w:rsidDel="000E57C4">
          <w:delText>19</w:delText>
        </w:r>
      </w:del>
      <w:r>
        <w:t xml:space="preserve">), </w:t>
      </w:r>
      <w:ins w:id="130" w:author="治輝 齋藤" w:date="2026-04-13T14:07:00Z" w16du:dateUtc="2026-04-13T05:07:00Z">
        <w:r w:rsidR="000E57C4">
          <w:rPr>
            <w:rFonts w:hint="eastAsia"/>
            <w:lang w:eastAsia="ja-JP"/>
          </w:rPr>
          <w:t>19</w:t>
        </w:r>
      </w:ins>
      <w:del w:id="131" w:author="治輝 齋藤" w:date="2026-04-13T14:07:00Z" w16du:dateUtc="2026-04-13T05:07:00Z">
        <w:r w:rsidDel="000E57C4">
          <w:delText>20</w:delText>
        </w:r>
      </w:del>
      <w:r>
        <w:t>) Older adults residing in high-slope regions are exposed to such challenging terrain daily during shopping and outdoor activities, leading to chronic fear of falling, reduced outdoor activity, and progressive deconditioning (disuse muscle atrophy).</w:t>
      </w:r>
      <w:ins w:id="132" w:author="治輝 齋藤" w:date="2026-04-13T14:07:00Z" w16du:dateUtc="2026-04-13T05:07:00Z">
        <w:r w:rsidR="000E57C4">
          <w:rPr>
            <w:rFonts w:hint="eastAsia"/>
            <w:lang w:eastAsia="ja-JP"/>
          </w:rPr>
          <w:t xml:space="preserve"> 40</w:t>
        </w:r>
      </w:ins>
      <w:del w:id="133" w:author="治輝 齋藤" w:date="2026-04-13T14:07:00Z" w16du:dateUtc="2026-04-13T05:07:00Z">
        <w:r w:rsidDel="000E57C4">
          <w:delText>56</w:delText>
        </w:r>
      </w:del>
      <w:r>
        <w:t xml:space="preserve">), </w:t>
      </w:r>
      <w:ins w:id="134" w:author="治輝 齋藤" w:date="2026-04-13T14:07:00Z" w16du:dateUtc="2026-04-13T05:07:00Z">
        <w:r w:rsidR="000E57C4">
          <w:rPr>
            <w:rFonts w:hint="eastAsia"/>
            <w:lang w:eastAsia="ja-JP"/>
          </w:rPr>
          <w:t>41</w:t>
        </w:r>
      </w:ins>
      <w:del w:id="135" w:author="治輝 齋藤" w:date="2026-04-13T14:07:00Z" w16du:dateUtc="2026-04-13T05:07:00Z">
        <w:r w:rsidDel="000E57C4">
          <w:delText>57</w:delText>
        </w:r>
      </w:del>
      <w:r>
        <w:t>) The observed correlation between higher slope and lower fast walking rate (r = −0.264) in our data supports this chronic mediation pathway.</w:t>
      </w:r>
    </w:p>
    <w:p w14:paraId="0D744E0F" w14:textId="77777777" w:rsidR="00073AD9" w:rsidRDefault="00000000">
      <w:pPr>
        <w:pStyle w:val="a0"/>
      </w:pPr>
      <w:r>
        <w:t>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pPr>
        <w:pStyle w:val="2"/>
      </w:pPr>
      <w:bookmarkStart w:id="136" w:name="policy-implications"/>
      <w:bookmarkEnd w:id="113"/>
      <w:r>
        <w:t>6. Policy Implications</w:t>
      </w:r>
    </w:p>
    <w:p w14:paraId="47E75878" w14:textId="6ABE7DFE" w:rsidR="00073AD9" w:rsidRDefault="00000000">
      <w:pPr>
        <w:pStyle w:val="FirstParagraph"/>
      </w:pPr>
      <w:r>
        <w:t>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ins w:id="137" w:author="治輝 齋藤" w:date="2026-04-13T14:07:00Z" w16du:dateUtc="2026-04-13T05:07:00Z">
        <w:r w:rsidR="000E57C4">
          <w:rPr>
            <w:rFonts w:hint="eastAsia"/>
            <w:lang w:eastAsia="ja-JP"/>
          </w:rPr>
          <w:t xml:space="preserve"> </w:t>
        </w:r>
      </w:ins>
      <w:r>
        <w:t xml:space="preserve">4), </w:t>
      </w:r>
      <w:ins w:id="138" w:author="治輝 齋藤" w:date="2026-04-13T14:08:00Z" w16du:dateUtc="2026-04-13T05:08:00Z">
        <w:r w:rsidR="000E57C4">
          <w:rPr>
            <w:rFonts w:hint="eastAsia"/>
            <w:lang w:eastAsia="ja-JP"/>
          </w:rPr>
          <w:t>42</w:t>
        </w:r>
      </w:ins>
      <w:del w:id="139" w:author="治輝 齋藤" w:date="2026-04-13T14:08:00Z" w16du:dateUtc="2026-04-13T05:08:00Z">
        <w:r w:rsidDel="000E57C4">
          <w:delText>58</w:delText>
        </w:r>
      </w:del>
      <w:r>
        <w:t xml:space="preserve">), </w:t>
      </w:r>
      <w:ins w:id="140" w:author="治輝 齋藤" w:date="2026-04-13T14:08:00Z" w16du:dateUtc="2026-04-13T05:08:00Z">
        <w:r w:rsidR="000E57C4">
          <w:rPr>
            <w:rFonts w:hint="eastAsia"/>
            <w:lang w:eastAsia="ja-JP"/>
          </w:rPr>
          <w:t>43</w:t>
        </w:r>
      </w:ins>
      <w:del w:id="141" w:author="治輝 齋藤" w:date="2026-04-13T14:08:00Z" w16du:dateUtc="2026-04-13T05:08:00Z">
        <w:r w:rsidDel="000E57C4">
          <w:delText>59</w:delText>
        </w:r>
      </w:del>
      <w:r>
        <w:t>) Acute care costs for hip fracture treatment reached approximately 1,000 billion yen in 2021,</w:t>
      </w:r>
      <w:ins w:id="142" w:author="治輝 齋藤" w:date="2026-04-13T14:08:00Z" w16du:dateUtc="2026-04-13T05:08:00Z">
        <w:r w:rsidR="000E57C4">
          <w:rPr>
            <w:rFonts w:hint="eastAsia"/>
            <w:lang w:eastAsia="ja-JP"/>
          </w:rPr>
          <w:t xml:space="preserve"> </w:t>
        </w:r>
      </w:ins>
      <w:r>
        <w:t xml:space="preserve">5) prompting the Japanese government to introduce a new </w:t>
      </w:r>
      <w:r>
        <w:lastRenderedPageBreak/>
        <w:t>reimbursement incentive in April 2022 for early surgery within 48 hours for patients aged ≥75 years.</w:t>
      </w:r>
      <w:ins w:id="143" w:author="治輝 齋藤" w:date="2026-04-13T14:08:00Z" w16du:dateUtc="2026-04-13T05:08:00Z">
        <w:r w:rsidR="000E57C4">
          <w:rPr>
            <w:rFonts w:hint="eastAsia"/>
            <w:lang w:eastAsia="ja-JP"/>
          </w:rPr>
          <w:t xml:space="preserve"> 44</w:t>
        </w:r>
      </w:ins>
      <w:del w:id="144" w:author="治輝 齋藤" w:date="2026-04-13T14:08:00Z" w16du:dateUtc="2026-04-13T05:08:00Z">
        <w:r w:rsidDel="000E57C4">
          <w:delText>60</w:delText>
        </w:r>
      </w:del>
      <w:r>
        <w:t>)</w:t>
      </w:r>
    </w:p>
    <w:p w14:paraId="1139BD7A" w14:textId="021D6A5A" w:rsidR="00073AD9" w:rsidRDefault="00000000">
      <w:pPr>
        <w:pStyle w:val="a0"/>
      </w:pPr>
      <w:r>
        <w:t>First, prefectures with steeper terrain should be prioritized in national fall prevention programs. Japan’s Ministry of Health, Labour and Welfare has promoted the “Active Guide” (Plus-Ten campaign: “add 10 minutes of physical activity daily”) under the Health Japan 21 (second edition) framework.</w:t>
      </w:r>
      <w:ins w:id="145" w:author="治輝 齋藤" w:date="2026-04-13T14:09:00Z" w16du:dateUtc="2026-04-13T05:09:00Z">
        <w:r w:rsidR="000E57C4">
          <w:rPr>
            <w:rFonts w:hint="eastAsia"/>
            <w:lang w:eastAsia="ja-JP"/>
          </w:rPr>
          <w:t xml:space="preserve"> 45</w:t>
        </w:r>
      </w:ins>
      <w:del w:id="146" w:author="治輝 齋藤" w:date="2026-04-13T14:09:00Z" w16du:dateUtc="2026-04-13T05:09:00Z">
        <w:r w:rsidDel="000E57C4">
          <w:delText>61</w:delText>
        </w:r>
      </w:del>
      <w:r>
        <w:t xml:space="preserve">), </w:t>
      </w:r>
      <w:ins w:id="147" w:author="治輝 齋藤" w:date="2026-04-13T14:09:00Z" w16du:dateUtc="2026-04-13T05:09:00Z">
        <w:r w:rsidR="000E57C4">
          <w:rPr>
            <w:rFonts w:hint="eastAsia"/>
            <w:lang w:eastAsia="ja-JP"/>
          </w:rPr>
          <w:t>46</w:t>
        </w:r>
      </w:ins>
      <w:del w:id="148" w:author="治輝 齋藤" w:date="2026-04-13T14:09:00Z" w16du:dateUtc="2026-04-13T05:09:00Z">
        <w:r w:rsidDel="000E57C4">
          <w:delText>62</w:delText>
        </w:r>
      </w:del>
      <w:r>
        <w:t>)</w:t>
      </w:r>
      <w:del w:id="149" w:author="治輝 齋藤" w:date="2026-04-13T14:09:00Z" w16du:dateUtc="2026-04-13T05:09:00Z">
        <w:r w:rsidDel="000E57C4">
          <w:delText>, 63)</w:delText>
        </w:r>
      </w:del>
      <w:r>
        <w:t xml:space="preserve"> However, research has shown that physical activity behavior is strongly dependent on neighborhood environmental features (sidewalk availability, safety, topography), not individual motivation alone.</w:t>
      </w:r>
      <w:ins w:id="150" w:author="治輝 齋藤" w:date="2026-04-13T14:09:00Z" w16du:dateUtc="2026-04-13T05:09:00Z">
        <w:r w:rsidR="000E57C4">
          <w:rPr>
            <w:rFonts w:hint="eastAsia"/>
            <w:lang w:eastAsia="ja-JP"/>
          </w:rPr>
          <w:t xml:space="preserve"> 45</w:t>
        </w:r>
      </w:ins>
      <w:del w:id="151" w:author="治輝 齋藤" w:date="2026-04-13T14:09:00Z" w16du:dateUtc="2026-04-13T05:09:00Z">
        <w:r w:rsidDel="000E57C4">
          <w:delText>61</w:delText>
        </w:r>
      </w:del>
      <w:r>
        <w:t>)</w:t>
      </w:r>
      <w:del w:id="152" w:author="治輝 齋藤" w:date="2026-04-13T14:09:00Z" w16du:dateUtc="2026-04-13T05:09:00Z">
        <w:r w:rsidDel="000E57C4">
          <w:delText>, 64)</w:delText>
        </w:r>
      </w:del>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ins w:id="153" w:author="治輝 齋藤" w:date="2026-04-13T14:09:00Z" w16du:dateUtc="2026-04-13T05:09:00Z">
        <w:r w:rsidR="000E57C4">
          <w:rPr>
            <w:rFonts w:hint="eastAsia"/>
            <w:lang w:eastAsia="ja-JP"/>
          </w:rPr>
          <w:t xml:space="preserve"> 47</w:t>
        </w:r>
      </w:ins>
      <w:del w:id="154" w:author="治輝 齋藤" w:date="2026-04-13T14:09:00Z" w16du:dateUtc="2026-04-13T05:09:00Z">
        <w:r w:rsidDel="000E57C4">
          <w:delText>65</w:delText>
        </w:r>
      </w:del>
      <w:r>
        <w:t>)</w:t>
      </w:r>
    </w:p>
    <w:p w14:paraId="6F26A88A" w14:textId="77777777" w:rsidR="00073AD9" w:rsidRDefault="00000000">
      <w:pPr>
        <w:pStyle w:val="a0"/>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pPr>
        <w:pStyle w:val="2"/>
      </w:pPr>
      <w:bookmarkStart w:id="155" w:name="strengths"/>
      <w:bookmarkEnd w:id="136"/>
      <w:r>
        <w:t>7. Strengths</w:t>
      </w:r>
    </w:p>
    <w:p w14:paraId="1CCB3B95" w14:textId="77777777" w:rsidR="00073AD9"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pPr>
        <w:pStyle w:val="2"/>
      </w:pPr>
      <w:bookmarkStart w:id="156" w:name="limitations"/>
      <w:bookmarkEnd w:id="155"/>
      <w:r>
        <w:t>8. Limitations</w:t>
      </w:r>
    </w:p>
    <w:p w14:paraId="5618FDB2" w14:textId="610F0C09" w:rsidR="00073AD9" w:rsidRDefault="00000000">
      <w:pPr>
        <w:pStyle w:val="FirstParagraph"/>
      </w:pPr>
      <w:r>
        <w:t>Several limitations should be considered. First, as an ecological study, our findings are subject to the ecological fallacy: associations observed at the prefecture level may not reflect individual-level relationships.</w:t>
      </w:r>
      <w:ins w:id="157" w:author="治輝 齋藤" w:date="2026-04-13T14:10:00Z" w16du:dateUtc="2026-04-13T05:10:00Z">
        <w:r w:rsidR="000E57C4">
          <w:rPr>
            <w:rFonts w:hint="eastAsia"/>
            <w:lang w:eastAsia="ja-JP"/>
          </w:rPr>
          <w:t xml:space="preserve"> 48</w:t>
        </w:r>
      </w:ins>
      <w:del w:id="158" w:author="治輝 齋藤" w:date="2026-04-13T14:10:00Z" w16du:dateUtc="2026-04-13T05:10:00Z">
        <w:r w:rsidDel="000E57C4">
          <w:delText>66</w:delText>
        </w:r>
      </w:del>
      <w:r>
        <w:t xml:space="preserve">) We cannot establish whether individuals living in steeper terrain within a prefecture have higher fracture risk than </w:t>
      </w:r>
      <w:r>
        <w:lastRenderedPageBreak/>
        <w:t>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pPr>
        <w:pStyle w:val="a0"/>
      </w:pPr>
      <w:r>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77777777" w:rsidR="00073AD9" w:rsidRDefault="00000000">
      <w:pPr>
        <w:pStyle w:val="a0"/>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0066C4C" w14:textId="77777777" w:rsidR="00073AD9" w:rsidRDefault="00000000">
      <w:r>
        <w:pict w14:anchorId="560E82C4">
          <v:rect id="_x0000_i1030" style="width:0;height:1.5pt" o:hralign="center" o:hrstd="t" o:hr="t"/>
        </w:pict>
      </w:r>
    </w:p>
    <w:p w14:paraId="31756A9D" w14:textId="77777777" w:rsidR="00073AD9" w:rsidRDefault="00000000">
      <w:pPr>
        <w:pStyle w:val="1"/>
      </w:pPr>
      <w:bookmarkStart w:id="159" w:name="conclusions-1"/>
      <w:bookmarkEnd w:id="34"/>
      <w:bookmarkEnd w:id="156"/>
      <w:commentRangeStart w:id="160"/>
      <w:commentRangeStart w:id="161"/>
      <w:r>
        <w:t>Conclusions</w:t>
      </w:r>
      <w:commentRangeEnd w:id="160"/>
      <w:r w:rsidR="00C34A0D">
        <w:rPr>
          <w:rStyle w:val="af2"/>
          <w:rFonts w:asciiTheme="minorHAnsi" w:eastAsiaTheme="minorEastAsia" w:hAnsiTheme="minorHAnsi" w:cstheme="minorBidi"/>
          <w:color w:val="auto"/>
        </w:rPr>
        <w:commentReference w:id="160"/>
      </w:r>
      <w:commentRangeEnd w:id="161"/>
      <w:r w:rsidR="00012D1E">
        <w:rPr>
          <w:rStyle w:val="af2"/>
          <w:rFonts w:asciiTheme="minorHAnsi" w:eastAsiaTheme="minorEastAsia" w:hAnsiTheme="minorHAnsi" w:cstheme="minorBidi"/>
          <w:color w:val="auto"/>
        </w:rPr>
        <w:commentReference w:id="161"/>
      </w:r>
    </w:p>
    <w:p w14:paraId="0087DC0F" w14:textId="77777777" w:rsidR="00073AD9" w:rsidRDefault="00000000">
      <w:pPr>
        <w:pStyle w:val="FirstParagraph"/>
      </w:pPr>
      <w:r>
        <w:t>Terrain slope was independently associated with hip fracture surgery rates across Japanese prefectures after adjustment for aging rate, walking speed, and population density. Each one-degree increase in terrain slope was associated with approximately 3.5 additional hip fracture surgeries per 100,000 population. The association was specific to hip fractures, with no significant relationship observed for humerus or forearm fractures, consistent with the biomechanical literature demonstrating that lateral falls on inclined terrain specifically increase impact loading to the greater trochanter.</w:t>
      </w:r>
    </w:p>
    <w:p w14:paraId="7711E8D0" w14:textId="3E729969" w:rsidR="00073AD9" w:rsidRPr="00C34A0D" w:rsidDel="000E57C4" w:rsidRDefault="00000000">
      <w:pPr>
        <w:pStyle w:val="a0"/>
        <w:rPr>
          <w:del w:id="162" w:author="治輝 齋藤" w:date="2026-04-13T14:10:00Z" w16du:dateUtc="2026-04-13T05:10:00Z"/>
          <w:strike/>
          <w:rPrChange w:id="163" w:author="哲也 大平" w:date="2026-04-12T22:38:00Z" w16du:dateUtc="2026-04-12T13:38:00Z">
            <w:rPr>
              <w:del w:id="164" w:author="治輝 齋藤" w:date="2026-04-13T14:10:00Z" w16du:dateUtc="2026-04-13T05:10:00Z"/>
            </w:rPr>
          </w:rPrChange>
        </w:rPr>
      </w:pPr>
      <w:commentRangeStart w:id="165"/>
      <w:commentRangeStart w:id="166"/>
      <w:del w:id="167" w:author="治輝 齋藤" w:date="2026-04-13T14:10:00Z" w16du:dateUtc="2026-04-13T05:10:00Z">
        <w:r w:rsidRPr="00C34A0D" w:rsidDel="000E57C4">
          <w:rPr>
            <w:strike/>
            <w:highlight w:val="yellow"/>
            <w:rPrChange w:id="168" w:author="哲也 大平" w:date="2026-04-12T22:38:00Z" w16du:dateUtc="2026-04-12T13:38:00Z">
              <w:rPr/>
            </w:rPrChange>
          </w:rPr>
          <w:delText xml:space="preserve">Our findings align with international ecological evidence from Norway (NOREPOS) and China (CHARLS), establishing terrain slope as a globally relevant environmental risk factor for hip fracture. In the context of Japan’s accelerating rural aging and </w:delText>
        </w:r>
        <w:r w:rsidRPr="00C34A0D" w:rsidDel="000E57C4">
          <w:rPr>
            <w:strike/>
            <w:highlight w:val="yellow"/>
            <w:rPrChange w:id="169" w:author="哲也 大平" w:date="2026-04-12T22:38:00Z" w16du:dateUtc="2026-04-12T13:38:00Z">
              <w:rPr/>
            </w:rPrChange>
          </w:rPr>
          <w:lastRenderedPageBreak/>
          <w:delText>depopulation of mountainous areas (Kaso, Genkai-shuraku), these results highlight the double burden faced by older adults in high-slope prefectures: chronic exposure to biomechanically challenging terrain compounded by social isolation and healthcare infrastructure decline.</w:delText>
        </w:r>
        <w:commentRangeEnd w:id="165"/>
        <w:r w:rsidR="00C34A0D" w:rsidDel="000E57C4">
          <w:rPr>
            <w:rStyle w:val="af2"/>
          </w:rPr>
          <w:commentReference w:id="165"/>
        </w:r>
      </w:del>
      <w:commentRangeEnd w:id="166"/>
      <w:r w:rsidR="000E57C4">
        <w:rPr>
          <w:rStyle w:val="af2"/>
        </w:rPr>
        <w:commentReference w:id="166"/>
      </w:r>
    </w:p>
    <w:p w14:paraId="051D6AB4" w14:textId="4B89B1C9" w:rsidR="00073AD9" w:rsidRPr="00C34A0D" w:rsidRDefault="00000000">
      <w:pPr>
        <w:pStyle w:val="a0"/>
        <w:rPr>
          <w:strike/>
          <w:rPrChange w:id="170" w:author="哲也 大平" w:date="2026-04-12T22:39:00Z" w16du:dateUtc="2026-04-12T13:39:00Z">
            <w:rPr/>
          </w:rPrChange>
        </w:rPr>
      </w:pPr>
      <w:commentRangeStart w:id="171"/>
      <w:commentRangeStart w:id="172"/>
      <w:del w:id="173" w:author="治輝 齋藤" w:date="2026-04-13T14:10:00Z" w16du:dateUtc="2026-04-13T05:10:00Z">
        <w:r w:rsidRPr="00C34A0D" w:rsidDel="000E57C4">
          <w:rPr>
            <w:strike/>
            <w:highlight w:val="yellow"/>
            <w:rPrChange w:id="174" w:author="哲也 大平" w:date="2026-04-12T22:39:00Z" w16du:dateUtc="2026-04-12T13:39:00Z">
              <w:rPr/>
            </w:rPrChange>
          </w:rPr>
          <w:delText>These</w:delText>
        </w:r>
        <w:commentRangeEnd w:id="171"/>
        <w:r w:rsidR="00C34A0D" w:rsidDel="000E57C4">
          <w:rPr>
            <w:rStyle w:val="af2"/>
          </w:rPr>
          <w:commentReference w:id="171"/>
        </w:r>
      </w:del>
      <w:commentRangeEnd w:id="172"/>
      <w:r w:rsidR="000E57C4">
        <w:rPr>
          <w:rStyle w:val="af2"/>
        </w:rPr>
        <w:commentReference w:id="172"/>
      </w:r>
      <w:del w:id="175" w:author="治輝 齋藤" w:date="2026-04-13T14:10:00Z" w16du:dateUtc="2026-04-13T05:10:00Z">
        <w:r w:rsidRPr="00C34A0D" w:rsidDel="000E57C4">
          <w:rPr>
            <w:strike/>
            <w:highlight w:val="yellow"/>
            <w:rPrChange w:id="176" w:author="哲也 大平" w:date="2026-04-12T22:39:00Z" w16du:dateUtc="2026-04-12T13:39:00Z">
              <w:rPr/>
            </w:rPrChange>
          </w:rPr>
          <w:delText xml:space="preserve"> findings have direct policy implications. Topographic characteristics should be incorporated into community-level fracture prevention strategies, with prioritization of resources toward high-slope prefectures. Japan’s “Active Guide” physical activity recommendations require environment-specific adaptation for mountainous regions, integrating balance training, anti-slip footwear, outdoor handrail installation, and pedestrian infrastructure design that explicitly accounts for slope gradient. Given the irreversible demographic shift toward an aging society and the escalating economic burden of hip fracture care (exceeding 1,000 billion yen annually), upstream environmental interventions targeting terrain-related hazards represent a cost-effective public health strategy.</w:delText>
        </w:r>
      </w:del>
    </w:p>
    <w:p w14:paraId="54933310" w14:textId="77777777" w:rsidR="00073AD9" w:rsidRDefault="00000000">
      <w:pPr>
        <w:pStyle w:val="a0"/>
      </w:pP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
        <w:pict w14:anchorId="05BB88ED">
          <v:rect id="_x0000_i1031" style="width:0;height:1.5pt" o:hralign="center" o:hrstd="t" o:hr="t"/>
        </w:pict>
      </w:r>
    </w:p>
    <w:p w14:paraId="5407690E" w14:textId="77777777" w:rsidR="00073AD9" w:rsidRDefault="00000000">
      <w:pPr>
        <w:pStyle w:val="1"/>
      </w:pPr>
      <w:bookmarkStart w:id="177" w:name="references"/>
      <w:bookmarkEnd w:id="159"/>
      <w:commentRangeStart w:id="178"/>
      <w:commentRangeStart w:id="179"/>
      <w:r>
        <w:t>References</w:t>
      </w:r>
      <w:commentRangeEnd w:id="178"/>
      <w:r w:rsidR="004F4C8A">
        <w:rPr>
          <w:rStyle w:val="af2"/>
          <w:rFonts w:asciiTheme="minorHAnsi" w:eastAsiaTheme="minorEastAsia" w:hAnsiTheme="minorHAnsi" w:cstheme="minorBidi"/>
          <w:color w:val="auto"/>
        </w:rPr>
        <w:commentReference w:id="178"/>
      </w:r>
      <w:commentRangeEnd w:id="179"/>
      <w:r w:rsidR="0056563A">
        <w:rPr>
          <w:rStyle w:val="af2"/>
          <w:rFonts w:asciiTheme="minorHAnsi" w:eastAsiaTheme="minorEastAsia" w:hAnsiTheme="minorHAnsi" w:cstheme="minorBidi"/>
          <w:color w:val="auto"/>
        </w:rPr>
        <w:commentReference w:id="179"/>
      </w:r>
    </w:p>
    <w:p w14:paraId="3B56214B" w14:textId="77777777" w:rsidR="00073AD9" w:rsidRDefault="00000000">
      <w:pPr>
        <w:pStyle w:val="Compact"/>
        <w:numPr>
          <w:ilvl w:val="0"/>
          <w:numId w:val="3"/>
        </w:numPr>
      </w:pPr>
      <w:r>
        <w:t>Hagino H, Katagiri H, Okano T, Yamamoto K, Teshima R. Increasing incidence of hip fracture in Tottori Prefecture, Japan: trend from 1986 to 2001. Osteoporos Int. 2005;16(12):1963-1968.</w:t>
      </w:r>
    </w:p>
    <w:p w14:paraId="7248009A" w14:textId="77777777" w:rsidR="00073AD9" w:rsidRDefault="00000000">
      <w:pPr>
        <w:pStyle w:val="Compact"/>
        <w:numPr>
          <w:ilvl w:val="0"/>
          <w:numId w:val="3"/>
        </w:numPr>
      </w:pPr>
      <w:r>
        <w:t>Orimo H, Yaegashi Y, Hosoi T, Fukushima Y, Onoda T, Hashimoto T, et al. Hip fracture incidence in Japan: estimates of new patients in 2012 and 25-year trends. Osteoporos Int. 2016;27(5):1777-1784.</w:t>
      </w:r>
    </w:p>
    <w:p w14:paraId="4F4C034A" w14:textId="77777777" w:rsidR="00073AD9" w:rsidRDefault="00000000">
      <w:pPr>
        <w:pStyle w:val="Compact"/>
        <w:numPr>
          <w:ilvl w:val="0"/>
          <w:numId w:val="3"/>
        </w:numPr>
      </w:pPr>
      <w:r>
        <w:t>Cooper C, Campion G, Melton LJ 3rd. Hip fractures in the elderly: a world-wide projection. Osteoporos Int. 1992;2(6):285-289.</w:t>
      </w:r>
    </w:p>
    <w:p w14:paraId="322704BA" w14:textId="77777777" w:rsidR="00073AD9" w:rsidRDefault="00000000">
      <w:pPr>
        <w:pStyle w:val="Compact"/>
        <w:numPr>
          <w:ilvl w:val="0"/>
          <w:numId w:val="3"/>
        </w:numPr>
      </w:pPr>
      <w:r>
        <w:t>Nakatoh S, Fujimori K, Ishii S, Iki M. Trends in the incidence of hip fractures and osteoporosis treatment in Japan (FY2012–FY2023). Arch Osteoporos. 2025; 21(1):16.</w:t>
      </w:r>
    </w:p>
    <w:p w14:paraId="1DED1B0E" w14:textId="77777777" w:rsidR="00073AD9" w:rsidRDefault="00000000">
      <w:pPr>
        <w:pStyle w:val="Compact"/>
        <w:numPr>
          <w:ilvl w:val="0"/>
          <w:numId w:val="3"/>
        </w:numPr>
      </w:pPr>
      <w:r>
        <w:t>Hatano M, Yasunaga H, Ishikura H, et al. Temporal trends in acute care costs of hip fracture treatment from 2011 to 2021 in Japan. Arch Osteoporos. 2025;20(1):124.</w:t>
      </w:r>
    </w:p>
    <w:p w14:paraId="2C33A681" w14:textId="77777777" w:rsidR="00073AD9" w:rsidRDefault="00000000">
      <w:pPr>
        <w:pStyle w:val="Compact"/>
        <w:numPr>
          <w:ilvl w:val="0"/>
          <w:numId w:val="3"/>
        </w:numPr>
      </w:pPr>
      <w:r>
        <w:lastRenderedPageBreak/>
        <w:t>Cummings SR, Nevitt MC. A hypothesis: the causes of hip fractures. J Gerontol. 1989;44(4):M107-M111.</w:t>
      </w:r>
    </w:p>
    <w:p w14:paraId="5487621A" w14:textId="77777777" w:rsidR="00073AD9" w:rsidRDefault="00000000">
      <w:pPr>
        <w:pStyle w:val="Compact"/>
        <w:numPr>
          <w:ilvl w:val="0"/>
          <w:numId w:val="3"/>
        </w:numPr>
      </w:pPr>
      <w:r>
        <w:t>Tinetti ME. Clinical practice. Preventing falls in elderly persons. N Engl J Med. 2003;348(1):42-49.</w:t>
      </w:r>
    </w:p>
    <w:p w14:paraId="68CB64F9" w14:textId="77777777" w:rsidR="00073AD9" w:rsidRDefault="00000000">
      <w:pPr>
        <w:pStyle w:val="Compact"/>
        <w:numPr>
          <w:ilvl w:val="0"/>
          <w:numId w:val="3"/>
        </w:numPr>
      </w:pPr>
      <w:r>
        <w:t>Stevens JA, Sogolow ED. Gender differences for non-fatal unintentional fall related injuries among older adults. Inj Prev. 2005;11(2):115-119.</w:t>
      </w:r>
    </w:p>
    <w:p w14:paraId="5DED8304" w14:textId="77777777" w:rsidR="00073AD9" w:rsidRDefault="00000000">
      <w:pPr>
        <w:pStyle w:val="Compact"/>
        <w:numPr>
          <w:ilvl w:val="0"/>
          <w:numId w:val="3"/>
        </w:numPr>
      </w:pPr>
      <w:r>
        <w:t>Li W, Keegan TH, Sternfeld B, Sidney S, Quesenberry CP Jr, Kelsey JL. Outdoor falls among middle-aged and older adults: a neglected public health problem. Am J Public Health. 2006;96(7):1192-1200.</w:t>
      </w:r>
    </w:p>
    <w:p w14:paraId="7BC81321" w14:textId="77777777" w:rsidR="00073AD9" w:rsidRDefault="00000000">
      <w:pPr>
        <w:pStyle w:val="Compact"/>
        <w:numPr>
          <w:ilvl w:val="0"/>
          <w:numId w:val="3"/>
        </w:numPr>
      </w:pPr>
      <w:r>
        <w:t>Redfern MS, Cham R, Gielo-Perczak K, et al. Biomechanics of slips. Ergonomics. 2001;44(13):1138-1166.</w:t>
      </w:r>
    </w:p>
    <w:p w14:paraId="4592E1A8" w14:textId="77777777" w:rsidR="00073AD9" w:rsidRDefault="00000000">
      <w:pPr>
        <w:pStyle w:val="Compact"/>
        <w:numPr>
          <w:ilvl w:val="0"/>
          <w:numId w:val="3"/>
        </w:numPr>
      </w:pPr>
      <w:r>
        <w:t>Franz JR, Kram R. Advanced age affects the individual leg mechanics of level, uphill, and downhill walking. J Biomech. 2013;46(3):535-540.</w:t>
      </w:r>
    </w:p>
    <w:p w14:paraId="2EE7CFDC" w14:textId="77777777" w:rsidR="00073AD9" w:rsidRDefault="00000000">
      <w:pPr>
        <w:pStyle w:val="Compact"/>
        <w:numPr>
          <w:ilvl w:val="0"/>
          <w:numId w:val="3"/>
        </w:numPr>
      </w:pPr>
      <w:r>
        <w:t>Reimann H, Ramadan R, Fettrow T, Hafer JF, Geyer H, Jeka JJ. Interactions between different age-related factors affecting balance control in walking. Front Sports Act Living. 2020;2:94.</w:t>
      </w:r>
    </w:p>
    <w:p w14:paraId="0E1DFEFF" w14:textId="77777777" w:rsidR="00073AD9" w:rsidRDefault="00000000">
      <w:pPr>
        <w:pStyle w:val="Compact"/>
        <w:numPr>
          <w:ilvl w:val="0"/>
          <w:numId w:val="3"/>
        </w:numPr>
      </w:pPr>
      <w:r>
        <w:t>Marigold DS, Patla AE. Strategies for dynamic stability during locomotion on a slippery surface: effects of prior experience and knowledge. J Neurophysiol. 2002;88(1):339-353.</w:t>
      </w:r>
    </w:p>
    <w:p w14:paraId="2FCC2879" w14:textId="00797E1C" w:rsidR="00073AD9" w:rsidDel="00467353" w:rsidRDefault="00000000">
      <w:pPr>
        <w:pStyle w:val="Compact"/>
        <w:numPr>
          <w:ilvl w:val="0"/>
          <w:numId w:val="3"/>
        </w:numPr>
        <w:rPr>
          <w:del w:id="180" w:author="治輝 齋藤" w:date="2026-04-13T18:04:00Z" w16du:dateUtc="2026-04-13T09:04:00Z"/>
        </w:rPr>
      </w:pPr>
      <w:commentRangeStart w:id="181"/>
      <w:commentRangeStart w:id="182"/>
      <w:del w:id="183" w:author="治輝 齋藤" w:date="2026-04-13T18:04:00Z" w16du:dateUtc="2026-04-13T09:04:00Z">
        <w:r w:rsidRPr="004F4C8A" w:rsidDel="00467353">
          <w:rPr>
            <w:highlight w:val="yellow"/>
            <w:rPrChange w:id="184" w:author="哲也 大平" w:date="2026-04-12T22:20:00Z" w16du:dateUtc="2026-04-12T13:20:00Z">
              <w:rPr/>
            </w:rPrChange>
          </w:rPr>
          <w:delText>[UNVERIFIED]</w:delText>
        </w:r>
        <w:r w:rsidDel="00467353">
          <w:delText xml:space="preserve"> </w:delText>
        </w:r>
        <w:commentRangeEnd w:id="181"/>
        <w:r w:rsidR="004F4C8A" w:rsidDel="00467353">
          <w:rPr>
            <w:rStyle w:val="af2"/>
          </w:rPr>
          <w:commentReference w:id="181"/>
        </w:r>
      </w:del>
      <w:commentRangeEnd w:id="182"/>
      <w:r w:rsidR="0056563A">
        <w:rPr>
          <w:rStyle w:val="af2"/>
        </w:rPr>
        <w:commentReference w:id="182"/>
      </w:r>
      <w:del w:id="185" w:author="治輝 齋藤" w:date="2026-04-13T18:04:00Z" w16du:dateUtc="2026-04-13T09:04:00Z">
        <w:r w:rsidDel="00467353">
          <w:delText>Nakamura K, Oyama M, Saito T, Oshiki R. Characteristics of community-dwelling older people in mountainous regions: implications for fall prevention. J Epidemiol. 2010;20(4):299-306.</w:delText>
        </w:r>
      </w:del>
    </w:p>
    <w:p w14:paraId="46396766" w14:textId="77777777" w:rsidR="00073AD9" w:rsidRDefault="00000000">
      <w:pPr>
        <w:pStyle w:val="Compact"/>
        <w:numPr>
          <w:ilvl w:val="0"/>
          <w:numId w:val="3"/>
        </w:numPr>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pPr>
        <w:pStyle w:val="Compact"/>
        <w:numPr>
          <w:ilvl w:val="0"/>
          <w:numId w:val="3"/>
        </w:numPr>
      </w:pPr>
      <w:r>
        <w:t>Quach L, Galica AM, Jones RN, et al. The nonlinear relationship between gait speed and falls: the MOBILIZE Boston Study. J Am Geriatr Soc. 2011;59(6):1069-1073.</w:t>
      </w:r>
    </w:p>
    <w:p w14:paraId="7E3FDF7B" w14:textId="77777777" w:rsidR="00073AD9" w:rsidRDefault="00000000">
      <w:pPr>
        <w:pStyle w:val="Compact"/>
        <w:numPr>
          <w:ilvl w:val="0"/>
          <w:numId w:val="3"/>
        </w:numPr>
      </w:pPr>
      <w:r>
        <w:t>Dargent-Molina P, Favier F, Grandjean H, et al. Fall-related factors and risk of hip fracture: the EPIDOS prospective study. Lancet. 1996;348(9021):145-149.</w:t>
      </w:r>
    </w:p>
    <w:p w14:paraId="736D71BC" w14:textId="77777777" w:rsidR="00073AD9" w:rsidRDefault="00000000">
      <w:pPr>
        <w:pStyle w:val="Compact"/>
        <w:numPr>
          <w:ilvl w:val="0"/>
          <w:numId w:val="3"/>
        </w:numPr>
      </w:pPr>
      <w:r>
        <w:t>Studenski S, Perera S, Patel K, et al. Gait speed and survival in older adults. JAMA. 2011;305(1):50-58.</w:t>
      </w:r>
    </w:p>
    <w:p w14:paraId="48B12378" w14:textId="77777777" w:rsidR="00073AD9" w:rsidRDefault="00000000">
      <w:pPr>
        <w:pStyle w:val="Compact"/>
        <w:numPr>
          <w:ilvl w:val="0"/>
          <w:numId w:val="3"/>
        </w:numPr>
      </w:pPr>
      <w:r>
        <w:t>Thies SB, Richardson JK, Ashton-Miller JA. Effects of surface irregularity and lighting on step variability during gait: a study in healthy young and older women. Gait Posture. 2005;22(1):26-31.</w:t>
      </w:r>
    </w:p>
    <w:p w14:paraId="4EAA9B45" w14:textId="77777777" w:rsidR="00073AD9" w:rsidRDefault="00000000">
      <w:pPr>
        <w:pStyle w:val="Compact"/>
        <w:numPr>
          <w:ilvl w:val="0"/>
          <w:numId w:val="3"/>
        </w:numPr>
      </w:pPr>
      <w:r>
        <w:t>Maki BE. Gait changes in older adults: predictors of falls or indicators of fear. J Am Geriatr Soc. 1997;45(3):313-320.</w:t>
      </w:r>
    </w:p>
    <w:p w14:paraId="02137665" w14:textId="77777777" w:rsidR="00073AD9" w:rsidRDefault="00000000">
      <w:pPr>
        <w:pStyle w:val="Compact"/>
        <w:numPr>
          <w:ilvl w:val="0"/>
          <w:numId w:val="3"/>
        </w:numPr>
      </w:pPr>
      <w:r>
        <w:lastRenderedPageBreak/>
        <w:t>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14:paraId="3FB1A961" w14:textId="77777777" w:rsidR="00073AD9" w:rsidRDefault="00000000">
      <w:pPr>
        <w:pStyle w:val="Compact"/>
        <w:numPr>
          <w:ilvl w:val="0"/>
          <w:numId w:val="3"/>
        </w:numPr>
      </w:pPr>
      <w:r>
        <w:t>Wang S, Zhang F, Guo Y, Chen C, Zhong Y, Hao D, Zhu S, Wu Y. Exposure to high altitude is associated with an elevated risk of hip fracture: a retrospective cohort study using data from the CHARLS. BMC Geriatr. 2025;25(1):884.</w:t>
      </w:r>
    </w:p>
    <w:p w14:paraId="1DBBB9EC" w14:textId="48E4C92B" w:rsidR="00073AD9" w:rsidDel="00467353" w:rsidRDefault="00000000">
      <w:pPr>
        <w:pStyle w:val="Compact"/>
        <w:numPr>
          <w:ilvl w:val="0"/>
          <w:numId w:val="3"/>
        </w:numPr>
        <w:rPr>
          <w:del w:id="186" w:author="治輝 齋藤" w:date="2026-04-13T18:06:00Z" w16du:dateUtc="2026-04-13T09:06:00Z"/>
        </w:rPr>
      </w:pPr>
      <w:del w:id="187" w:author="治輝 齋藤" w:date="2026-04-13T18:06:00Z" w16du:dateUtc="2026-04-13T09:06:00Z">
        <w:r w:rsidDel="00467353">
          <w:delText>Guo Y, Zhang Y, Jiao TT. Application value of FRAX in high-altitude areas in China: a systematic review and meta-analysis. Front Endocrinol (Lausanne). 2026;17:1656377.</w:delText>
        </w:r>
      </w:del>
    </w:p>
    <w:p w14:paraId="45D84862" w14:textId="77777777" w:rsidR="00073AD9" w:rsidRDefault="00000000">
      <w:pPr>
        <w:pStyle w:val="Compact"/>
        <w:numPr>
          <w:ilvl w:val="0"/>
          <w:numId w:val="3"/>
        </w:numPr>
      </w:pPr>
      <w:r>
        <w:t>Nevitt MC, Cummings SR. Type of fall and risk of hip and wrist fractures: the study of osteoporotic fractures. J Am Geriatr Soc. 1993;41(11):1226-1234.</w:t>
      </w:r>
    </w:p>
    <w:p w14:paraId="155DB38B" w14:textId="77777777" w:rsidR="00073AD9" w:rsidRDefault="00000000">
      <w:pPr>
        <w:pStyle w:val="Compact"/>
        <w:numPr>
          <w:ilvl w:val="0"/>
          <w:numId w:val="3"/>
        </w:numPr>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pPr>
        <w:pStyle w:val="Compact"/>
        <w:numPr>
          <w:ilvl w:val="0"/>
          <w:numId w:val="3"/>
        </w:numPr>
      </w:pPr>
      <w:r>
        <w:t>Hayes WC, Myers ER, Morris JN, Gerhart TN, Yett HS, Lipsitz LA. Impact near the hip dominates fracture risk in elderly nursing home residents who fall. Calcif Tissue Int. 1993;52(3):192-198.</w:t>
      </w:r>
    </w:p>
    <w:p w14:paraId="7067E088" w14:textId="77777777" w:rsidR="00073AD9" w:rsidRDefault="00000000">
      <w:pPr>
        <w:pStyle w:val="Compact"/>
        <w:numPr>
          <w:ilvl w:val="0"/>
          <w:numId w:val="3"/>
        </w:numPr>
      </w:pPr>
      <w:r>
        <w:t>Sarvi MN, Luo Y. A two-level subject-specific biomechanical model for improving prediction of hip fracture risk. Clin Biomech (Bristol, Avon). 2015;30(8):881-887.</w:t>
      </w:r>
    </w:p>
    <w:p w14:paraId="5C1DC07C" w14:textId="77777777" w:rsidR="00073AD9" w:rsidRDefault="00000000">
      <w:pPr>
        <w:pStyle w:val="Compact"/>
        <w:numPr>
          <w:ilvl w:val="0"/>
          <w:numId w:val="3"/>
        </w:numPr>
      </w:pPr>
      <w:r>
        <w:t>Faisal TR, Luo Y. Study of stress variations in single-stance and sideways fall using image-based finite element analysis. Biomed Mater Eng. 2016;27(1):1-14.</w:t>
      </w:r>
    </w:p>
    <w:p w14:paraId="7C6E3148" w14:textId="3103CDFC" w:rsidR="00073AD9" w:rsidDel="00311C5E" w:rsidRDefault="00000000">
      <w:pPr>
        <w:pStyle w:val="Compact"/>
        <w:numPr>
          <w:ilvl w:val="0"/>
          <w:numId w:val="3"/>
        </w:numPr>
        <w:rPr>
          <w:del w:id="188" w:author="治輝 齋藤" w:date="2026-04-13T20:40:00Z" w16du:dateUtc="2026-04-13T11:40:00Z"/>
        </w:rPr>
      </w:pPr>
      <w:del w:id="189" w:author="治輝 齋藤" w:date="2026-04-13T20:40:00Z" w16du:dateUtc="2026-04-13T11:40:00Z">
        <w:r w:rsidDel="00311C5E">
          <w:delText>Galliker ES, Laing AC, Ferguson SJ, et al. The influence of fall direction and hip protector on fracture risk: FE model predictions driven by experimental data. Ann Biomed Eng. 2022;50(3):278-290.</w:delText>
        </w:r>
      </w:del>
    </w:p>
    <w:p w14:paraId="2A658800" w14:textId="77777777" w:rsidR="00073AD9" w:rsidRDefault="00000000">
      <w:pPr>
        <w:pStyle w:val="Compact"/>
        <w:numPr>
          <w:ilvl w:val="0"/>
          <w:numId w:val="3"/>
        </w:numPr>
      </w:pPr>
      <w:r>
        <w:t>Ortega JD, Farley CT. Minimizing center of mass vertical movement increases metabolic cost in walking. J Appl Physiol (1985). 2005;99(6):2099-2107.</w:t>
      </w:r>
    </w:p>
    <w:p w14:paraId="141F30C2" w14:textId="77777777" w:rsidR="00073AD9" w:rsidRDefault="00000000">
      <w:pPr>
        <w:pStyle w:val="Compact"/>
        <w:numPr>
          <w:ilvl w:val="0"/>
          <w:numId w:val="3"/>
        </w:numPr>
      </w:pPr>
      <w:r>
        <w:t>Tesio L, Rota V. The motion of body center of mass during walking: a review oriented to clinical applications. Front Neurol. 2019;10:999.</w:t>
      </w:r>
    </w:p>
    <w:p w14:paraId="0B9E4444" w14:textId="77777777" w:rsidR="00073AD9" w:rsidRDefault="00000000">
      <w:pPr>
        <w:pStyle w:val="Compact"/>
        <w:numPr>
          <w:ilvl w:val="0"/>
          <w:numId w:val="3"/>
        </w:numPr>
      </w:pPr>
      <w:r>
        <w:t>Hak L, Houdijk H, Steenbrink F, Mert A, van der Wurff P, Beek PJ, van Dieën JH. Stepping strategies for regulating gait adaptability and stability. J Biomech. 2013;46(5):905-911.</w:t>
      </w:r>
    </w:p>
    <w:p w14:paraId="51ADAA9C" w14:textId="77777777" w:rsidR="00073AD9" w:rsidRDefault="00000000">
      <w:pPr>
        <w:pStyle w:val="Compact"/>
        <w:numPr>
          <w:ilvl w:val="0"/>
          <w:numId w:val="3"/>
        </w:numPr>
      </w:pPr>
      <w:r>
        <w:t>Kim KJ, Ashton-Miller JA. Biomechanics of fall arrest using the upper extremity: age differences. Clin Biomech (Bristol, Avon). 2003;18(4):311-318.</w:t>
      </w:r>
    </w:p>
    <w:p w14:paraId="0E770E92" w14:textId="6DEF06EA" w:rsidR="00073AD9" w:rsidDel="00311C5E" w:rsidRDefault="00000000">
      <w:pPr>
        <w:pStyle w:val="Compact"/>
        <w:numPr>
          <w:ilvl w:val="0"/>
          <w:numId w:val="3"/>
        </w:numPr>
        <w:rPr>
          <w:del w:id="190" w:author="治輝 齋藤" w:date="2026-04-13T20:41:00Z" w16du:dateUtc="2026-04-13T11:41:00Z"/>
        </w:rPr>
      </w:pPr>
      <w:del w:id="191" w:author="治輝 齋藤" w:date="2026-04-13T20:41:00Z" w16du:dateUtc="2026-04-13T11:41:00Z">
        <w:r w:rsidDel="00311C5E">
          <w:lastRenderedPageBreak/>
          <w:delText>Burkhart TA. Biomechanics of the upper extremity in response to dynamic impact loading indicative of a forward fall. University of Windsor (Canada) ProQuest Dissertations &amp; Theses,  2012. NR77921.</w:delText>
        </w:r>
      </w:del>
    </w:p>
    <w:p w14:paraId="0876C019" w14:textId="77777777" w:rsidR="00073AD9" w:rsidRDefault="00000000">
      <w:pPr>
        <w:pStyle w:val="Compact"/>
        <w:numPr>
          <w:ilvl w:val="0"/>
          <w:numId w:val="3"/>
        </w:numPr>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pPr>
        <w:pStyle w:val="Compact"/>
        <w:numPr>
          <w:ilvl w:val="0"/>
          <w:numId w:val="3"/>
        </w:numPr>
      </w:pPr>
      <w:r>
        <w:t>Court-Brown CM, Caesar B. Epidemiology of adult fractures: a review. Injury. 2006;37(8):691-697.</w:t>
      </w:r>
    </w:p>
    <w:p w14:paraId="72970306" w14:textId="505CEDC3" w:rsidR="00073AD9" w:rsidDel="00311C5E" w:rsidRDefault="00000000">
      <w:pPr>
        <w:pStyle w:val="Compact"/>
        <w:numPr>
          <w:ilvl w:val="0"/>
          <w:numId w:val="3"/>
        </w:numPr>
        <w:rPr>
          <w:del w:id="192" w:author="治輝 齋藤" w:date="2026-04-13T20:41:00Z" w16du:dateUtc="2026-04-13T11:41:00Z"/>
        </w:rPr>
      </w:pPr>
      <w:del w:id="193" w:author="治輝 齋藤" w:date="2026-04-13T20:41:00Z" w16du:dateUtc="2026-04-13T11:41:00Z">
        <w:r w:rsidDel="00311C5E">
          <w:delText>Østergaard HK, Budtz CR, Sumrein BO, Madsen MN, Brorson S, Launonen AP. Increased all-cause mortality following proximal humerus fractures in Danish adults: a register-based matched cohort study of 93,952 fracture cases and 469,760 controls. Osteoporos Int. 2025;36(11):2157-2165.</w:delText>
        </w:r>
      </w:del>
    </w:p>
    <w:p w14:paraId="265BEA94" w14:textId="411B6C16" w:rsidR="00073AD9" w:rsidDel="00311C5E" w:rsidRDefault="00000000">
      <w:pPr>
        <w:pStyle w:val="Compact"/>
        <w:numPr>
          <w:ilvl w:val="0"/>
          <w:numId w:val="3"/>
        </w:numPr>
        <w:rPr>
          <w:del w:id="194" w:author="治輝 齋藤" w:date="2026-04-13T20:41:00Z" w16du:dateUtc="2026-04-13T11:41:00Z"/>
        </w:rPr>
      </w:pPr>
      <w:del w:id="195" w:author="治輝 齋藤" w:date="2026-04-13T20:41:00Z" w16du:dateUtc="2026-04-13T11:41:00Z">
        <w:r w:rsidDel="00311C5E">
          <w:delText>Forsén L, Søgaard AJ, Holvik K, et al. Geographic variations in hip fracture incidence in a high-risk country stretching into the Arctic: a NOREPOS study. Osteoporos Int. 2020;31(7):1323-1331.</w:delText>
        </w:r>
      </w:del>
    </w:p>
    <w:p w14:paraId="2F42EABC" w14:textId="4813AB4F" w:rsidR="00073AD9" w:rsidDel="00311C5E" w:rsidRDefault="00000000">
      <w:pPr>
        <w:pStyle w:val="Compact"/>
        <w:numPr>
          <w:ilvl w:val="0"/>
          <w:numId w:val="3"/>
        </w:numPr>
        <w:rPr>
          <w:del w:id="196" w:author="治輝 齋藤" w:date="2026-04-13T20:41:00Z" w16du:dateUtc="2026-04-13T11:41:00Z"/>
        </w:rPr>
      </w:pPr>
      <w:del w:id="197" w:author="治輝 齋藤" w:date="2026-04-13T20:41:00Z" w16du:dateUtc="2026-04-13T11:41:00Z">
        <w:r w:rsidDel="00311C5E">
          <w:delText>Ahmed LA, Schirmer H, Bjørnerem Å, Emaus N, Jørgensen L, Størmer J, Joakimsen RM. The gender- and age-specific 10-year and lifetime absolute fracture risk in Tromsø, Norway. Eur J Epidemiol. 2009;24(8):441-448.</w:delText>
        </w:r>
      </w:del>
    </w:p>
    <w:p w14:paraId="35340644" w14:textId="77777777" w:rsidR="00073AD9" w:rsidRDefault="00000000">
      <w:pPr>
        <w:pStyle w:val="Compact"/>
        <w:numPr>
          <w:ilvl w:val="0"/>
          <w:numId w:val="3"/>
        </w:numPr>
      </w:pPr>
      <w:r>
        <w:t>Dahl C, Madsen C, Omsland TK, et al. The association of cold ambient temperature with fracture risk and mortality: national data from Norway—a Norwegian Epidemiologic Osteoporosis Studies (NOREPOS) study. J Bone Miner Res. 2022;37(8):1527-1536.</w:t>
      </w:r>
    </w:p>
    <w:p w14:paraId="27E11B9F" w14:textId="17089FC5" w:rsidR="00073AD9" w:rsidDel="00311C5E" w:rsidRDefault="00000000">
      <w:pPr>
        <w:pStyle w:val="Compact"/>
        <w:numPr>
          <w:ilvl w:val="0"/>
          <w:numId w:val="3"/>
        </w:numPr>
        <w:rPr>
          <w:del w:id="198" w:author="治輝 齋藤" w:date="2026-04-13T20:42:00Z" w16du:dateUtc="2026-04-13T11:42:00Z"/>
        </w:rPr>
      </w:pPr>
      <w:del w:id="199" w:author="治輝 齋藤" w:date="2026-04-13T20:42:00Z" w16du:dateUtc="2026-04-13T11:42:00Z">
        <w:r w:rsidDel="00311C5E">
          <w:delText>Morin SN, Lix LM, Leslie WD. The importance of previous fracture site on osteoporosis diagnosis and incident fractures in women. J Bone Miner Res. 2014;29(7):1675-1680.</w:delText>
        </w:r>
      </w:del>
    </w:p>
    <w:p w14:paraId="01ED7018" w14:textId="77777777" w:rsidR="00073AD9" w:rsidRDefault="00000000">
      <w:pPr>
        <w:pStyle w:val="Compact"/>
        <w:numPr>
          <w:ilvl w:val="0"/>
          <w:numId w:val="3"/>
        </w:numPr>
      </w:pPr>
      <w:r>
        <w:t>Blackwood J, Suzuki R, Karczewski H. Perceived neighborhood walkability is associated with recent falls in urban dwelling older adults. J Geriatr Phys Ther. 2022;45(1):E8-E15.</w:t>
      </w:r>
    </w:p>
    <w:p w14:paraId="0CF1E738" w14:textId="41426B7C" w:rsidR="00073AD9" w:rsidDel="00311C5E" w:rsidRDefault="00000000">
      <w:pPr>
        <w:pStyle w:val="Compact"/>
        <w:numPr>
          <w:ilvl w:val="0"/>
          <w:numId w:val="3"/>
        </w:numPr>
        <w:rPr>
          <w:del w:id="200" w:author="治輝 齋藤" w:date="2026-04-13T20:42:00Z" w16du:dateUtc="2026-04-13T11:42:00Z"/>
        </w:rPr>
      </w:pPr>
      <w:del w:id="201" w:author="治輝 齋藤" w:date="2026-04-13T20:42:00Z" w16du:dateUtc="2026-04-13T11:42:00Z">
        <w:r w:rsidDel="00311C5E">
          <w:delText>Lin J, Leung J, Yu B, Woo J, Kwok T, Lau KK. Association of green space with bone mineral density change and incident fracture in elderly Hong Kong Chinese. Environ Res. 2021;201:111547.</w:delText>
        </w:r>
      </w:del>
    </w:p>
    <w:p w14:paraId="3740000D" w14:textId="77777777" w:rsidR="00073AD9" w:rsidRDefault="00000000">
      <w:pPr>
        <w:pStyle w:val="Compact"/>
        <w:numPr>
          <w:ilvl w:val="0"/>
          <w:numId w:val="3"/>
        </w:numPr>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pPr>
        <w:pStyle w:val="Compact"/>
        <w:numPr>
          <w:ilvl w:val="0"/>
          <w:numId w:val="3"/>
        </w:numPr>
      </w:pPr>
      <w:r>
        <w:t>Consalvo S. Impact of population ageing on Japan’s inter-prefectural migration. Data Science and Service Research Discussion Paper No. 129. Tohoku University, 2022.</w:t>
      </w:r>
    </w:p>
    <w:p w14:paraId="411E9C16" w14:textId="77777777" w:rsidR="00073AD9" w:rsidRDefault="00000000">
      <w:pPr>
        <w:pStyle w:val="Compact"/>
        <w:numPr>
          <w:ilvl w:val="0"/>
          <w:numId w:val="3"/>
        </w:numPr>
      </w:pPr>
      <w:r>
        <w:t xml:space="preserve">Smith SG, O’Conor R, Curtis LM, Waite K, Deary IJ, Paasche-Orlow M, Wolf MS. Low health literacy predicts decline in physical function among older </w:t>
      </w:r>
      <w:r>
        <w:lastRenderedPageBreak/>
        <w:t>adults: findings from the LitCog cohort study. J Epidemiol Community Health. 2015;69(5):474-480.</w:t>
      </w:r>
    </w:p>
    <w:p w14:paraId="4E56DD72" w14:textId="2C9A4898" w:rsidR="00073AD9" w:rsidDel="00311C5E" w:rsidRDefault="00000000">
      <w:pPr>
        <w:pStyle w:val="Compact"/>
        <w:numPr>
          <w:ilvl w:val="0"/>
          <w:numId w:val="3"/>
        </w:numPr>
        <w:rPr>
          <w:del w:id="202" w:author="治輝 齋藤" w:date="2026-04-13T20:43:00Z" w16du:dateUtc="2026-04-13T11:43:00Z"/>
        </w:rPr>
      </w:pPr>
      <w:del w:id="203" w:author="治輝 齋藤" w:date="2026-04-13T20:43:00Z" w16du:dateUtc="2026-04-13T11:43:00Z">
        <w:r w:rsidDel="00311C5E">
          <w:delText>Kim DC. Depopulation, aging, and rural restructuring in Japan. Ager. 2021;33:107-123.</w:delText>
        </w:r>
      </w:del>
    </w:p>
    <w:p w14:paraId="757A3601" w14:textId="632E8D45" w:rsidR="00073AD9" w:rsidDel="00311C5E" w:rsidRDefault="00000000">
      <w:pPr>
        <w:pStyle w:val="Compact"/>
        <w:numPr>
          <w:ilvl w:val="0"/>
          <w:numId w:val="3"/>
        </w:numPr>
        <w:rPr>
          <w:del w:id="204" w:author="治輝 齋藤" w:date="2026-04-13T20:43:00Z" w16du:dateUtc="2026-04-13T11:43:00Z"/>
        </w:rPr>
      </w:pPr>
      <w:del w:id="205" w:author="治輝 齋藤" w:date="2026-04-13T20:43:00Z" w16du:dateUtc="2026-04-13T11:43:00Z">
        <w:r w:rsidDel="00311C5E">
          <w:delText>Okubo M, Mohammed A, Inoue M. Out-migrants and local institutions: case study of a depopulated mountain village in Japan. Asian Cult Hist. 2015;8(1):1.</w:delText>
        </w:r>
      </w:del>
    </w:p>
    <w:p w14:paraId="6C76AB2A" w14:textId="55A0CC99" w:rsidR="00073AD9" w:rsidDel="00311C5E" w:rsidRDefault="00000000">
      <w:pPr>
        <w:pStyle w:val="Compact"/>
        <w:numPr>
          <w:ilvl w:val="0"/>
          <w:numId w:val="3"/>
        </w:numPr>
        <w:rPr>
          <w:del w:id="206" w:author="治輝 齋藤" w:date="2026-04-13T20:43:00Z" w16du:dateUtc="2026-04-13T11:43:00Z"/>
        </w:rPr>
      </w:pPr>
      <w:del w:id="207" w:author="治輝 齋藤" w:date="2026-04-13T20:43:00Z" w16du:dateUtc="2026-04-13T11:43:00Z">
        <w:r w:rsidDel="00311C5E">
          <w:delText>Wang W, Saito Y. Aging in place in a depopulated, mountainous area: the role of hometown-visiting family members in Shimogo, Japan. Sustainability. 2024;16(23):10547.</w:delText>
        </w:r>
      </w:del>
    </w:p>
    <w:p w14:paraId="1F914C31" w14:textId="6CE153A3" w:rsidR="00073AD9" w:rsidDel="00311C5E" w:rsidRDefault="00000000">
      <w:pPr>
        <w:pStyle w:val="Compact"/>
        <w:numPr>
          <w:ilvl w:val="0"/>
          <w:numId w:val="3"/>
        </w:numPr>
        <w:rPr>
          <w:del w:id="208" w:author="治輝 齋藤" w:date="2026-04-13T20:43:00Z" w16du:dateUtc="2026-04-13T11:43:00Z"/>
        </w:rPr>
      </w:pPr>
      <w:del w:id="209" w:author="治輝 齋藤" w:date="2026-04-13T20:43:00Z" w16du:dateUtc="2026-04-13T11:43:00Z">
        <w:r w:rsidDel="00311C5E">
          <w:delText>Matous P, Todo Y. Analyzing the coevolution of interorganizational networks and organizational performance: Automakers’ production networks in Japan. Appl Netw Sci. 2017;2(1):5.</w:delText>
        </w:r>
      </w:del>
    </w:p>
    <w:p w14:paraId="2424B6DD" w14:textId="77777777" w:rsidR="00073AD9" w:rsidRDefault="00000000">
      <w:pPr>
        <w:pStyle w:val="Compact"/>
        <w:numPr>
          <w:ilvl w:val="0"/>
          <w:numId w:val="3"/>
        </w:numPr>
      </w:pPr>
      <w:r>
        <w:t>Kobayashi K, Nishida T, Sakakibara H. Factors associated with low albumin in community-dwelling older adults aged 75 years and above. Int J Environ Res Public Health. 2023;20(21):6994.</w:t>
      </w:r>
    </w:p>
    <w:p w14:paraId="2F880591" w14:textId="77777777" w:rsidR="00073AD9" w:rsidRDefault="00000000">
      <w:pPr>
        <w:pStyle w:val="Compact"/>
        <w:numPr>
          <w:ilvl w:val="0"/>
          <w:numId w:val="3"/>
        </w:numPr>
      </w:pPr>
      <w:r>
        <w:t>Murayama H, Nishi M, Matsuo E, et al. Do bonding and bridging social capital affect self-rated health, depressive mood and cognitive decline in older Japanese? A prospective cohort study. Soc Sci Med. 2013;98:247-252.</w:t>
      </w:r>
    </w:p>
    <w:p w14:paraId="104A57E2" w14:textId="0CB4E497" w:rsidR="00073AD9" w:rsidDel="00311C5E" w:rsidRDefault="00000000">
      <w:pPr>
        <w:pStyle w:val="Compact"/>
        <w:numPr>
          <w:ilvl w:val="0"/>
          <w:numId w:val="3"/>
        </w:numPr>
        <w:rPr>
          <w:del w:id="210" w:author="治輝 齋藤" w:date="2026-04-13T20:43:00Z" w16du:dateUtc="2026-04-13T11:43:00Z"/>
        </w:rPr>
      </w:pPr>
      <w:del w:id="211" w:author="治輝 齋藤" w:date="2026-04-13T20:43:00Z" w16du:dateUtc="2026-04-13T11:43:00Z">
        <w:r w:rsidDel="00311C5E">
          <w:delText>Abellan van Kan G, Rolland Y, Andrieu S, et al. Gait speed at usual pace as a predictor of adverse outcomes in community-dwelling older people an International Academy on Nutrition and Aging (IANA) Task Force. J Nutr Health Aging. 2009;13(10):881-889.</w:delText>
        </w:r>
      </w:del>
    </w:p>
    <w:p w14:paraId="0F1A222A" w14:textId="58BF0B2B" w:rsidR="00073AD9" w:rsidDel="00311C5E" w:rsidRDefault="00000000">
      <w:pPr>
        <w:pStyle w:val="Compact"/>
        <w:numPr>
          <w:ilvl w:val="0"/>
          <w:numId w:val="3"/>
        </w:numPr>
        <w:rPr>
          <w:del w:id="212" w:author="治輝 齋藤" w:date="2026-04-13T20:43:00Z" w16du:dateUtc="2026-04-13T11:43:00Z"/>
        </w:rPr>
      </w:pPr>
      <w:del w:id="213" w:author="治輝 齋藤" w:date="2026-04-13T20:43:00Z" w16du:dateUtc="2026-04-13T11:43:00Z">
        <w:r w:rsidDel="00311C5E">
          <w:delText>Cawthon PM, Fox KM, Gandra SR, et al. Do muscle mass, muscle density, strength, and physical function similarly influence risk of hospitalization in older adults? J Am Geriatr Soc. 2009;57(8):1411-1419.</w:delText>
        </w:r>
      </w:del>
    </w:p>
    <w:p w14:paraId="789D6D69" w14:textId="3F74FF1B" w:rsidR="00073AD9" w:rsidDel="00311C5E" w:rsidRDefault="00000000">
      <w:pPr>
        <w:pStyle w:val="Compact"/>
        <w:numPr>
          <w:ilvl w:val="0"/>
          <w:numId w:val="3"/>
        </w:numPr>
        <w:rPr>
          <w:del w:id="214" w:author="治輝 齋藤" w:date="2026-04-13T20:43:00Z" w16du:dateUtc="2026-04-13T11:43:00Z"/>
        </w:rPr>
      </w:pPr>
      <w:del w:id="215" w:author="治輝 齋藤" w:date="2026-04-13T20:43:00Z" w16du:dateUtc="2026-04-13T11:43:00Z">
        <w:r w:rsidDel="00311C5E">
          <w:delText>Peel NM, Navanathan S, Hubbard RE. Gait speed as a predictor of outcomes in post-acute transitional care for older people. Geriatr Gerontol Int. 2014;14(4):906-910.</w:delText>
        </w:r>
      </w:del>
    </w:p>
    <w:p w14:paraId="4A7B5246" w14:textId="77777777" w:rsidR="00073AD9" w:rsidRDefault="00000000">
      <w:pPr>
        <w:pStyle w:val="Compact"/>
        <w:numPr>
          <w:ilvl w:val="0"/>
          <w:numId w:val="3"/>
        </w:numPr>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pPr>
        <w:pStyle w:val="Compact"/>
        <w:numPr>
          <w:ilvl w:val="0"/>
          <w:numId w:val="3"/>
        </w:numPr>
      </w:pPr>
      <w:r>
        <w:t>Kempen GI, van Haastregt JC, McKee KJ, Delbaere K, Zijlstra GA. Socio-demographic, health-related and psychosocial correlates of fear of falling and avoidance of activity in community-living older persons who avoid activity due to fear of falling. BMC Public Health. 2009;9:170.</w:t>
      </w:r>
    </w:p>
    <w:p w14:paraId="1FD30EFB" w14:textId="77777777" w:rsidR="00073AD9" w:rsidRDefault="00000000">
      <w:pPr>
        <w:pStyle w:val="Compact"/>
        <w:numPr>
          <w:ilvl w:val="0"/>
          <w:numId w:val="3"/>
        </w:numPr>
      </w:pPr>
      <w:r>
        <w:t>Inage K, Kondo N, Komatsubara S, et al. Current status of patients with hip fracture in Japan: a nationwide survey. J Orthop Sci. 2025. doi:10.1016/j.jos.2025.05.014.</w:t>
      </w:r>
    </w:p>
    <w:p w14:paraId="7EF269F4" w14:textId="77777777" w:rsidR="00073AD9" w:rsidRDefault="00000000">
      <w:pPr>
        <w:pStyle w:val="Compact"/>
        <w:numPr>
          <w:ilvl w:val="0"/>
          <w:numId w:val="3"/>
        </w:numPr>
      </w:pPr>
      <w:r>
        <w:lastRenderedPageBreak/>
        <w:t>Nakatoh S, Fujimori K, Ishii S, Tamaki J, Okimoto N, Ogawa S, Iki M. Trends in the incidence of secondary hip fractures and osteoporosis treatment in Japan (FY2012-FY2023). Arch Osteoporos. 2026;21(1):15.</w:t>
      </w:r>
    </w:p>
    <w:p w14:paraId="34D7AD61" w14:textId="77777777" w:rsidR="00073AD9" w:rsidRDefault="00000000">
      <w:pPr>
        <w:pStyle w:val="Compact"/>
        <w:numPr>
          <w:ilvl w:val="0"/>
          <w:numId w:val="3"/>
        </w:numPr>
      </w:pPr>
      <w:r>
        <w:t>Yamamoto N, Sawaguchi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pPr>
        <w:pStyle w:val="Compact"/>
        <w:numPr>
          <w:ilvl w:val="0"/>
          <w:numId w:val="3"/>
        </w:numPr>
      </w:pPr>
      <w:r>
        <w:t>Miyachi M, Tripette J, Kawakami R, Murakami H. “+10 min of physical activity per day”: Japan is looking for efficient but feasible recommendations for its population. J Nutr Sci Vitaminol (Tokyo). 2015;61 Suppl:S7-9.</w:t>
      </w:r>
    </w:p>
    <w:p w14:paraId="4B8BCD90" w14:textId="77777777" w:rsidR="00073AD9" w:rsidRDefault="00000000">
      <w:pPr>
        <w:pStyle w:val="Compact"/>
        <w:numPr>
          <w:ilvl w:val="0"/>
          <w:numId w:val="3"/>
        </w:numPr>
      </w:pPr>
      <w:r>
        <w:t>Murakami H, Tripette J, Kawakami R, Miyachi M. “Add 10 min for your health”: the new Japanese recommendation for physical activity based on dose-response analysis. J Am Coll Cardiol. 2015;65(11):1153-1154.</w:t>
      </w:r>
    </w:p>
    <w:p w14:paraId="4D59F5B0" w14:textId="0A6E13D1" w:rsidR="00073AD9" w:rsidDel="00311C5E" w:rsidRDefault="00000000">
      <w:pPr>
        <w:pStyle w:val="Compact"/>
        <w:numPr>
          <w:ilvl w:val="0"/>
          <w:numId w:val="3"/>
        </w:numPr>
        <w:rPr>
          <w:del w:id="216" w:author="治輝 齋藤" w:date="2026-04-13T20:43:00Z" w16du:dateUtc="2026-04-13T11:43:00Z"/>
        </w:rPr>
      </w:pPr>
      <w:del w:id="217" w:author="治輝 齋藤" w:date="2026-04-13T20:43:00Z" w16du:dateUtc="2026-04-13T11:43:00Z">
        <w:r w:rsidDel="00311C5E">
          <w:delText>Ministry of Health, Labour and Welfare, Japan. Physical Activity Guide for Health Promotion 2023. Tokyo: MHLW; 2023.</w:delText>
        </w:r>
      </w:del>
    </w:p>
    <w:p w14:paraId="0F333BC1" w14:textId="24E7361C" w:rsidR="00073AD9" w:rsidDel="00311C5E" w:rsidRDefault="00000000">
      <w:pPr>
        <w:pStyle w:val="Compact"/>
        <w:numPr>
          <w:ilvl w:val="0"/>
          <w:numId w:val="3"/>
        </w:numPr>
        <w:rPr>
          <w:del w:id="218" w:author="治輝 齋藤" w:date="2026-04-13T20:43:00Z" w16du:dateUtc="2026-04-13T11:43:00Z"/>
        </w:rPr>
      </w:pPr>
      <w:del w:id="219" w:author="治輝 齋藤" w:date="2026-04-13T20:43:00Z" w16du:dateUtc="2026-04-13T11:43:00Z">
        <w:r w:rsidDel="00311C5E">
          <w:delText>Roux AV, Evenson KR, McGinn AP, et al. Availability of recreational resources and physical activity in adults. Am J Public Health. 2007;97(3):493-499.</w:delText>
        </w:r>
      </w:del>
    </w:p>
    <w:p w14:paraId="3B881449" w14:textId="77777777" w:rsidR="00073AD9" w:rsidRDefault="00000000">
      <w:pPr>
        <w:pStyle w:val="Compact"/>
        <w:numPr>
          <w:ilvl w:val="0"/>
          <w:numId w:val="3"/>
        </w:numPr>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pPr>
        <w:pStyle w:val="Compact"/>
        <w:numPr>
          <w:ilvl w:val="0"/>
          <w:numId w:val="3"/>
        </w:numPr>
      </w:pPr>
      <w:r>
        <w:t>Rothman KJ, Greenland S, Lash TL. Modern Epidemiology. 3rd ed. Philadelphia: Lippincott Williams &amp; Wilkins; 2008.</w:t>
      </w:r>
    </w:p>
    <w:p w14:paraId="18FDEC20" w14:textId="77777777" w:rsidR="00073AD9" w:rsidRDefault="00000000">
      <w:r>
        <w:pict w14:anchorId="068098E9">
          <v:rect id="_x0000_i1032" style="width:0;height:1.5pt" o:hralign="center" o:hrstd="t" o:hr="t"/>
        </w:pict>
      </w:r>
    </w:p>
    <w:p w14:paraId="60584C08" w14:textId="77777777" w:rsidR="00073AD9" w:rsidRDefault="00000000">
      <w:pPr>
        <w:pStyle w:val="1"/>
      </w:pPr>
      <w:bookmarkStart w:id="220" w:name="tables-and-figures"/>
      <w:bookmarkEnd w:id="177"/>
      <w:r>
        <w:t>Tables and Figures</w:t>
      </w:r>
    </w:p>
    <w:p w14:paraId="3669C8E4" w14:textId="77777777" w:rsidR="00073AD9" w:rsidRDefault="00000000">
      <w:pPr>
        <w:pStyle w:val="2"/>
      </w:pPr>
      <w:bookmarkStart w:id="221" w:name="Xd12e5d2fabb7f7da04933f49b094ec2cca003f6"/>
      <w:commentRangeStart w:id="222"/>
      <w:r>
        <w:t>Table 1. Descriptive Statistics of Prefecture-Level Variables (N = 47)</w:t>
      </w:r>
      <w:commentRangeEnd w:id="222"/>
      <w:r w:rsidR="00D86264">
        <w:rPr>
          <w:rStyle w:val="af2"/>
          <w:rFonts w:asciiTheme="minorHAnsi" w:eastAsiaTheme="minorEastAsia" w:hAnsiTheme="minorHAnsi" w:cstheme="minorBidi"/>
          <w:color w:val="auto"/>
        </w:rPr>
        <w:commentReference w:id="222"/>
      </w:r>
    </w:p>
    <w:tbl>
      <w:tblPr>
        <w:tblStyle w:val="Table"/>
        <w:tblW w:w="5000" w:type="pct"/>
        <w:tblLayout w:type="fixed"/>
        <w:tblLook w:val="0020" w:firstRow="1" w:lastRow="0" w:firstColumn="0" w:lastColumn="0" w:noHBand="0" w:noVBand="0"/>
      </w:tblPr>
      <w:tblGrid>
        <w:gridCol w:w="1104"/>
        <w:gridCol w:w="1104"/>
        <w:gridCol w:w="1105"/>
        <w:gridCol w:w="1105"/>
        <w:gridCol w:w="1105"/>
        <w:gridCol w:w="1105"/>
        <w:gridCol w:w="1105"/>
        <w:gridCol w:w="1105"/>
      </w:tblGrid>
      <w:tr w:rsidR="00073AD9" w14:paraId="2CD84950"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990" w:type="dxa"/>
          </w:tcPr>
          <w:p w14:paraId="134CA195" w14:textId="77777777" w:rsidR="00073AD9" w:rsidRDefault="00000000">
            <w:pPr>
              <w:pStyle w:val="Compact"/>
            </w:pPr>
            <w:r>
              <w:t>Variable</w:t>
            </w:r>
          </w:p>
        </w:tc>
        <w:tc>
          <w:tcPr>
            <w:tcW w:w="990" w:type="dxa"/>
          </w:tcPr>
          <w:p w14:paraId="7DDF80EE" w14:textId="77777777" w:rsidR="00073AD9" w:rsidRDefault="00000000">
            <w:pPr>
              <w:pStyle w:val="Compact"/>
            </w:pPr>
            <w:r>
              <w:t>Unit</w:t>
            </w:r>
          </w:p>
        </w:tc>
        <w:tc>
          <w:tcPr>
            <w:tcW w:w="990" w:type="dxa"/>
          </w:tcPr>
          <w:p w14:paraId="02622652" w14:textId="77777777" w:rsidR="00073AD9" w:rsidRDefault="00000000">
            <w:pPr>
              <w:pStyle w:val="Compact"/>
              <w:jc w:val="right"/>
            </w:pPr>
            <w:r>
              <w:t>N</w:t>
            </w:r>
          </w:p>
        </w:tc>
        <w:tc>
          <w:tcPr>
            <w:tcW w:w="990" w:type="dxa"/>
          </w:tcPr>
          <w:p w14:paraId="0A64D502" w14:textId="77777777" w:rsidR="00073AD9" w:rsidRDefault="00000000">
            <w:pPr>
              <w:pStyle w:val="Compact"/>
              <w:jc w:val="right"/>
            </w:pPr>
            <w:r>
              <w:t>Mean</w:t>
            </w:r>
          </w:p>
        </w:tc>
        <w:tc>
          <w:tcPr>
            <w:tcW w:w="990" w:type="dxa"/>
          </w:tcPr>
          <w:p w14:paraId="594C7090" w14:textId="77777777" w:rsidR="00073AD9" w:rsidRDefault="00000000">
            <w:pPr>
              <w:pStyle w:val="Compact"/>
              <w:jc w:val="right"/>
            </w:pPr>
            <w:r>
              <w:t>SD</w:t>
            </w:r>
          </w:p>
        </w:tc>
        <w:tc>
          <w:tcPr>
            <w:tcW w:w="990" w:type="dxa"/>
          </w:tcPr>
          <w:p w14:paraId="6487360B" w14:textId="77777777" w:rsidR="00073AD9" w:rsidRDefault="00000000">
            <w:pPr>
              <w:pStyle w:val="Compact"/>
              <w:jc w:val="right"/>
            </w:pPr>
            <w:r>
              <w:t>Min</w:t>
            </w:r>
          </w:p>
        </w:tc>
        <w:tc>
          <w:tcPr>
            <w:tcW w:w="990" w:type="dxa"/>
          </w:tcPr>
          <w:p w14:paraId="32312A93" w14:textId="77777777" w:rsidR="00073AD9" w:rsidRDefault="00000000">
            <w:pPr>
              <w:pStyle w:val="Compact"/>
              <w:jc w:val="right"/>
            </w:pPr>
            <w:r>
              <w:t>Median</w:t>
            </w:r>
          </w:p>
        </w:tc>
        <w:tc>
          <w:tcPr>
            <w:tcW w:w="990" w:type="dxa"/>
          </w:tcPr>
          <w:p w14:paraId="233B166E" w14:textId="77777777" w:rsidR="00073AD9" w:rsidRDefault="00000000">
            <w:pPr>
              <w:pStyle w:val="Compact"/>
              <w:jc w:val="right"/>
            </w:pPr>
            <w:r>
              <w:t>Max</w:t>
            </w:r>
          </w:p>
        </w:tc>
      </w:tr>
      <w:tr w:rsidR="00073AD9" w14:paraId="0F6064E3" w14:textId="77777777">
        <w:tc>
          <w:tcPr>
            <w:tcW w:w="990" w:type="dxa"/>
          </w:tcPr>
          <w:p w14:paraId="00814341" w14:textId="77777777" w:rsidR="00073AD9" w:rsidRDefault="00000000">
            <w:pPr>
              <w:pStyle w:val="Compact"/>
            </w:pPr>
            <w:r>
              <w:rPr>
                <w:b/>
                <w:bCs/>
              </w:rPr>
              <w:t>Outcome variables</w:t>
            </w:r>
          </w:p>
        </w:tc>
        <w:tc>
          <w:tcPr>
            <w:tcW w:w="990" w:type="dxa"/>
          </w:tcPr>
          <w:p w14:paraId="79FDC923" w14:textId="77777777" w:rsidR="00073AD9" w:rsidRDefault="00073AD9">
            <w:pPr>
              <w:pStyle w:val="Compact"/>
            </w:pPr>
          </w:p>
        </w:tc>
        <w:tc>
          <w:tcPr>
            <w:tcW w:w="990" w:type="dxa"/>
          </w:tcPr>
          <w:p w14:paraId="181A2A38" w14:textId="77777777" w:rsidR="00073AD9" w:rsidRDefault="00073AD9">
            <w:pPr>
              <w:pStyle w:val="Compact"/>
            </w:pPr>
          </w:p>
        </w:tc>
        <w:tc>
          <w:tcPr>
            <w:tcW w:w="990" w:type="dxa"/>
          </w:tcPr>
          <w:p w14:paraId="3ED277F1" w14:textId="77777777" w:rsidR="00073AD9" w:rsidRDefault="00073AD9">
            <w:pPr>
              <w:pStyle w:val="Compact"/>
            </w:pPr>
          </w:p>
        </w:tc>
        <w:tc>
          <w:tcPr>
            <w:tcW w:w="990" w:type="dxa"/>
          </w:tcPr>
          <w:p w14:paraId="2B502AF9" w14:textId="77777777" w:rsidR="00073AD9" w:rsidRDefault="00073AD9">
            <w:pPr>
              <w:pStyle w:val="Compact"/>
            </w:pPr>
          </w:p>
        </w:tc>
        <w:tc>
          <w:tcPr>
            <w:tcW w:w="990" w:type="dxa"/>
          </w:tcPr>
          <w:p w14:paraId="3D8D64CE" w14:textId="77777777" w:rsidR="00073AD9" w:rsidRDefault="00073AD9">
            <w:pPr>
              <w:pStyle w:val="Compact"/>
            </w:pPr>
          </w:p>
        </w:tc>
        <w:tc>
          <w:tcPr>
            <w:tcW w:w="990" w:type="dxa"/>
          </w:tcPr>
          <w:p w14:paraId="7460FE36" w14:textId="77777777" w:rsidR="00073AD9" w:rsidRDefault="00073AD9">
            <w:pPr>
              <w:pStyle w:val="Compact"/>
            </w:pPr>
          </w:p>
        </w:tc>
        <w:tc>
          <w:tcPr>
            <w:tcW w:w="990" w:type="dxa"/>
          </w:tcPr>
          <w:p w14:paraId="4805537B" w14:textId="77777777" w:rsidR="00073AD9" w:rsidRDefault="00073AD9">
            <w:pPr>
              <w:pStyle w:val="Compact"/>
            </w:pPr>
          </w:p>
        </w:tc>
      </w:tr>
      <w:tr w:rsidR="00073AD9" w14:paraId="4C767E92" w14:textId="77777777">
        <w:tc>
          <w:tcPr>
            <w:tcW w:w="990" w:type="dxa"/>
          </w:tcPr>
          <w:p w14:paraId="000B0BB8" w14:textId="77777777" w:rsidR="00073AD9" w:rsidRDefault="00000000">
            <w:pPr>
              <w:pStyle w:val="Compact"/>
            </w:pPr>
            <w:r>
              <w:t>Total fracture surgery rate</w:t>
            </w:r>
          </w:p>
        </w:tc>
        <w:tc>
          <w:tcPr>
            <w:tcW w:w="990" w:type="dxa"/>
          </w:tcPr>
          <w:p w14:paraId="42CD4E9C" w14:textId="77777777" w:rsidR="00073AD9" w:rsidRDefault="00000000">
            <w:pPr>
              <w:pStyle w:val="Compact"/>
            </w:pPr>
            <w:r>
              <w:t>per 100,000</w:t>
            </w:r>
          </w:p>
        </w:tc>
        <w:tc>
          <w:tcPr>
            <w:tcW w:w="990" w:type="dxa"/>
          </w:tcPr>
          <w:p w14:paraId="594D9C6D" w14:textId="77777777" w:rsidR="00073AD9" w:rsidRDefault="00000000">
            <w:pPr>
              <w:pStyle w:val="Compact"/>
              <w:jc w:val="right"/>
            </w:pPr>
            <w:r>
              <w:t>47</w:t>
            </w:r>
          </w:p>
        </w:tc>
        <w:tc>
          <w:tcPr>
            <w:tcW w:w="990" w:type="dxa"/>
          </w:tcPr>
          <w:p w14:paraId="1176DC57" w14:textId="77777777" w:rsidR="00073AD9" w:rsidRDefault="00000000">
            <w:pPr>
              <w:pStyle w:val="Compact"/>
              <w:jc w:val="right"/>
            </w:pPr>
            <w:r>
              <w:t>352.75</w:t>
            </w:r>
          </w:p>
        </w:tc>
        <w:tc>
          <w:tcPr>
            <w:tcW w:w="990" w:type="dxa"/>
          </w:tcPr>
          <w:p w14:paraId="17EFA7CF" w14:textId="77777777" w:rsidR="00073AD9" w:rsidRDefault="00000000">
            <w:pPr>
              <w:pStyle w:val="Compact"/>
              <w:jc w:val="right"/>
            </w:pPr>
            <w:r>
              <w:t>54.85</w:t>
            </w:r>
          </w:p>
        </w:tc>
        <w:tc>
          <w:tcPr>
            <w:tcW w:w="990" w:type="dxa"/>
          </w:tcPr>
          <w:p w14:paraId="60057E7F" w14:textId="77777777" w:rsidR="00073AD9" w:rsidRDefault="00000000">
            <w:pPr>
              <w:pStyle w:val="Compact"/>
              <w:jc w:val="right"/>
            </w:pPr>
            <w:r>
              <w:t>249.22</w:t>
            </w:r>
          </w:p>
        </w:tc>
        <w:tc>
          <w:tcPr>
            <w:tcW w:w="990" w:type="dxa"/>
          </w:tcPr>
          <w:p w14:paraId="4DD2C738" w14:textId="77777777" w:rsidR="00073AD9" w:rsidRDefault="00000000">
            <w:pPr>
              <w:pStyle w:val="Compact"/>
              <w:jc w:val="right"/>
            </w:pPr>
            <w:r>
              <w:t>356.11</w:t>
            </w:r>
          </w:p>
        </w:tc>
        <w:tc>
          <w:tcPr>
            <w:tcW w:w="990" w:type="dxa"/>
          </w:tcPr>
          <w:p w14:paraId="2A319D91" w14:textId="77777777" w:rsidR="00073AD9" w:rsidRDefault="00000000">
            <w:pPr>
              <w:pStyle w:val="Compact"/>
              <w:jc w:val="right"/>
            </w:pPr>
            <w:r>
              <w:t>446.68</w:t>
            </w:r>
          </w:p>
        </w:tc>
      </w:tr>
      <w:tr w:rsidR="00073AD9" w14:paraId="63A59DA7" w14:textId="77777777">
        <w:tc>
          <w:tcPr>
            <w:tcW w:w="990" w:type="dxa"/>
          </w:tcPr>
          <w:p w14:paraId="78E27809" w14:textId="77777777" w:rsidR="00073AD9" w:rsidRDefault="00000000">
            <w:pPr>
              <w:pStyle w:val="Compact"/>
            </w:pPr>
            <w:r>
              <w:t xml:space="preserve">Hip (femur) </w:t>
            </w:r>
            <w:r>
              <w:lastRenderedPageBreak/>
              <w:t>fracture surgery rate</w:t>
            </w:r>
          </w:p>
        </w:tc>
        <w:tc>
          <w:tcPr>
            <w:tcW w:w="990" w:type="dxa"/>
          </w:tcPr>
          <w:p w14:paraId="2323D8AC" w14:textId="77777777" w:rsidR="00073AD9" w:rsidRDefault="00000000">
            <w:pPr>
              <w:pStyle w:val="Compact"/>
            </w:pPr>
            <w:r>
              <w:lastRenderedPageBreak/>
              <w:t>per 100,000</w:t>
            </w:r>
          </w:p>
        </w:tc>
        <w:tc>
          <w:tcPr>
            <w:tcW w:w="990" w:type="dxa"/>
          </w:tcPr>
          <w:p w14:paraId="313C0B70" w14:textId="77777777" w:rsidR="00073AD9" w:rsidRDefault="00000000">
            <w:pPr>
              <w:pStyle w:val="Compact"/>
              <w:jc w:val="right"/>
            </w:pPr>
            <w:r>
              <w:t>47</w:t>
            </w:r>
          </w:p>
        </w:tc>
        <w:tc>
          <w:tcPr>
            <w:tcW w:w="990" w:type="dxa"/>
          </w:tcPr>
          <w:p w14:paraId="678F9011" w14:textId="77777777" w:rsidR="00073AD9" w:rsidRDefault="00000000">
            <w:pPr>
              <w:pStyle w:val="Compact"/>
              <w:jc w:val="right"/>
            </w:pPr>
            <w:r>
              <w:t>253.99</w:t>
            </w:r>
          </w:p>
        </w:tc>
        <w:tc>
          <w:tcPr>
            <w:tcW w:w="990" w:type="dxa"/>
          </w:tcPr>
          <w:p w14:paraId="0996C7DA" w14:textId="77777777" w:rsidR="00073AD9" w:rsidRDefault="00000000">
            <w:pPr>
              <w:pStyle w:val="Compact"/>
              <w:jc w:val="right"/>
            </w:pPr>
            <w:r>
              <w:t>37.57</w:t>
            </w:r>
          </w:p>
        </w:tc>
        <w:tc>
          <w:tcPr>
            <w:tcW w:w="990" w:type="dxa"/>
          </w:tcPr>
          <w:p w14:paraId="787DAA58" w14:textId="77777777" w:rsidR="00073AD9" w:rsidRDefault="00000000">
            <w:pPr>
              <w:pStyle w:val="Compact"/>
              <w:jc w:val="right"/>
            </w:pPr>
            <w:r>
              <w:t>167.61</w:t>
            </w:r>
          </w:p>
        </w:tc>
        <w:tc>
          <w:tcPr>
            <w:tcW w:w="990" w:type="dxa"/>
          </w:tcPr>
          <w:p w14:paraId="07FCDBFF" w14:textId="77777777" w:rsidR="00073AD9" w:rsidRDefault="00000000">
            <w:pPr>
              <w:pStyle w:val="Compact"/>
              <w:jc w:val="right"/>
            </w:pPr>
            <w:r>
              <w:t>253.87</w:t>
            </w:r>
          </w:p>
        </w:tc>
        <w:tc>
          <w:tcPr>
            <w:tcW w:w="990" w:type="dxa"/>
          </w:tcPr>
          <w:p w14:paraId="0A907A04" w14:textId="77777777" w:rsidR="00073AD9" w:rsidRDefault="00000000">
            <w:pPr>
              <w:pStyle w:val="Compact"/>
              <w:jc w:val="right"/>
            </w:pPr>
            <w:r>
              <w:t>329.62</w:t>
            </w:r>
          </w:p>
        </w:tc>
      </w:tr>
      <w:tr w:rsidR="00073AD9" w14:paraId="4F7BAACE" w14:textId="77777777">
        <w:tc>
          <w:tcPr>
            <w:tcW w:w="990" w:type="dxa"/>
          </w:tcPr>
          <w:p w14:paraId="639E0454" w14:textId="77777777" w:rsidR="00073AD9" w:rsidRDefault="00000000">
            <w:pPr>
              <w:pStyle w:val="Compact"/>
            </w:pPr>
            <w:r>
              <w:t>Humerus fracture surgery rate</w:t>
            </w:r>
          </w:p>
        </w:tc>
        <w:tc>
          <w:tcPr>
            <w:tcW w:w="990" w:type="dxa"/>
          </w:tcPr>
          <w:p w14:paraId="4019039A" w14:textId="77777777" w:rsidR="00073AD9" w:rsidRDefault="00000000">
            <w:pPr>
              <w:pStyle w:val="Compact"/>
            </w:pPr>
            <w:r>
              <w:t>per 100,000</w:t>
            </w:r>
          </w:p>
        </w:tc>
        <w:tc>
          <w:tcPr>
            <w:tcW w:w="990" w:type="dxa"/>
          </w:tcPr>
          <w:p w14:paraId="1AABF2CE" w14:textId="77777777" w:rsidR="00073AD9" w:rsidRDefault="00000000">
            <w:pPr>
              <w:pStyle w:val="Compact"/>
              <w:jc w:val="right"/>
            </w:pPr>
            <w:r>
              <w:t>47</w:t>
            </w:r>
          </w:p>
        </w:tc>
        <w:tc>
          <w:tcPr>
            <w:tcW w:w="990" w:type="dxa"/>
          </w:tcPr>
          <w:p w14:paraId="518E83BB" w14:textId="77777777" w:rsidR="00073AD9" w:rsidRDefault="00000000">
            <w:pPr>
              <w:pStyle w:val="Compact"/>
              <w:jc w:val="right"/>
            </w:pPr>
            <w:r>
              <w:t>35.59</w:t>
            </w:r>
          </w:p>
        </w:tc>
        <w:tc>
          <w:tcPr>
            <w:tcW w:w="990" w:type="dxa"/>
          </w:tcPr>
          <w:p w14:paraId="63606DEE" w14:textId="77777777" w:rsidR="00073AD9" w:rsidRDefault="00000000">
            <w:pPr>
              <w:pStyle w:val="Compact"/>
              <w:jc w:val="right"/>
            </w:pPr>
            <w:r>
              <w:t>7.52</w:t>
            </w:r>
          </w:p>
        </w:tc>
        <w:tc>
          <w:tcPr>
            <w:tcW w:w="990" w:type="dxa"/>
          </w:tcPr>
          <w:p w14:paraId="05662ADE" w14:textId="77777777" w:rsidR="00073AD9" w:rsidRDefault="00000000">
            <w:pPr>
              <w:pStyle w:val="Compact"/>
              <w:jc w:val="right"/>
            </w:pPr>
            <w:r>
              <w:t>22.39</w:t>
            </w:r>
          </w:p>
        </w:tc>
        <w:tc>
          <w:tcPr>
            <w:tcW w:w="990" w:type="dxa"/>
          </w:tcPr>
          <w:p w14:paraId="3B872D3D" w14:textId="77777777" w:rsidR="00073AD9" w:rsidRDefault="00000000">
            <w:pPr>
              <w:pStyle w:val="Compact"/>
              <w:jc w:val="right"/>
            </w:pPr>
            <w:r>
              <w:t>35.56</w:t>
            </w:r>
          </w:p>
        </w:tc>
        <w:tc>
          <w:tcPr>
            <w:tcW w:w="990" w:type="dxa"/>
          </w:tcPr>
          <w:p w14:paraId="4BDF458A" w14:textId="77777777" w:rsidR="00073AD9" w:rsidRDefault="00000000">
            <w:pPr>
              <w:pStyle w:val="Compact"/>
              <w:jc w:val="right"/>
            </w:pPr>
            <w:r>
              <w:t>50.45</w:t>
            </w:r>
          </w:p>
        </w:tc>
      </w:tr>
      <w:tr w:rsidR="00073AD9" w14:paraId="67F93DAF" w14:textId="77777777">
        <w:tc>
          <w:tcPr>
            <w:tcW w:w="990" w:type="dxa"/>
          </w:tcPr>
          <w:p w14:paraId="56547B59" w14:textId="77777777" w:rsidR="00073AD9" w:rsidRDefault="00000000">
            <w:pPr>
              <w:pStyle w:val="Compact"/>
            </w:pPr>
            <w:r>
              <w:t>Forearm fracture surgery rate</w:t>
            </w:r>
          </w:p>
        </w:tc>
        <w:tc>
          <w:tcPr>
            <w:tcW w:w="990" w:type="dxa"/>
          </w:tcPr>
          <w:p w14:paraId="020CEF5C" w14:textId="77777777" w:rsidR="00073AD9" w:rsidRDefault="00000000">
            <w:pPr>
              <w:pStyle w:val="Compact"/>
            </w:pPr>
            <w:r>
              <w:t>per 100,000</w:t>
            </w:r>
          </w:p>
        </w:tc>
        <w:tc>
          <w:tcPr>
            <w:tcW w:w="990" w:type="dxa"/>
          </w:tcPr>
          <w:p w14:paraId="454750B9" w14:textId="77777777" w:rsidR="00073AD9" w:rsidRDefault="00000000">
            <w:pPr>
              <w:pStyle w:val="Compact"/>
              <w:jc w:val="right"/>
            </w:pPr>
            <w:r>
              <w:t>47</w:t>
            </w:r>
          </w:p>
        </w:tc>
        <w:tc>
          <w:tcPr>
            <w:tcW w:w="990" w:type="dxa"/>
          </w:tcPr>
          <w:p w14:paraId="5BF09ACE" w14:textId="77777777" w:rsidR="00073AD9" w:rsidRDefault="00000000">
            <w:pPr>
              <w:pStyle w:val="Compact"/>
              <w:jc w:val="right"/>
            </w:pPr>
            <w:r>
              <w:t>63.18</w:t>
            </w:r>
          </w:p>
        </w:tc>
        <w:tc>
          <w:tcPr>
            <w:tcW w:w="990" w:type="dxa"/>
          </w:tcPr>
          <w:p w14:paraId="386FBA43" w14:textId="77777777" w:rsidR="00073AD9" w:rsidRDefault="00000000">
            <w:pPr>
              <w:pStyle w:val="Compact"/>
              <w:jc w:val="right"/>
            </w:pPr>
            <w:r>
              <w:t>15.59</w:t>
            </w:r>
          </w:p>
        </w:tc>
        <w:tc>
          <w:tcPr>
            <w:tcW w:w="990" w:type="dxa"/>
          </w:tcPr>
          <w:p w14:paraId="3149659F" w14:textId="77777777" w:rsidR="00073AD9" w:rsidRDefault="00000000">
            <w:pPr>
              <w:pStyle w:val="Compact"/>
              <w:jc w:val="right"/>
            </w:pPr>
            <w:r>
              <w:t>33.49</w:t>
            </w:r>
          </w:p>
        </w:tc>
        <w:tc>
          <w:tcPr>
            <w:tcW w:w="990" w:type="dxa"/>
          </w:tcPr>
          <w:p w14:paraId="67CC50F6" w14:textId="77777777" w:rsidR="00073AD9" w:rsidRDefault="00000000">
            <w:pPr>
              <w:pStyle w:val="Compact"/>
              <w:jc w:val="right"/>
            </w:pPr>
            <w:r>
              <w:t>60.84</w:t>
            </w:r>
          </w:p>
        </w:tc>
        <w:tc>
          <w:tcPr>
            <w:tcW w:w="990" w:type="dxa"/>
          </w:tcPr>
          <w:p w14:paraId="244AE328" w14:textId="77777777" w:rsidR="00073AD9" w:rsidRDefault="00000000">
            <w:pPr>
              <w:pStyle w:val="Compact"/>
              <w:jc w:val="right"/>
            </w:pPr>
            <w:r>
              <w:t>106.33</w:t>
            </w:r>
          </w:p>
        </w:tc>
      </w:tr>
      <w:tr w:rsidR="00073AD9" w14:paraId="094FD53D" w14:textId="77777777">
        <w:tc>
          <w:tcPr>
            <w:tcW w:w="990" w:type="dxa"/>
          </w:tcPr>
          <w:p w14:paraId="5FC05FB4" w14:textId="77777777" w:rsidR="00073AD9" w:rsidRDefault="00000000">
            <w:pPr>
              <w:pStyle w:val="Compact"/>
            </w:pPr>
            <w:r>
              <w:rPr>
                <w:b/>
                <w:bCs/>
              </w:rPr>
              <w:t>Exposure variable</w:t>
            </w:r>
          </w:p>
        </w:tc>
        <w:tc>
          <w:tcPr>
            <w:tcW w:w="990" w:type="dxa"/>
          </w:tcPr>
          <w:p w14:paraId="72246344" w14:textId="77777777" w:rsidR="00073AD9" w:rsidRDefault="00073AD9">
            <w:pPr>
              <w:pStyle w:val="Compact"/>
            </w:pPr>
          </w:p>
        </w:tc>
        <w:tc>
          <w:tcPr>
            <w:tcW w:w="990" w:type="dxa"/>
          </w:tcPr>
          <w:p w14:paraId="79011099" w14:textId="77777777" w:rsidR="00073AD9" w:rsidRDefault="00073AD9">
            <w:pPr>
              <w:pStyle w:val="Compact"/>
            </w:pPr>
          </w:p>
        </w:tc>
        <w:tc>
          <w:tcPr>
            <w:tcW w:w="990" w:type="dxa"/>
          </w:tcPr>
          <w:p w14:paraId="38E6C92D" w14:textId="77777777" w:rsidR="00073AD9" w:rsidRDefault="00073AD9">
            <w:pPr>
              <w:pStyle w:val="Compact"/>
            </w:pPr>
          </w:p>
        </w:tc>
        <w:tc>
          <w:tcPr>
            <w:tcW w:w="990" w:type="dxa"/>
          </w:tcPr>
          <w:p w14:paraId="08C0861D" w14:textId="77777777" w:rsidR="00073AD9" w:rsidRDefault="00073AD9">
            <w:pPr>
              <w:pStyle w:val="Compact"/>
            </w:pPr>
          </w:p>
        </w:tc>
        <w:tc>
          <w:tcPr>
            <w:tcW w:w="990" w:type="dxa"/>
          </w:tcPr>
          <w:p w14:paraId="5CE5B3F1" w14:textId="77777777" w:rsidR="00073AD9" w:rsidRDefault="00073AD9">
            <w:pPr>
              <w:pStyle w:val="Compact"/>
            </w:pPr>
          </w:p>
        </w:tc>
        <w:tc>
          <w:tcPr>
            <w:tcW w:w="990" w:type="dxa"/>
          </w:tcPr>
          <w:p w14:paraId="7335013C" w14:textId="77777777" w:rsidR="00073AD9" w:rsidRDefault="00073AD9">
            <w:pPr>
              <w:pStyle w:val="Compact"/>
            </w:pPr>
          </w:p>
        </w:tc>
        <w:tc>
          <w:tcPr>
            <w:tcW w:w="990" w:type="dxa"/>
          </w:tcPr>
          <w:p w14:paraId="537D4F16" w14:textId="77777777" w:rsidR="00073AD9" w:rsidRDefault="00073AD9">
            <w:pPr>
              <w:pStyle w:val="Compact"/>
            </w:pPr>
          </w:p>
        </w:tc>
      </w:tr>
      <w:tr w:rsidR="00073AD9" w14:paraId="519DA586" w14:textId="77777777">
        <w:tc>
          <w:tcPr>
            <w:tcW w:w="990" w:type="dxa"/>
          </w:tcPr>
          <w:p w14:paraId="56B43B42" w14:textId="77777777" w:rsidR="00073AD9" w:rsidRDefault="00000000">
            <w:pPr>
              <w:pStyle w:val="Compact"/>
            </w:pPr>
            <w:r>
              <w:t>Habitable-area-weighted slope</w:t>
            </w:r>
          </w:p>
        </w:tc>
        <w:tc>
          <w:tcPr>
            <w:tcW w:w="990" w:type="dxa"/>
          </w:tcPr>
          <w:p w14:paraId="5B52325C" w14:textId="77777777" w:rsidR="00073AD9" w:rsidRDefault="00000000">
            <w:pPr>
              <w:pStyle w:val="Compact"/>
            </w:pPr>
            <w:r>
              <w:t>degrees</w:t>
            </w:r>
          </w:p>
        </w:tc>
        <w:tc>
          <w:tcPr>
            <w:tcW w:w="990" w:type="dxa"/>
          </w:tcPr>
          <w:p w14:paraId="7B62D606" w14:textId="77777777" w:rsidR="00073AD9" w:rsidRDefault="00000000">
            <w:pPr>
              <w:pStyle w:val="Compact"/>
              <w:jc w:val="right"/>
            </w:pPr>
            <w:r>
              <w:t>47</w:t>
            </w:r>
          </w:p>
        </w:tc>
        <w:tc>
          <w:tcPr>
            <w:tcW w:w="990" w:type="dxa"/>
          </w:tcPr>
          <w:p w14:paraId="19B9A5E2" w14:textId="77777777" w:rsidR="00073AD9" w:rsidRDefault="00000000">
            <w:pPr>
              <w:pStyle w:val="Compact"/>
              <w:jc w:val="right"/>
            </w:pPr>
            <w:r>
              <w:t>8.57</w:t>
            </w:r>
          </w:p>
        </w:tc>
        <w:tc>
          <w:tcPr>
            <w:tcW w:w="990" w:type="dxa"/>
          </w:tcPr>
          <w:p w14:paraId="021D92C4" w14:textId="77777777" w:rsidR="00073AD9" w:rsidRDefault="00000000">
            <w:pPr>
              <w:pStyle w:val="Compact"/>
              <w:jc w:val="right"/>
            </w:pPr>
            <w:r>
              <w:t>3.16</w:t>
            </w:r>
          </w:p>
        </w:tc>
        <w:tc>
          <w:tcPr>
            <w:tcW w:w="990" w:type="dxa"/>
          </w:tcPr>
          <w:p w14:paraId="43941D81" w14:textId="77777777" w:rsidR="00073AD9" w:rsidRDefault="00000000">
            <w:pPr>
              <w:pStyle w:val="Compact"/>
              <w:jc w:val="right"/>
            </w:pPr>
            <w:r>
              <w:t>1.81</w:t>
            </w:r>
          </w:p>
        </w:tc>
        <w:tc>
          <w:tcPr>
            <w:tcW w:w="990" w:type="dxa"/>
          </w:tcPr>
          <w:p w14:paraId="243CAF77" w14:textId="77777777" w:rsidR="00073AD9" w:rsidRDefault="00000000">
            <w:pPr>
              <w:pStyle w:val="Compact"/>
              <w:jc w:val="right"/>
            </w:pPr>
            <w:r>
              <w:t>8.36</w:t>
            </w:r>
          </w:p>
        </w:tc>
        <w:tc>
          <w:tcPr>
            <w:tcW w:w="990" w:type="dxa"/>
          </w:tcPr>
          <w:p w14:paraId="47242B4B" w14:textId="77777777" w:rsidR="00073AD9" w:rsidRDefault="00000000">
            <w:pPr>
              <w:pStyle w:val="Compact"/>
              <w:jc w:val="right"/>
            </w:pPr>
            <w:r>
              <w:t>15.43</w:t>
            </w:r>
          </w:p>
        </w:tc>
      </w:tr>
      <w:tr w:rsidR="00073AD9" w14:paraId="49560B55" w14:textId="77777777">
        <w:tc>
          <w:tcPr>
            <w:tcW w:w="990" w:type="dxa"/>
          </w:tcPr>
          <w:p w14:paraId="27E3F83F" w14:textId="77777777" w:rsidR="00073AD9" w:rsidRDefault="00000000">
            <w:pPr>
              <w:pStyle w:val="Compact"/>
            </w:pPr>
            <w:r>
              <w:t>Simple mean slope</w:t>
            </w:r>
          </w:p>
        </w:tc>
        <w:tc>
          <w:tcPr>
            <w:tcW w:w="990" w:type="dxa"/>
          </w:tcPr>
          <w:p w14:paraId="6FB7584F" w14:textId="77777777" w:rsidR="00073AD9" w:rsidRDefault="00000000">
            <w:pPr>
              <w:pStyle w:val="Compact"/>
            </w:pPr>
            <w:r>
              <w:t>degrees</w:t>
            </w:r>
          </w:p>
        </w:tc>
        <w:tc>
          <w:tcPr>
            <w:tcW w:w="990" w:type="dxa"/>
          </w:tcPr>
          <w:p w14:paraId="67C3BD37" w14:textId="77777777" w:rsidR="00073AD9" w:rsidRDefault="00000000">
            <w:pPr>
              <w:pStyle w:val="Compact"/>
              <w:jc w:val="right"/>
            </w:pPr>
            <w:r>
              <w:t>47</w:t>
            </w:r>
          </w:p>
        </w:tc>
        <w:tc>
          <w:tcPr>
            <w:tcW w:w="990" w:type="dxa"/>
          </w:tcPr>
          <w:p w14:paraId="5B3EE42F" w14:textId="77777777" w:rsidR="00073AD9" w:rsidRDefault="00000000">
            <w:pPr>
              <w:pStyle w:val="Compact"/>
              <w:jc w:val="right"/>
            </w:pPr>
            <w:r>
              <w:t>8.28</w:t>
            </w:r>
          </w:p>
        </w:tc>
        <w:tc>
          <w:tcPr>
            <w:tcW w:w="990" w:type="dxa"/>
          </w:tcPr>
          <w:p w14:paraId="16C4CCEC" w14:textId="77777777" w:rsidR="00073AD9" w:rsidRDefault="00000000">
            <w:pPr>
              <w:pStyle w:val="Compact"/>
              <w:jc w:val="right"/>
            </w:pPr>
            <w:r>
              <w:t>2.90</w:t>
            </w:r>
          </w:p>
        </w:tc>
        <w:tc>
          <w:tcPr>
            <w:tcW w:w="990" w:type="dxa"/>
          </w:tcPr>
          <w:p w14:paraId="16F63827" w14:textId="77777777" w:rsidR="00073AD9" w:rsidRDefault="00000000">
            <w:pPr>
              <w:pStyle w:val="Compact"/>
              <w:jc w:val="right"/>
            </w:pPr>
            <w:r>
              <w:t>1.88</w:t>
            </w:r>
          </w:p>
        </w:tc>
        <w:tc>
          <w:tcPr>
            <w:tcW w:w="990" w:type="dxa"/>
          </w:tcPr>
          <w:p w14:paraId="7ED4EF67" w14:textId="77777777" w:rsidR="00073AD9" w:rsidRDefault="00000000">
            <w:pPr>
              <w:pStyle w:val="Compact"/>
              <w:jc w:val="right"/>
            </w:pPr>
            <w:r>
              <w:t>8.18</w:t>
            </w:r>
          </w:p>
        </w:tc>
        <w:tc>
          <w:tcPr>
            <w:tcW w:w="990" w:type="dxa"/>
          </w:tcPr>
          <w:p w14:paraId="49F14E4F" w14:textId="77777777" w:rsidR="00073AD9" w:rsidRDefault="00000000">
            <w:pPr>
              <w:pStyle w:val="Compact"/>
              <w:jc w:val="right"/>
            </w:pPr>
            <w:r>
              <w:t>14.22</w:t>
            </w:r>
          </w:p>
        </w:tc>
      </w:tr>
      <w:tr w:rsidR="00073AD9" w14:paraId="7162947B" w14:textId="77777777">
        <w:tc>
          <w:tcPr>
            <w:tcW w:w="990" w:type="dxa"/>
          </w:tcPr>
          <w:p w14:paraId="04FDA588" w14:textId="77777777" w:rsidR="00073AD9" w:rsidRDefault="00000000">
            <w:pPr>
              <w:pStyle w:val="Compact"/>
            </w:pPr>
            <w:r>
              <w:rPr>
                <w:b/>
                <w:bCs/>
              </w:rPr>
              <w:t>Covariate variables</w:t>
            </w:r>
          </w:p>
        </w:tc>
        <w:tc>
          <w:tcPr>
            <w:tcW w:w="990" w:type="dxa"/>
          </w:tcPr>
          <w:p w14:paraId="11C40A3B" w14:textId="77777777" w:rsidR="00073AD9" w:rsidRDefault="00073AD9">
            <w:pPr>
              <w:pStyle w:val="Compact"/>
            </w:pPr>
          </w:p>
        </w:tc>
        <w:tc>
          <w:tcPr>
            <w:tcW w:w="990" w:type="dxa"/>
          </w:tcPr>
          <w:p w14:paraId="28C93946" w14:textId="77777777" w:rsidR="00073AD9" w:rsidRDefault="00073AD9">
            <w:pPr>
              <w:pStyle w:val="Compact"/>
            </w:pPr>
          </w:p>
        </w:tc>
        <w:tc>
          <w:tcPr>
            <w:tcW w:w="990" w:type="dxa"/>
          </w:tcPr>
          <w:p w14:paraId="4AA702FA" w14:textId="77777777" w:rsidR="00073AD9" w:rsidRDefault="00073AD9">
            <w:pPr>
              <w:pStyle w:val="Compact"/>
            </w:pPr>
          </w:p>
        </w:tc>
        <w:tc>
          <w:tcPr>
            <w:tcW w:w="990" w:type="dxa"/>
          </w:tcPr>
          <w:p w14:paraId="042A14C7" w14:textId="77777777" w:rsidR="00073AD9" w:rsidRDefault="00073AD9">
            <w:pPr>
              <w:pStyle w:val="Compact"/>
            </w:pPr>
          </w:p>
        </w:tc>
        <w:tc>
          <w:tcPr>
            <w:tcW w:w="990" w:type="dxa"/>
          </w:tcPr>
          <w:p w14:paraId="5D6BD59B" w14:textId="77777777" w:rsidR="00073AD9" w:rsidRDefault="00073AD9">
            <w:pPr>
              <w:pStyle w:val="Compact"/>
            </w:pPr>
          </w:p>
        </w:tc>
        <w:tc>
          <w:tcPr>
            <w:tcW w:w="990" w:type="dxa"/>
          </w:tcPr>
          <w:p w14:paraId="0CEE87CF" w14:textId="77777777" w:rsidR="00073AD9" w:rsidRDefault="00073AD9">
            <w:pPr>
              <w:pStyle w:val="Compact"/>
            </w:pPr>
          </w:p>
        </w:tc>
        <w:tc>
          <w:tcPr>
            <w:tcW w:w="990" w:type="dxa"/>
          </w:tcPr>
          <w:p w14:paraId="35DCC446" w14:textId="77777777" w:rsidR="00073AD9" w:rsidRDefault="00073AD9">
            <w:pPr>
              <w:pStyle w:val="Compact"/>
            </w:pPr>
          </w:p>
        </w:tc>
      </w:tr>
      <w:tr w:rsidR="00073AD9" w14:paraId="5EB0491F" w14:textId="77777777">
        <w:tc>
          <w:tcPr>
            <w:tcW w:w="990" w:type="dxa"/>
          </w:tcPr>
          <w:p w14:paraId="6DE737D4" w14:textId="77777777" w:rsidR="00073AD9" w:rsidRDefault="00000000">
            <w:pPr>
              <w:pStyle w:val="Compact"/>
            </w:pPr>
            <w:r>
              <w:t>Aging rate (≥65 years)</w:t>
            </w:r>
          </w:p>
        </w:tc>
        <w:tc>
          <w:tcPr>
            <w:tcW w:w="990" w:type="dxa"/>
          </w:tcPr>
          <w:p w14:paraId="5A55B7AD" w14:textId="77777777" w:rsidR="00073AD9" w:rsidRDefault="00000000">
            <w:pPr>
              <w:pStyle w:val="Compact"/>
            </w:pPr>
            <w:r>
              <w:t>%</w:t>
            </w:r>
          </w:p>
        </w:tc>
        <w:tc>
          <w:tcPr>
            <w:tcW w:w="990" w:type="dxa"/>
          </w:tcPr>
          <w:p w14:paraId="257444D6" w14:textId="77777777" w:rsidR="00073AD9" w:rsidRDefault="00000000">
            <w:pPr>
              <w:pStyle w:val="Compact"/>
              <w:jc w:val="right"/>
            </w:pPr>
            <w:r>
              <w:t>47</w:t>
            </w:r>
          </w:p>
        </w:tc>
        <w:tc>
          <w:tcPr>
            <w:tcW w:w="990" w:type="dxa"/>
          </w:tcPr>
          <w:p w14:paraId="7881892D" w14:textId="77777777" w:rsidR="00073AD9" w:rsidRDefault="00000000">
            <w:pPr>
              <w:pStyle w:val="Compact"/>
              <w:jc w:val="right"/>
            </w:pPr>
            <w:r>
              <w:t>30.74</w:t>
            </w:r>
          </w:p>
        </w:tc>
        <w:tc>
          <w:tcPr>
            <w:tcW w:w="990" w:type="dxa"/>
          </w:tcPr>
          <w:p w14:paraId="1C786F79" w14:textId="77777777" w:rsidR="00073AD9" w:rsidRDefault="00000000">
            <w:pPr>
              <w:pStyle w:val="Compact"/>
              <w:jc w:val="right"/>
            </w:pPr>
            <w:r>
              <w:t>3.10</w:t>
            </w:r>
          </w:p>
        </w:tc>
        <w:tc>
          <w:tcPr>
            <w:tcW w:w="990" w:type="dxa"/>
          </w:tcPr>
          <w:p w14:paraId="53592CA1" w14:textId="77777777" w:rsidR="00073AD9" w:rsidRDefault="00000000">
            <w:pPr>
              <w:pStyle w:val="Compact"/>
              <w:jc w:val="right"/>
            </w:pPr>
            <w:r>
              <w:t>22.61</w:t>
            </w:r>
          </w:p>
        </w:tc>
        <w:tc>
          <w:tcPr>
            <w:tcW w:w="990" w:type="dxa"/>
          </w:tcPr>
          <w:p w14:paraId="1F11F4C2" w14:textId="77777777" w:rsidR="00073AD9" w:rsidRDefault="00000000">
            <w:pPr>
              <w:pStyle w:val="Compact"/>
              <w:jc w:val="right"/>
            </w:pPr>
            <w:r>
              <w:t>31.26</w:t>
            </w:r>
          </w:p>
        </w:tc>
        <w:tc>
          <w:tcPr>
            <w:tcW w:w="990" w:type="dxa"/>
          </w:tcPr>
          <w:p w14:paraId="0EE768E8" w14:textId="77777777" w:rsidR="00073AD9" w:rsidRDefault="00000000">
            <w:pPr>
              <w:pStyle w:val="Compact"/>
              <w:jc w:val="right"/>
            </w:pPr>
            <w:r>
              <w:t>36.45</w:t>
            </w:r>
          </w:p>
        </w:tc>
      </w:tr>
      <w:tr w:rsidR="00073AD9" w14:paraId="15852BC5" w14:textId="77777777">
        <w:tc>
          <w:tcPr>
            <w:tcW w:w="990" w:type="dxa"/>
          </w:tcPr>
          <w:p w14:paraId="2BF216FC" w14:textId="77777777" w:rsidR="00073AD9" w:rsidRDefault="00000000">
            <w:pPr>
              <w:pStyle w:val="Compact"/>
            </w:pPr>
            <w:r>
              <w:t>Fast walking rate</w:t>
            </w:r>
          </w:p>
        </w:tc>
        <w:tc>
          <w:tcPr>
            <w:tcW w:w="990" w:type="dxa"/>
          </w:tcPr>
          <w:p w14:paraId="01688A88" w14:textId="77777777" w:rsidR="00073AD9" w:rsidRDefault="00000000">
            <w:pPr>
              <w:pStyle w:val="Compact"/>
            </w:pPr>
            <w:r>
              <w:t>%</w:t>
            </w:r>
          </w:p>
        </w:tc>
        <w:tc>
          <w:tcPr>
            <w:tcW w:w="990" w:type="dxa"/>
          </w:tcPr>
          <w:p w14:paraId="229733BD" w14:textId="77777777" w:rsidR="00073AD9" w:rsidRDefault="00000000">
            <w:pPr>
              <w:pStyle w:val="Compact"/>
              <w:jc w:val="right"/>
            </w:pPr>
            <w:r>
              <w:t>47</w:t>
            </w:r>
          </w:p>
        </w:tc>
        <w:tc>
          <w:tcPr>
            <w:tcW w:w="990" w:type="dxa"/>
          </w:tcPr>
          <w:p w14:paraId="1DA89335" w14:textId="77777777" w:rsidR="00073AD9" w:rsidRDefault="00000000">
            <w:pPr>
              <w:pStyle w:val="Compact"/>
              <w:jc w:val="right"/>
            </w:pPr>
            <w:r>
              <w:t>48.62</w:t>
            </w:r>
          </w:p>
        </w:tc>
        <w:tc>
          <w:tcPr>
            <w:tcW w:w="990" w:type="dxa"/>
          </w:tcPr>
          <w:p w14:paraId="67242A69" w14:textId="77777777" w:rsidR="00073AD9" w:rsidRDefault="00000000">
            <w:pPr>
              <w:pStyle w:val="Compact"/>
              <w:jc w:val="right"/>
            </w:pPr>
            <w:r>
              <w:t>4.34</w:t>
            </w:r>
          </w:p>
        </w:tc>
        <w:tc>
          <w:tcPr>
            <w:tcW w:w="990" w:type="dxa"/>
          </w:tcPr>
          <w:p w14:paraId="717BF1A5" w14:textId="77777777" w:rsidR="00073AD9" w:rsidRDefault="00000000">
            <w:pPr>
              <w:pStyle w:val="Compact"/>
              <w:jc w:val="right"/>
            </w:pPr>
            <w:r>
              <w:t>29.79</w:t>
            </w:r>
          </w:p>
        </w:tc>
        <w:tc>
          <w:tcPr>
            <w:tcW w:w="990" w:type="dxa"/>
          </w:tcPr>
          <w:p w14:paraId="3AF233E3" w14:textId="77777777" w:rsidR="00073AD9" w:rsidRDefault="00000000">
            <w:pPr>
              <w:pStyle w:val="Compact"/>
              <w:jc w:val="right"/>
            </w:pPr>
            <w:r>
              <w:t>49.23</w:t>
            </w:r>
          </w:p>
        </w:tc>
        <w:tc>
          <w:tcPr>
            <w:tcW w:w="990" w:type="dxa"/>
          </w:tcPr>
          <w:p w14:paraId="78BD697F" w14:textId="77777777" w:rsidR="00073AD9" w:rsidRDefault="00000000">
            <w:pPr>
              <w:pStyle w:val="Compact"/>
              <w:jc w:val="right"/>
            </w:pPr>
            <w:r>
              <w:t>57.30</w:t>
            </w:r>
          </w:p>
        </w:tc>
      </w:tr>
      <w:tr w:rsidR="00073AD9" w14:paraId="55C025C4" w14:textId="77777777">
        <w:tc>
          <w:tcPr>
            <w:tcW w:w="990" w:type="dxa"/>
          </w:tcPr>
          <w:p w14:paraId="30ECD725" w14:textId="77777777" w:rsidR="00073AD9" w:rsidRDefault="00000000">
            <w:pPr>
              <w:pStyle w:val="Compact"/>
            </w:pPr>
            <w:r>
              <w:t>Population density</w:t>
            </w:r>
          </w:p>
        </w:tc>
        <w:tc>
          <w:tcPr>
            <w:tcW w:w="990" w:type="dxa"/>
          </w:tcPr>
          <w:p w14:paraId="09067139" w14:textId="77777777" w:rsidR="00073AD9" w:rsidRDefault="00000000">
            <w:pPr>
              <w:pStyle w:val="Compact"/>
            </w:pPr>
            <w:r>
              <w:t>persons/km²</w:t>
            </w:r>
          </w:p>
        </w:tc>
        <w:tc>
          <w:tcPr>
            <w:tcW w:w="990" w:type="dxa"/>
          </w:tcPr>
          <w:p w14:paraId="573255D2" w14:textId="77777777" w:rsidR="00073AD9" w:rsidRDefault="00000000">
            <w:pPr>
              <w:pStyle w:val="Compact"/>
              <w:jc w:val="right"/>
            </w:pPr>
            <w:r>
              <w:t>47</w:t>
            </w:r>
          </w:p>
        </w:tc>
        <w:tc>
          <w:tcPr>
            <w:tcW w:w="990" w:type="dxa"/>
          </w:tcPr>
          <w:p w14:paraId="41134962" w14:textId="77777777" w:rsidR="00073AD9" w:rsidRDefault="00000000">
            <w:pPr>
              <w:pStyle w:val="Compact"/>
              <w:jc w:val="right"/>
            </w:pPr>
            <w:r>
              <w:t>657</w:t>
            </w:r>
          </w:p>
        </w:tc>
        <w:tc>
          <w:tcPr>
            <w:tcW w:w="990" w:type="dxa"/>
          </w:tcPr>
          <w:p w14:paraId="1BF30441" w14:textId="77777777" w:rsidR="00073AD9" w:rsidRDefault="00000000">
            <w:pPr>
              <w:pStyle w:val="Compact"/>
              <w:jc w:val="right"/>
            </w:pPr>
            <w:r>
              <w:t>1,223</w:t>
            </w:r>
          </w:p>
        </w:tc>
        <w:tc>
          <w:tcPr>
            <w:tcW w:w="990" w:type="dxa"/>
          </w:tcPr>
          <w:p w14:paraId="54F6E84F" w14:textId="77777777" w:rsidR="00073AD9" w:rsidRDefault="00000000">
            <w:pPr>
              <w:pStyle w:val="Compact"/>
              <w:jc w:val="right"/>
            </w:pPr>
            <w:r>
              <w:t>62.63</w:t>
            </w:r>
          </w:p>
        </w:tc>
        <w:tc>
          <w:tcPr>
            <w:tcW w:w="990" w:type="dxa"/>
          </w:tcPr>
          <w:p w14:paraId="1F3B0F78" w14:textId="77777777" w:rsidR="00073AD9" w:rsidRDefault="00000000">
            <w:pPr>
              <w:pStyle w:val="Compact"/>
              <w:jc w:val="right"/>
            </w:pPr>
            <w:r>
              <w:t>265.44</w:t>
            </w:r>
          </w:p>
        </w:tc>
        <w:tc>
          <w:tcPr>
            <w:tcW w:w="990" w:type="dxa"/>
          </w:tcPr>
          <w:p w14:paraId="37CD303B" w14:textId="77777777" w:rsidR="00073AD9" w:rsidRDefault="00000000">
            <w:pPr>
              <w:pStyle w:val="Compact"/>
              <w:jc w:val="right"/>
            </w:pPr>
            <w:r>
              <w:t>6,402.64</w:t>
            </w:r>
          </w:p>
        </w:tc>
      </w:tr>
    </w:tbl>
    <w:p w14:paraId="4775C458" w14:textId="77777777" w:rsidR="00073AD9" w:rsidRDefault="00000000">
      <w:r>
        <w:pict w14:anchorId="0E76C796">
          <v:rect id="_x0000_i1033" style="width:0;height:1.5pt" o:hralign="center" o:hrstd="t" o:hr="t"/>
        </w:pict>
      </w:r>
    </w:p>
    <w:p w14:paraId="0BFA2C47" w14:textId="77777777" w:rsidR="00073AD9" w:rsidRDefault="00000000">
      <w:pPr>
        <w:pStyle w:val="2"/>
      </w:pPr>
      <w:bookmarkStart w:id="223" w:name="Xc4d8efe96bb5dc084b3a6055df59151a4b74ad0"/>
      <w:bookmarkEnd w:id="221"/>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77777777" w:rsidR="00073AD9" w:rsidRDefault="00000000">
            <w:pPr>
              <w:pStyle w:val="Compact"/>
            </w:pPr>
            <w:r>
              <w:t>Pop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4" style="width:0;height:1.5pt" o:hralign="center" o:hrstd="t" o:hr="t"/>
        </w:pict>
      </w:r>
    </w:p>
    <w:p w14:paraId="43073005" w14:textId="77777777" w:rsidR="00073AD9" w:rsidRDefault="00000000">
      <w:pPr>
        <w:pStyle w:val="2"/>
      </w:pPr>
      <w:bookmarkStart w:id="224" w:name="X6fac7f2e493ef5b618f5ac39729b4328cfa1bc7"/>
      <w:bookmarkEnd w:id="223"/>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7777777"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p>
    <w:p w14:paraId="3256D555" w14:textId="77777777" w:rsidR="00073AD9" w:rsidRDefault="00000000">
      <w:r>
        <w:pict w14:anchorId="37FC4F6D">
          <v:rect id="_x0000_i1035" style="width:0;height:1.5pt" o:hralign="center" o:hrstd="t" o:hr="t"/>
        </w:pict>
      </w:r>
    </w:p>
    <w:p w14:paraId="4842FE63" w14:textId="77777777" w:rsidR="00073AD9" w:rsidRDefault="00000000">
      <w:pPr>
        <w:pStyle w:val="2"/>
      </w:pPr>
      <w:bookmarkStart w:id="225" w:name="Xdeb87af7aa3e82ca70e47e493f4f841d319d1c1"/>
      <w:bookmarkEnd w:id="224"/>
      <w:r>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lastRenderedPageBreak/>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176A235D" w14:textId="77777777" w:rsidR="00073AD9" w:rsidRDefault="00000000">
      <w:r>
        <w:pict w14:anchorId="657FDAF1">
          <v:rect id="_x0000_i1036" style="width:0;height:1.5pt" o:hralign="center" o:hrstd="t" o:hr="t"/>
        </w:pict>
      </w:r>
    </w:p>
    <w:p w14:paraId="5DDB7229" w14:textId="77777777" w:rsidR="00073AD9" w:rsidRDefault="00000000">
      <w:pPr>
        <w:pStyle w:val="2"/>
      </w:pPr>
      <w:bookmarkStart w:id="226" w:name="figure-legends"/>
      <w:bookmarkEnd w:id="225"/>
      <w:r>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2F4B4798" w14:textId="77777777" w:rsidR="00073AD9" w:rsidRDefault="00000000">
      <w:pPr>
        <w:pStyle w:val="a0"/>
      </w:pPr>
      <w:r>
        <w:rPr>
          <w:b/>
          <w:bCs/>
        </w:rPr>
        <w:t>Figure 3.</w:t>
      </w:r>
      <w:r>
        <w:t xml:space="preserve"> Scatter matrix showing pairwise relationships among terrain slope, hip fracture rate, aging rate, and fast walking rate across 47 Japanese prefectures.</w:t>
      </w:r>
    </w:p>
    <w:p w14:paraId="7606531B" w14:textId="77777777" w:rsidR="00073AD9" w:rsidRDefault="00000000">
      <w:pPr>
        <w:pStyle w:val="a0"/>
      </w:pPr>
      <w:r>
        <w:rPr>
          <w:b/>
          <w:bCs/>
        </w:rPr>
        <w:t>Figure 4.</w:t>
      </w:r>
      <w:r>
        <w:t xml:space="preserve"> Prefectural distribution of habitable-area-weighted terrain slope (degrees) across Japan. Darker shading indicates steeper terrain. Prefectures in the Chugoku, Shikoku, and Kyushu mountain ranges show the highest slope values.</w:t>
      </w:r>
    </w:p>
    <w:p w14:paraId="6BAF182F" w14:textId="77777777" w:rsidR="00073AD9" w:rsidRDefault="00000000">
      <w:pPr>
        <w:pStyle w:val="a0"/>
      </w:pPr>
      <w:r>
        <w:rPr>
          <w:b/>
          <w:bCs/>
        </w:rPr>
        <w:t>Figure 5.</w:t>
      </w:r>
      <w:r>
        <w:t xml:space="preserve"> Prefectural distribution of hip fracture surgery rate (per 100,000 population) across Japan. Darker shading indicates higher rates. Prefectures in mountainous regions tend to show elevated rates.</w:t>
      </w:r>
    </w:p>
    <w:p w14:paraId="373FBA23" w14:textId="77777777" w:rsidR="00073AD9" w:rsidRDefault="00000000">
      <w:pPr>
        <w:pStyle w:val="a0"/>
      </w:pPr>
      <w:r>
        <w:rPr>
          <w:b/>
          <w:bCs/>
        </w:rPr>
        <w:t>Figure 6.</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p>
    <w:p w14:paraId="22D49C52" w14:textId="77777777" w:rsidR="00073AD9" w:rsidRDefault="00000000">
      <w:pPr>
        <w:pStyle w:val="2"/>
      </w:pPr>
      <w:bookmarkStart w:id="227" w:name="figure-1"/>
      <w:bookmarkEnd w:id="226"/>
      <w:r>
        <w:lastRenderedPageBreak/>
        <w:t>Figure 1</w:t>
      </w:r>
    </w:p>
    <w:p w14:paraId="517DB3D4" w14:textId="77777777" w:rsidR="00073AD9" w:rsidRDefault="00000000">
      <w:pPr>
        <w:pStyle w:val="FirstParagraph"/>
      </w:pPr>
      <w:commentRangeStart w:id="228"/>
      <w:r>
        <w:rPr>
          <w:noProof/>
        </w:rPr>
        <w:drawing>
          <wp:inline distT="0" distB="0" distL="0" distR="0" wp14:anchorId="74FF414A" wp14:editId="7F78A9BE">
            <wp:extent cx="5334000" cy="3556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_Analysis/results/figures/scatter_slope_fracture.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commentRangeEnd w:id="228"/>
      <w:r w:rsidR="00CA66DC">
        <w:rPr>
          <w:rStyle w:val="af2"/>
        </w:rPr>
        <w:commentReference w:id="228"/>
      </w:r>
    </w:p>
    <w:p w14:paraId="5E68B523" w14:textId="77777777" w:rsidR="00073AD9" w:rsidRDefault="00000000">
      <w:pPr>
        <w:pStyle w:val="2"/>
      </w:pPr>
      <w:bookmarkStart w:id="229" w:name="figure-2"/>
      <w:bookmarkEnd w:id="227"/>
      <w:r>
        <w:lastRenderedPageBreak/>
        <w:t>Figure 2</w:t>
      </w:r>
    </w:p>
    <w:p w14:paraId="71F9F9D8" w14:textId="77777777" w:rsidR="00073AD9" w:rsidRDefault="00000000">
      <w:pPr>
        <w:pStyle w:val="FirstParagraph"/>
      </w:pPr>
      <w:r>
        <w:rPr>
          <w:noProof/>
        </w:rPr>
        <w:drawing>
          <wp:inline distT="0" distB="0" distL="0" distR="0" wp14:anchorId="5314D396" wp14:editId="6105FB2E">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DF2D685" w14:textId="77777777" w:rsidR="00073AD9" w:rsidRDefault="00000000">
      <w:pPr>
        <w:pStyle w:val="2"/>
      </w:pPr>
      <w:bookmarkStart w:id="230" w:name="figure-3"/>
      <w:bookmarkEnd w:id="229"/>
      <w:commentRangeStart w:id="231"/>
      <w:r>
        <w:lastRenderedPageBreak/>
        <w:t>Figure 3</w:t>
      </w:r>
      <w:commentRangeEnd w:id="231"/>
      <w:r w:rsidR="00E938C0">
        <w:rPr>
          <w:rStyle w:val="af2"/>
          <w:rFonts w:asciiTheme="minorHAnsi" w:eastAsiaTheme="minorEastAsia" w:hAnsiTheme="minorHAnsi" w:cstheme="minorBidi"/>
          <w:color w:val="auto"/>
        </w:rPr>
        <w:commentReference w:id="231"/>
      </w:r>
    </w:p>
    <w:p w14:paraId="081C7A52" w14:textId="77777777" w:rsidR="00073AD9" w:rsidRDefault="00000000">
      <w:pPr>
        <w:pStyle w:val="FirstParagraph"/>
      </w:pPr>
      <w:r>
        <w:rPr>
          <w:noProof/>
        </w:rPr>
        <w:drawing>
          <wp:inline distT="0" distB="0" distL="0" distR="0" wp14:anchorId="3D81FDCF" wp14:editId="3EF2CFD5">
            <wp:extent cx="5334000" cy="5334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03_Analysis/results/figures/scatter_matrix.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478D52A3" w14:textId="77777777" w:rsidR="00073AD9" w:rsidRDefault="00000000">
      <w:pPr>
        <w:pStyle w:val="2"/>
      </w:pPr>
      <w:bookmarkStart w:id="232" w:name="figure-4"/>
      <w:bookmarkEnd w:id="230"/>
      <w:r>
        <w:lastRenderedPageBreak/>
        <w:t>Figure 4</w:t>
      </w:r>
    </w:p>
    <w:p w14:paraId="13A80F8F" w14:textId="77777777" w:rsidR="00073AD9" w:rsidRDefault="00000000">
      <w:pPr>
        <w:pStyle w:val="FirstParagraph"/>
      </w:pPr>
      <w:r>
        <w:rPr>
          <w:noProof/>
        </w:rPr>
        <w:drawing>
          <wp:inline distT="0" distB="0" distL="0" distR="0" wp14:anchorId="041BEBDC" wp14:editId="3E34035B">
            <wp:extent cx="5334000" cy="4655059"/>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3_Analysis/results/figures/fig_map_slope.png"/>
                    <pic:cNvPicPr>
                      <a:picLocks noChangeAspect="1" noChangeArrowheads="1"/>
                    </pic:cNvPicPr>
                  </pic:nvPicPr>
                  <pic:blipFill>
                    <a:blip r:embed="rId12"/>
                    <a:stretch>
                      <a:fillRect/>
                    </a:stretch>
                  </pic:blipFill>
                  <pic:spPr bwMode="auto">
                    <a:xfrm>
                      <a:off x="0" y="0"/>
                      <a:ext cx="5334000" cy="4655059"/>
                    </a:xfrm>
                    <a:prstGeom prst="rect">
                      <a:avLst/>
                    </a:prstGeom>
                    <a:noFill/>
                    <a:ln w="9525">
                      <a:noFill/>
                      <a:headEnd/>
                      <a:tailEnd/>
                    </a:ln>
                  </pic:spPr>
                </pic:pic>
              </a:graphicData>
            </a:graphic>
          </wp:inline>
        </w:drawing>
      </w:r>
    </w:p>
    <w:p w14:paraId="31699A58" w14:textId="77777777" w:rsidR="00073AD9" w:rsidRDefault="00000000">
      <w:pPr>
        <w:pStyle w:val="2"/>
      </w:pPr>
      <w:bookmarkStart w:id="233" w:name="figure-5"/>
      <w:bookmarkEnd w:id="232"/>
      <w:r>
        <w:lastRenderedPageBreak/>
        <w:t>Figure 5</w:t>
      </w:r>
    </w:p>
    <w:p w14:paraId="3B53010E" w14:textId="77777777" w:rsidR="00073AD9" w:rsidRDefault="00000000">
      <w:pPr>
        <w:pStyle w:val="FirstParagraph"/>
      </w:pPr>
      <w:r>
        <w:rPr>
          <w:noProof/>
        </w:rPr>
        <w:drawing>
          <wp:inline distT="0" distB="0" distL="0" distR="0" wp14:anchorId="6C7188E1" wp14:editId="5A9D233C">
            <wp:extent cx="5334000" cy="4527523"/>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03_Analysis/results/figures/fig_map_fracture.png"/>
                    <pic:cNvPicPr>
                      <a:picLocks noChangeAspect="1" noChangeArrowheads="1"/>
                    </pic:cNvPicPr>
                  </pic:nvPicPr>
                  <pic:blipFill>
                    <a:blip r:embed="rId13"/>
                    <a:stretch>
                      <a:fillRect/>
                    </a:stretch>
                  </pic:blipFill>
                  <pic:spPr bwMode="auto">
                    <a:xfrm>
                      <a:off x="0" y="0"/>
                      <a:ext cx="5334000" cy="4527523"/>
                    </a:xfrm>
                    <a:prstGeom prst="rect">
                      <a:avLst/>
                    </a:prstGeom>
                    <a:noFill/>
                    <a:ln w="9525">
                      <a:noFill/>
                      <a:headEnd/>
                      <a:tailEnd/>
                    </a:ln>
                  </pic:spPr>
                </pic:pic>
              </a:graphicData>
            </a:graphic>
          </wp:inline>
        </w:drawing>
      </w:r>
    </w:p>
    <w:p w14:paraId="7A5C3CD1" w14:textId="77777777" w:rsidR="00073AD9" w:rsidRDefault="00000000">
      <w:pPr>
        <w:pStyle w:val="2"/>
      </w:pPr>
      <w:bookmarkStart w:id="234" w:name="figure-6"/>
      <w:bookmarkEnd w:id="233"/>
      <w:r>
        <w:lastRenderedPageBreak/>
        <w:t>Figure 6</w:t>
      </w:r>
    </w:p>
    <w:p w14:paraId="3F9609BF" w14:textId="77777777" w:rsidR="00073AD9" w:rsidRDefault="00000000">
      <w:pPr>
        <w:pStyle w:val="FirstParagraph"/>
      </w:pPr>
      <w:r>
        <w:rPr>
          <w:noProof/>
        </w:rPr>
        <w:drawing>
          <wp:inline distT="0" distB="0" distL="0" distR="0" wp14:anchorId="595DAC9B" wp14:editId="79B3A127">
            <wp:extent cx="5334000" cy="544653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3_Analysis/results/figures/fig_map_bivariate.png"/>
                    <pic:cNvPicPr>
                      <a:picLocks noChangeAspect="1" noChangeArrowheads="1"/>
                    </pic:cNvPicPr>
                  </pic:nvPicPr>
                  <pic:blipFill>
                    <a:blip r:embed="rId14"/>
                    <a:stretch>
                      <a:fillRect/>
                    </a:stretch>
                  </pic:blipFill>
                  <pic:spPr bwMode="auto">
                    <a:xfrm>
                      <a:off x="0" y="0"/>
                      <a:ext cx="5334000" cy="5446531"/>
                    </a:xfrm>
                    <a:prstGeom prst="rect">
                      <a:avLst/>
                    </a:prstGeom>
                    <a:noFill/>
                    <a:ln w="9525">
                      <a:noFill/>
                      <a:headEnd/>
                      <a:tailEnd/>
                    </a:ln>
                  </pic:spPr>
                </pic:pic>
              </a:graphicData>
            </a:graphic>
          </wp:inline>
        </w:drawing>
      </w:r>
      <w:bookmarkEnd w:id="220"/>
      <w:bookmarkEnd w:id="234"/>
    </w:p>
    <w:sectPr w:rsidR="00073AD9">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哲也 大平" w:date="2026-04-12T21:50:00Z" w:initials="哲大">
    <w:p w14:paraId="67D64AEC" w14:textId="4B93B638" w:rsidR="00CA66DC" w:rsidRDefault="00CA66DC">
      <w:pPr>
        <w:pStyle w:val="af3"/>
        <w:rPr>
          <w:lang w:eastAsia="ja-JP"/>
        </w:rPr>
      </w:pPr>
      <w:r>
        <w:rPr>
          <w:rStyle w:val="af2"/>
        </w:rPr>
        <w:annotationRef/>
      </w:r>
      <w:r>
        <w:rPr>
          <w:rFonts w:hint="eastAsia"/>
          <w:lang w:eastAsia="ja-JP"/>
        </w:rPr>
        <w:t>この段落の最後に、メインの結果から</w:t>
      </w:r>
      <w:r w:rsidR="0088113E">
        <w:rPr>
          <w:rFonts w:hint="eastAsia"/>
          <w:lang w:eastAsia="ja-JP"/>
        </w:rPr>
        <w:t>得られた知見を一文で入れる良いと思います。</w:t>
      </w:r>
    </w:p>
  </w:comment>
  <w:comment w:id="37" w:author="治輝 齋藤" w:date="2026-04-13T13:46:00Z" w:initials="治齋">
    <w:p w14:paraId="5AF34762" w14:textId="2B9A51DB" w:rsidR="00D32F9A" w:rsidRDefault="00D32F9A">
      <w:pPr>
        <w:pStyle w:val="af3"/>
        <w:rPr>
          <w:lang w:eastAsia="ja-JP"/>
        </w:rPr>
      </w:pPr>
      <w:r>
        <w:rPr>
          <w:rStyle w:val="af2"/>
        </w:rPr>
        <w:annotationRef/>
      </w:r>
      <w:r>
        <w:rPr>
          <w:rFonts w:hint="eastAsia"/>
          <w:lang w:eastAsia="ja-JP"/>
        </w:rPr>
        <w:t>メインの結果から得られた知見を段落の末尾に記載しました。</w:t>
      </w:r>
    </w:p>
  </w:comment>
  <w:comment w:id="102" w:author="哲也 大平" w:date="2026-04-12T22:05:00Z" w:initials="哲大">
    <w:p w14:paraId="3249F96B" w14:textId="307220AC" w:rsidR="0088113E" w:rsidRDefault="0088113E">
      <w:pPr>
        <w:pStyle w:val="af3"/>
        <w:rPr>
          <w:lang w:eastAsia="ja-JP"/>
        </w:rPr>
      </w:pPr>
      <w:r>
        <w:rPr>
          <w:rStyle w:val="af2"/>
        </w:rPr>
        <w:annotationRef/>
      </w:r>
      <w:r>
        <w:rPr>
          <w:rFonts w:hint="eastAsia"/>
          <w:lang w:eastAsia="ja-JP"/>
        </w:rPr>
        <w:t>日本のジャーナルに投稿する場合は、この部分は入れてもよいですが、海外のジャーナルに投稿する場合は、この部分は海外の人にはピンとこない内容なので、削除するようにしましょう。</w:t>
      </w:r>
    </w:p>
  </w:comment>
  <w:comment w:id="103" w:author="治輝 齋藤" w:date="2026-04-13T14:04:00Z" w:initials="治齋">
    <w:p w14:paraId="7986596E" w14:textId="10CDACA7" w:rsidR="00FA4697" w:rsidRDefault="00FA4697">
      <w:pPr>
        <w:pStyle w:val="af3"/>
        <w:rPr>
          <w:lang w:eastAsia="ja-JP"/>
        </w:rPr>
      </w:pPr>
      <w:r>
        <w:rPr>
          <w:rStyle w:val="af2"/>
        </w:rPr>
        <w:annotationRef/>
      </w:r>
      <w:r>
        <w:rPr>
          <w:rFonts w:hint="eastAsia"/>
          <w:lang w:eastAsia="ja-JP"/>
        </w:rPr>
        <w:t>該当箇所の内容について、削除します。</w:t>
      </w:r>
    </w:p>
  </w:comment>
  <w:comment w:id="160" w:author="哲也 大平" w:date="2026-04-12T22:38:00Z" w:initials="哲大">
    <w:p w14:paraId="19FC1D54" w14:textId="0C7D9301" w:rsidR="00C34A0D" w:rsidRDefault="00C34A0D">
      <w:pPr>
        <w:pStyle w:val="af3"/>
        <w:rPr>
          <w:lang w:eastAsia="ja-JP"/>
        </w:rPr>
      </w:pPr>
      <w:r>
        <w:rPr>
          <w:rStyle w:val="af2"/>
        </w:rPr>
        <w:annotationRef/>
      </w:r>
      <w:r>
        <w:rPr>
          <w:rFonts w:hint="eastAsia"/>
          <w:lang w:eastAsia="ja-JP"/>
        </w:rPr>
        <w:t>Conclusions</w:t>
      </w:r>
      <w:r>
        <w:rPr>
          <w:rFonts w:hint="eastAsia"/>
          <w:lang w:eastAsia="ja-JP"/>
        </w:rPr>
        <w:t>が長いので短くする必要があります。</w:t>
      </w:r>
    </w:p>
  </w:comment>
  <w:comment w:id="161" w:author="治輝 齋藤" w:date="2026-04-13T14:12:00Z" w:initials="治齋">
    <w:p w14:paraId="0FE334DA" w14:textId="66616BC0" w:rsidR="00012D1E" w:rsidRDefault="00012D1E">
      <w:pPr>
        <w:pStyle w:val="af3"/>
        <w:rPr>
          <w:lang w:eastAsia="ja-JP"/>
        </w:rPr>
      </w:pPr>
      <w:r>
        <w:rPr>
          <w:rStyle w:val="af2"/>
        </w:rPr>
        <w:annotationRef/>
      </w:r>
      <w:r>
        <w:rPr>
          <w:rFonts w:hint="eastAsia"/>
          <w:lang w:eastAsia="ja-JP"/>
        </w:rPr>
        <w:t>Conclusions</w:t>
      </w:r>
      <w:r>
        <w:rPr>
          <w:rFonts w:hint="eastAsia"/>
          <w:lang w:eastAsia="ja-JP"/>
        </w:rPr>
        <w:t>セクションを短くしました。</w:t>
      </w:r>
    </w:p>
  </w:comment>
  <w:comment w:id="165" w:author="哲也 大平" w:date="2026-04-12T22:38:00Z" w:initials="哲大">
    <w:p w14:paraId="7384E4D0" w14:textId="208ABBFE" w:rsidR="00C34A0D" w:rsidRDefault="00C34A0D">
      <w:pPr>
        <w:pStyle w:val="af3"/>
        <w:rPr>
          <w:lang w:eastAsia="ja-JP"/>
        </w:rPr>
      </w:pPr>
      <w:r>
        <w:rPr>
          <w:rStyle w:val="af2"/>
        </w:rPr>
        <w:annotationRef/>
      </w:r>
      <w:r>
        <w:rPr>
          <w:rFonts w:hint="eastAsia"/>
          <w:lang w:eastAsia="ja-JP"/>
        </w:rPr>
        <w:t>この部分は考察で述べている部分で結論には不要でしょう。</w:t>
      </w:r>
    </w:p>
  </w:comment>
  <w:comment w:id="166" w:author="治輝 齋藤" w:date="2026-04-13T14:10:00Z" w:initials="治齋">
    <w:p w14:paraId="1D845B24" w14:textId="3A3D8104" w:rsidR="000E57C4" w:rsidRDefault="000E57C4">
      <w:pPr>
        <w:pStyle w:val="af3"/>
        <w:rPr>
          <w:lang w:eastAsia="ja-JP"/>
        </w:rPr>
      </w:pPr>
      <w:r>
        <w:rPr>
          <w:rStyle w:val="af2"/>
        </w:rPr>
        <w:annotationRef/>
      </w:r>
      <w:r>
        <w:rPr>
          <w:rFonts w:hint="eastAsia"/>
          <w:lang w:eastAsia="ja-JP"/>
        </w:rPr>
        <w:t>結論セクションから該当部分を削除します。</w:t>
      </w:r>
    </w:p>
  </w:comment>
  <w:comment w:id="171" w:author="哲也 大平" w:date="2026-04-12T22:39:00Z" w:initials="哲大">
    <w:p w14:paraId="432847EA" w14:textId="1F0627C6" w:rsidR="00C34A0D" w:rsidRDefault="00C34A0D">
      <w:pPr>
        <w:pStyle w:val="af3"/>
        <w:rPr>
          <w:lang w:eastAsia="ja-JP"/>
        </w:rPr>
      </w:pPr>
      <w:r>
        <w:rPr>
          <w:rStyle w:val="af2"/>
        </w:rPr>
        <w:annotationRef/>
      </w:r>
      <w:r>
        <w:rPr>
          <w:rFonts w:hint="eastAsia"/>
          <w:lang w:eastAsia="ja-JP"/>
        </w:rPr>
        <w:t>本研究は因果関係を証明するものではないので、考察するのはよいですが、結論に持っていくことは難しいのでこの部分も削除しましょう。</w:t>
      </w:r>
    </w:p>
  </w:comment>
  <w:comment w:id="172" w:author="治輝 齋藤" w:date="2026-04-13T14:11:00Z" w:initials="治齋">
    <w:p w14:paraId="16D9205E" w14:textId="2E19430E" w:rsidR="000E57C4" w:rsidRDefault="000E57C4">
      <w:pPr>
        <w:pStyle w:val="af3"/>
        <w:rPr>
          <w:lang w:eastAsia="ja-JP"/>
        </w:rPr>
      </w:pPr>
      <w:r>
        <w:rPr>
          <w:rStyle w:val="af2"/>
        </w:rPr>
        <w:annotationRef/>
      </w:r>
      <w:r>
        <w:rPr>
          <w:rFonts w:hint="eastAsia"/>
          <w:lang w:eastAsia="ja-JP"/>
        </w:rPr>
        <w:t>この部分についても削除します。</w:t>
      </w:r>
    </w:p>
  </w:comment>
  <w:comment w:id="178" w:author="哲也 大平" w:date="2026-04-12T22:18:00Z" w:initials="哲大">
    <w:p w14:paraId="06E7B501" w14:textId="40C4BA0E" w:rsidR="004F4C8A" w:rsidRDefault="004F4C8A">
      <w:pPr>
        <w:pStyle w:val="af3"/>
        <w:rPr>
          <w:lang w:eastAsia="ja-JP"/>
        </w:rPr>
      </w:pPr>
      <w:r>
        <w:rPr>
          <w:rStyle w:val="af2"/>
        </w:rPr>
        <w:annotationRef/>
      </w:r>
      <w:r>
        <w:rPr>
          <w:rFonts w:hint="eastAsia"/>
          <w:lang w:eastAsia="ja-JP"/>
        </w:rPr>
        <w:t>文献数が多すぎのように思います。通常</w:t>
      </w:r>
      <w:r>
        <w:rPr>
          <w:rFonts w:hint="eastAsia"/>
          <w:lang w:eastAsia="ja-JP"/>
        </w:rPr>
        <w:t>50</w:t>
      </w:r>
      <w:r>
        <w:rPr>
          <w:rFonts w:hint="eastAsia"/>
          <w:lang w:eastAsia="ja-JP"/>
        </w:rPr>
        <w:t>以内におさめた方がよいでしょう。考察で、</w:t>
      </w:r>
      <w:r>
        <w:rPr>
          <w:rFonts w:hint="eastAsia"/>
          <w:lang w:eastAsia="ja-JP"/>
        </w:rPr>
        <w:t>1</w:t>
      </w:r>
      <w:r>
        <w:rPr>
          <w:rFonts w:hint="eastAsia"/>
          <w:lang w:eastAsia="ja-JP"/>
        </w:rPr>
        <w:t>文に</w:t>
      </w:r>
      <w:r>
        <w:rPr>
          <w:rFonts w:hint="eastAsia"/>
          <w:lang w:eastAsia="ja-JP"/>
        </w:rPr>
        <w:t>3</w:t>
      </w:r>
      <w:r>
        <w:rPr>
          <w:rFonts w:hint="eastAsia"/>
          <w:lang w:eastAsia="ja-JP"/>
        </w:rPr>
        <w:t>個ぐらい引用しているところが複数ありますが、その部分を代表的な論文一つにした方がよいと思います。</w:t>
      </w:r>
    </w:p>
  </w:comment>
  <w:comment w:id="179" w:author="治輝 齋藤" w:date="2026-04-13T20:44:00Z" w:initials="治齋">
    <w:p w14:paraId="27BB4EC8" w14:textId="53273EAF" w:rsidR="0056563A" w:rsidRDefault="0056563A">
      <w:pPr>
        <w:pStyle w:val="af3"/>
        <w:rPr>
          <w:lang w:eastAsia="ja-JP"/>
        </w:rPr>
      </w:pPr>
      <w:r>
        <w:rPr>
          <w:rStyle w:val="af2"/>
        </w:rPr>
        <w:annotationRef/>
      </w:r>
      <w:r>
        <w:rPr>
          <w:rFonts w:hint="eastAsia"/>
          <w:lang w:eastAsia="ja-JP"/>
        </w:rPr>
        <w:t>文献数を</w:t>
      </w:r>
      <w:r>
        <w:rPr>
          <w:rFonts w:hint="eastAsia"/>
          <w:lang w:eastAsia="ja-JP"/>
        </w:rPr>
        <w:t>48</w:t>
      </w:r>
      <w:r>
        <w:rPr>
          <w:rFonts w:hint="eastAsia"/>
          <w:lang w:eastAsia="ja-JP"/>
        </w:rPr>
        <w:t>件に修正しました。</w:t>
      </w:r>
    </w:p>
  </w:comment>
  <w:comment w:id="181" w:author="哲也 大平" w:date="2026-04-12T22:20:00Z" w:initials="哲大">
    <w:p w14:paraId="7FFECA5F" w14:textId="2A11FF1C" w:rsidR="004F4C8A" w:rsidRDefault="004F4C8A">
      <w:pPr>
        <w:pStyle w:val="af3"/>
        <w:rPr>
          <w:lang w:eastAsia="ja-JP"/>
        </w:rPr>
      </w:pPr>
      <w:r>
        <w:rPr>
          <w:rStyle w:val="af2"/>
        </w:rPr>
        <w:annotationRef/>
      </w:r>
      <w:r>
        <w:rPr>
          <w:rFonts w:hint="eastAsia"/>
          <w:lang w:eastAsia="ja-JP"/>
        </w:rPr>
        <w:t>この論文は検索してもでてこないようです</w:t>
      </w:r>
    </w:p>
  </w:comment>
  <w:comment w:id="182" w:author="治輝 齋藤" w:date="2026-04-13T20:44:00Z" w:initials="治齋">
    <w:p w14:paraId="323F5A5C" w14:textId="00C21567" w:rsidR="0056563A" w:rsidRDefault="0056563A">
      <w:pPr>
        <w:pStyle w:val="af3"/>
        <w:rPr>
          <w:rFonts w:hint="eastAsia"/>
          <w:lang w:eastAsia="ja-JP"/>
        </w:rPr>
      </w:pPr>
      <w:r>
        <w:rPr>
          <w:rStyle w:val="af2"/>
        </w:rPr>
        <w:annotationRef/>
      </w:r>
      <w:r>
        <w:rPr>
          <w:rFonts w:hint="eastAsia"/>
          <w:lang w:eastAsia="ja-JP"/>
        </w:rPr>
        <w:t>該当文献を削除します。</w:t>
      </w:r>
    </w:p>
  </w:comment>
  <w:comment w:id="222" w:author="哲也 大平" w:date="2026-04-12T21:39:00Z" w:initials="哲大">
    <w:p w14:paraId="4EED56F8" w14:textId="4F955BAC" w:rsidR="00D86264" w:rsidRDefault="00D86264">
      <w:pPr>
        <w:pStyle w:val="af3"/>
        <w:rPr>
          <w:lang w:eastAsia="ja-JP"/>
        </w:rPr>
      </w:pPr>
      <w:r>
        <w:rPr>
          <w:rStyle w:val="af2"/>
        </w:rPr>
        <w:annotationRef/>
      </w:r>
      <w:r>
        <w:rPr>
          <w:rFonts w:hint="eastAsia"/>
          <w:lang w:eastAsia="ja-JP"/>
        </w:rPr>
        <w:t>Table1</w:t>
      </w:r>
      <w:r>
        <w:rPr>
          <w:rFonts w:hint="eastAsia"/>
          <w:lang w:eastAsia="ja-JP"/>
        </w:rPr>
        <w:t>の変数は正規分布しているのでしょうか。もししているのであれば、</w:t>
      </w:r>
      <w:r>
        <w:rPr>
          <w:rFonts w:hint="eastAsia"/>
          <w:lang w:eastAsia="ja-JP"/>
        </w:rPr>
        <w:t>Median</w:t>
      </w:r>
      <w:r>
        <w:rPr>
          <w:rFonts w:hint="eastAsia"/>
          <w:lang w:eastAsia="ja-JP"/>
        </w:rPr>
        <w:t>の記載は不要です。していないのであれば、</w:t>
      </w:r>
      <w:r>
        <w:rPr>
          <w:rFonts w:hint="eastAsia"/>
          <w:lang w:eastAsia="ja-JP"/>
        </w:rPr>
        <w:t>Mean</w:t>
      </w:r>
      <w:r>
        <w:rPr>
          <w:rFonts w:hint="eastAsia"/>
          <w:lang w:eastAsia="ja-JP"/>
        </w:rPr>
        <w:t>と</w:t>
      </w:r>
      <w:r>
        <w:rPr>
          <w:rFonts w:hint="eastAsia"/>
          <w:lang w:eastAsia="ja-JP"/>
        </w:rPr>
        <w:t>SD</w:t>
      </w:r>
      <w:r>
        <w:rPr>
          <w:rFonts w:hint="eastAsia"/>
          <w:lang w:eastAsia="ja-JP"/>
        </w:rPr>
        <w:t>の記載は不要で、その代わりに</w:t>
      </w:r>
      <w:r>
        <w:rPr>
          <w:rFonts w:hint="eastAsia"/>
          <w:lang w:eastAsia="ja-JP"/>
        </w:rPr>
        <w:t>25</w:t>
      </w:r>
      <w:r>
        <w:rPr>
          <w:rFonts w:hint="eastAsia"/>
          <w:lang w:eastAsia="ja-JP"/>
        </w:rPr>
        <w:t>％タイルと</w:t>
      </w:r>
      <w:r>
        <w:rPr>
          <w:rFonts w:hint="eastAsia"/>
          <w:lang w:eastAsia="ja-JP"/>
        </w:rPr>
        <w:t>75</w:t>
      </w:r>
      <w:r>
        <w:rPr>
          <w:rFonts w:hint="eastAsia"/>
          <w:lang w:eastAsia="ja-JP"/>
        </w:rPr>
        <w:t>％タイルを記載した方がよいと思います。後のグラフをみると、正規分布はしていないようにも見えますが、線形回帰分析をしているので、正規分布していると仮定した方が実際はよいように思います。</w:t>
      </w:r>
    </w:p>
  </w:comment>
  <w:comment w:id="228" w:author="哲也 大平" w:date="2026-04-12T21:46:00Z" w:initials="哲大">
    <w:p w14:paraId="65CAE695" w14:textId="46DBFB9A" w:rsidR="00CA66DC" w:rsidRDefault="00CA66DC">
      <w:pPr>
        <w:pStyle w:val="af3"/>
        <w:rPr>
          <w:lang w:eastAsia="ja-JP"/>
        </w:rPr>
      </w:pPr>
      <w:r>
        <w:rPr>
          <w:rStyle w:val="af2"/>
        </w:rPr>
        <w:annotationRef/>
      </w:r>
      <w:r>
        <w:rPr>
          <w:rFonts w:hint="eastAsia"/>
          <w:lang w:eastAsia="ja-JP"/>
        </w:rPr>
        <w:t>この都道府県名は英文にすること可能でしょうか。</w:t>
      </w:r>
    </w:p>
  </w:comment>
  <w:comment w:id="231" w:author="哲也 大平" w:date="2026-04-12T22:31:00Z" w:initials="哲大">
    <w:p w14:paraId="692F0F08" w14:textId="74D25412" w:rsidR="00E938C0" w:rsidRDefault="00E938C0">
      <w:pPr>
        <w:pStyle w:val="af3"/>
        <w:rPr>
          <w:lang w:eastAsia="ja-JP"/>
        </w:rPr>
      </w:pPr>
      <w:r>
        <w:rPr>
          <w:rStyle w:val="af2"/>
        </w:rPr>
        <w:annotationRef/>
      </w:r>
      <w:r>
        <w:rPr>
          <w:rFonts w:hint="eastAsia"/>
          <w:lang w:eastAsia="ja-JP"/>
        </w:rPr>
        <w:t>全体的に図表が多いので、このグラフは削除してもよいかと思います。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D64AEC" w15:done="0"/>
  <w15:commentEx w15:paraId="5AF34762" w15:paraIdParent="67D64AEC" w15:done="0"/>
  <w15:commentEx w15:paraId="3249F96B" w15:done="0"/>
  <w15:commentEx w15:paraId="7986596E" w15:paraIdParent="3249F96B" w15:done="0"/>
  <w15:commentEx w15:paraId="19FC1D54" w15:done="0"/>
  <w15:commentEx w15:paraId="0FE334DA" w15:paraIdParent="19FC1D54" w15:done="0"/>
  <w15:commentEx w15:paraId="7384E4D0" w15:done="0"/>
  <w15:commentEx w15:paraId="1D845B24" w15:paraIdParent="7384E4D0" w15:done="0"/>
  <w15:commentEx w15:paraId="432847EA" w15:done="0"/>
  <w15:commentEx w15:paraId="16D9205E" w15:paraIdParent="432847EA" w15:done="0"/>
  <w15:commentEx w15:paraId="06E7B501" w15:done="0"/>
  <w15:commentEx w15:paraId="27BB4EC8" w15:paraIdParent="06E7B501" w15:done="0"/>
  <w15:commentEx w15:paraId="7FFECA5F" w15:done="0"/>
  <w15:commentEx w15:paraId="323F5A5C" w15:paraIdParent="7FFECA5F" w15:done="0"/>
  <w15:commentEx w15:paraId="4EED56F8" w15:done="0"/>
  <w15:commentEx w15:paraId="65CAE695" w15:done="0"/>
  <w15:commentEx w15:paraId="692F0F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651EC" w16cex:dateUtc="2026-04-12T12:50:00Z"/>
  <w16cex:commentExtensible w16cex:durableId="659F031E" w16cex:dateUtc="2026-04-13T04:46:00Z"/>
  <w16cex:commentExtensible w16cex:durableId="0D779AC4" w16cex:dateUtc="2026-04-12T13:05:00Z"/>
  <w16cex:commentExtensible w16cex:durableId="69C18EC9" w16cex:dateUtc="2026-04-13T05:04:00Z"/>
  <w16cex:commentExtensible w16cex:durableId="6923109B" w16cex:dateUtc="2026-04-12T13:38:00Z"/>
  <w16cex:commentExtensible w16cex:durableId="72FCF637" w16cex:dateUtc="2026-04-13T05:12:00Z"/>
  <w16cex:commentExtensible w16cex:durableId="197A123E" w16cex:dateUtc="2026-04-12T13:38:00Z"/>
  <w16cex:commentExtensible w16cex:durableId="58F62CAC" w16cex:dateUtc="2026-04-13T05:10:00Z"/>
  <w16cex:commentExtensible w16cex:durableId="04E749A5" w16cex:dateUtc="2026-04-12T13:39:00Z"/>
  <w16cex:commentExtensible w16cex:durableId="497C350D" w16cex:dateUtc="2026-04-13T05:11:00Z"/>
  <w16cex:commentExtensible w16cex:durableId="00E58D9F" w16cex:dateUtc="2026-04-12T13:18:00Z"/>
  <w16cex:commentExtensible w16cex:durableId="59C5D15F" w16cex:dateUtc="2026-04-13T11:44:00Z"/>
  <w16cex:commentExtensible w16cex:durableId="2EBF0DB3" w16cex:dateUtc="2026-04-12T13:20:00Z"/>
  <w16cex:commentExtensible w16cex:durableId="434B1CF2" w16cex:dateUtc="2026-04-13T11:44:00Z"/>
  <w16cex:commentExtensible w16cex:durableId="536BDA16" w16cex:dateUtc="2026-04-12T12:39:00Z"/>
  <w16cex:commentExtensible w16cex:durableId="3057C124" w16cex:dateUtc="2026-04-12T12:46:00Z"/>
  <w16cex:commentExtensible w16cex:durableId="71CC89EF" w16cex:dateUtc="2026-04-12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D64AEC" w16cid:durableId="47C651EC"/>
  <w16cid:commentId w16cid:paraId="5AF34762" w16cid:durableId="659F031E"/>
  <w16cid:commentId w16cid:paraId="3249F96B" w16cid:durableId="0D779AC4"/>
  <w16cid:commentId w16cid:paraId="7986596E" w16cid:durableId="69C18EC9"/>
  <w16cid:commentId w16cid:paraId="19FC1D54" w16cid:durableId="6923109B"/>
  <w16cid:commentId w16cid:paraId="0FE334DA" w16cid:durableId="72FCF637"/>
  <w16cid:commentId w16cid:paraId="7384E4D0" w16cid:durableId="197A123E"/>
  <w16cid:commentId w16cid:paraId="1D845B24" w16cid:durableId="58F62CAC"/>
  <w16cid:commentId w16cid:paraId="432847EA" w16cid:durableId="04E749A5"/>
  <w16cid:commentId w16cid:paraId="16D9205E" w16cid:durableId="497C350D"/>
  <w16cid:commentId w16cid:paraId="06E7B501" w16cid:durableId="00E58D9F"/>
  <w16cid:commentId w16cid:paraId="27BB4EC8" w16cid:durableId="59C5D15F"/>
  <w16cid:commentId w16cid:paraId="7FFECA5F" w16cid:durableId="2EBF0DB3"/>
  <w16cid:commentId w16cid:paraId="323F5A5C" w16cid:durableId="434B1CF2"/>
  <w16cid:commentId w16cid:paraId="4EED56F8" w16cid:durableId="536BDA16"/>
  <w16cid:commentId w16cid:paraId="65CAE695" w16cid:durableId="3057C124"/>
  <w16cid:commentId w16cid:paraId="692F0F08" w16cid:durableId="71CC89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73AD9"/>
    <w:rsid w:val="000E57C4"/>
    <w:rsid w:val="00311C5E"/>
    <w:rsid w:val="0036571E"/>
    <w:rsid w:val="00467353"/>
    <w:rsid w:val="004D1B18"/>
    <w:rsid w:val="004F4C8A"/>
    <w:rsid w:val="0050388A"/>
    <w:rsid w:val="0056563A"/>
    <w:rsid w:val="005936E7"/>
    <w:rsid w:val="006558D1"/>
    <w:rsid w:val="0088113E"/>
    <w:rsid w:val="00935FEB"/>
    <w:rsid w:val="00A5630A"/>
    <w:rsid w:val="00A76463"/>
    <w:rsid w:val="00C34A0D"/>
    <w:rsid w:val="00CA66DC"/>
    <w:rsid w:val="00D32F9A"/>
    <w:rsid w:val="00D86264"/>
    <w:rsid w:val="00E32604"/>
    <w:rsid w:val="00E938C0"/>
    <w:rsid w:val="00F52EFF"/>
    <w:rsid w:val="00FA4697"/>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28</Pages>
  <Words>7148</Words>
  <Characters>40745</Characters>
  <Application>Microsoft Office Word</Application>
  <DocSecurity>0</DocSecurity>
  <Lines>339</Lines>
  <Paragraphs>95</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12</cp:revision>
  <dcterms:created xsi:type="dcterms:W3CDTF">2026-04-13T04:46:00Z</dcterms:created>
  <dcterms:modified xsi:type="dcterms:W3CDTF">2026-04-13T11:44:00Z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