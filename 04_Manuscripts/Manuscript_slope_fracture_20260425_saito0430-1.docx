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commentRangeStart w:id="1"/>
      <w:r>
        <w:t>Abstract</w:t>
      </w:r>
      <w:commentRangeEnd w:id="1"/>
      <w:r w:rsidR="00B47F82">
        <w:rPr>
          <w:rStyle w:val="af2"/>
          <w:sz w:val="40"/>
          <w:szCs w:val="40"/>
        </w:rPr>
        <w:commentReference w:id="1"/>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w:t>
      </w:r>
      <w:commentRangeStart w:id="2"/>
      <w:r w:rsidRPr="001C1A6A">
        <w:t>as sensitivity analyses.</w:t>
      </w:r>
      <w:commentRangeEnd w:id="2"/>
      <w:r w:rsidR="00CB1C9B" w:rsidRPr="001C1A6A">
        <w:rPr>
          <w:rStyle w:val="af2"/>
          <w:sz w:val="24"/>
          <w:szCs w:val="24"/>
        </w:rPr>
        <w:commentReference w:id="2"/>
      </w:r>
      <w:r w:rsidRPr="001C1A6A">
        <w:t xml:space="preserve"> </w:t>
      </w:r>
      <w:commentRangeStart w:id="3"/>
      <w:r w:rsidRPr="001C1A6A">
        <w:t>Mean slope was 8.57 degrees (SD 3.16) and</w:t>
      </w:r>
      <w:commentRangeEnd w:id="3"/>
      <w:r w:rsidR="00407B16" w:rsidRPr="001C1A6A">
        <w:rPr>
          <w:rStyle w:val="af2"/>
          <w:sz w:val="24"/>
          <w:szCs w:val="24"/>
        </w:rPr>
        <w:commentReference w:id="3"/>
      </w:r>
      <w:r w:rsidRPr="001C1A6A">
        <w:t xml:space="preserve"> mean hip fracture surgery rate was 254.0 per </w:t>
      </w:r>
      <w:commentRangeStart w:id="4"/>
      <w:r w:rsidRPr="001C1A6A">
        <w:t>100,000</w:t>
      </w:r>
      <w:commentRangeEnd w:id="4"/>
      <w:r w:rsidR="00407B16" w:rsidRPr="001C1A6A">
        <w:rPr>
          <w:rStyle w:val="af2"/>
          <w:sz w:val="24"/>
          <w:szCs w:val="24"/>
        </w:rPr>
        <w:commentReference w:id="4"/>
      </w:r>
      <w:r w:rsidRPr="001C1A6A">
        <w:t xml:space="preserve"> (SD 37.6). Terrain slope was positively associated with hip fracture rates in unadjusted models (</w:t>
      </w:r>
      <w:commentRangeStart w:id="5"/>
      <w:r w:rsidRPr="001C1A6A">
        <w:t>β = 5.65</w:t>
      </w:r>
      <w:commentRangeEnd w:id="5"/>
      <w:r w:rsidR="00407B16" w:rsidRPr="001C1A6A">
        <w:rPr>
          <w:rStyle w:val="af2"/>
          <w:sz w:val="24"/>
          <w:szCs w:val="24"/>
        </w:rPr>
        <w:commentReference w:id="5"/>
      </w:r>
      <w:r w:rsidRPr="001C1A6A">
        <w:t xml:space="preserve">; 95% CI, 2.50–8.79; </w:t>
      </w:r>
      <w:r w:rsidRPr="007D54A5">
        <w:rPr>
          <w:i/>
          <w:iCs/>
        </w:rPr>
        <w:t>p</w:t>
      </w:r>
      <w:r w:rsidRPr="001C1A6A">
        <w:t xml:space="preserve"> = 0.001) and </w:t>
      </w:r>
      <w:commentRangeStart w:id="6"/>
      <w:r w:rsidRPr="001C1A6A">
        <w:t>in adjusted models with conventional standard errors</w:t>
      </w:r>
      <w:commentRangeEnd w:id="6"/>
      <w:r w:rsidR="00407B16" w:rsidRPr="001C1A6A">
        <w:rPr>
          <w:rStyle w:val="af2"/>
          <w:sz w:val="24"/>
          <w:szCs w:val="24"/>
        </w:rPr>
        <w:commentReference w:id="6"/>
      </w:r>
      <w:r w:rsidRPr="001C1A6A">
        <w:t xml:space="preserve">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w:t>
      </w:r>
      <w:commentRangeStart w:id="7"/>
      <w:r w:rsidRPr="001C1A6A">
        <w:t>, but inferential sensitivity at small ecological N warrants cautious interpretation</w:t>
      </w:r>
      <w:commentRangeEnd w:id="7"/>
      <w:r w:rsidR="00CB1C9B" w:rsidRPr="001C1A6A">
        <w:rPr>
          <w:rStyle w:val="af2"/>
          <w:sz w:val="24"/>
          <w:szCs w:val="24"/>
        </w:rPr>
        <w:commentReference w:id="7"/>
      </w:r>
      <w:r w:rsidRPr="001C1A6A">
        <w:t>.</w:t>
      </w:r>
      <w:bookmarkStart w:id="8"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9" w:name="introduction"/>
      <w:bookmarkEnd w:id="0"/>
      <w:bookmarkEnd w:id="8"/>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system.</w:t>
      </w:r>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(CoM)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t>
      </w:r>
      <w:commentRangeStart w:id="10"/>
      <w:r>
        <w:t>which may lead to chronic deconditioning and increased frailty</w:t>
      </w:r>
      <w:commentRangeEnd w:id="10"/>
      <w:r w:rsidR="00A810BB">
        <w:rPr>
          <w:rStyle w:val="af2"/>
          <w:sz w:val="24"/>
          <w:szCs w:val="24"/>
        </w:rPr>
        <w:commentReference w:id="10"/>
      </w:r>
      <w:r>
        <w:t>.</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 xml:space="preserve">Despite these theoretical considerations, no nationwide study has examined the association between </w:t>
      </w:r>
      <w:commentRangeStart w:id="11"/>
      <w:r>
        <w:t>prefectural-level</w:t>
      </w:r>
      <w:commentRangeEnd w:id="11"/>
      <w:r w:rsidR="00A810BB">
        <w:rPr>
          <w:rStyle w:val="af2"/>
          <w:sz w:val="24"/>
          <w:szCs w:val="24"/>
        </w:rPr>
        <w:commentReference w:id="11"/>
      </w:r>
      <w:r>
        <w:t xml:space="preserve">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12" w:name="methods-1"/>
      <w:bookmarkEnd w:id="9"/>
      <w:r>
        <w:t>Methods</w:t>
      </w:r>
    </w:p>
    <w:p w14:paraId="78DAB058" w14:textId="77777777" w:rsidR="00073AD9" w:rsidRDefault="00000000" w:rsidP="00705772">
      <w:pPr>
        <w:pStyle w:val="2"/>
        <w:spacing w:line="360" w:lineRule="auto"/>
      </w:pPr>
      <w:bookmarkStart w:id="13"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14" w:name="outcome-fracture-surgery-rates"/>
      <w:bookmarkEnd w:id="13"/>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15" w:name="exposure-terrain-slope"/>
      <w:bookmarkEnd w:id="14"/>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16" w:name="covariate-walking-speed"/>
      <w:bookmarkEnd w:id="15"/>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17" w:name="additional-covariates"/>
      <w:bookmarkEnd w:id="16"/>
      <w:r>
        <w:t>5. Additional Covariates</w:t>
      </w:r>
    </w:p>
    <w:p w14:paraId="102B5320" w14:textId="77777777" w:rsidR="00073AD9" w:rsidRDefault="00000000" w:rsidP="00705772">
      <w:pPr>
        <w:pStyle w:val="FirstParagraph"/>
        <w:spacing w:line="360" w:lineRule="auto"/>
      </w:pPr>
      <w:commentRangeStart w:id="18"/>
      <w:r>
        <w:t>Aging rate</w:t>
      </w:r>
      <w:commentRangeEnd w:id="18"/>
      <w:r w:rsidR="008A413E">
        <w:rPr>
          <w:rStyle w:val="af2"/>
          <w:sz w:val="24"/>
          <w:szCs w:val="24"/>
        </w:rPr>
        <w:commentReference w:id="18"/>
      </w:r>
      <w:r>
        <w:t xml:space="preserv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19" w:name="statistical-analysis"/>
      <w:bookmarkEnd w:id="17"/>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67DEF7D9" w:rsidR="00073AD9" w:rsidRDefault="00000000" w:rsidP="005B47C8">
      <w:pPr>
        <w:pStyle w:val="Compact"/>
        <w:numPr>
          <w:ilvl w:val="0"/>
          <w:numId w:val="2"/>
        </w:numPr>
        <w:spacing w:line="360" w:lineRule="auto"/>
      </w:pPr>
      <w:r>
        <w:rPr>
          <w:b/>
          <w:bCs/>
        </w:rPr>
        <w:t>Model 2 (multivariable)</w:t>
      </w:r>
      <w:r>
        <w:t>: Multiple linear regression of fracture rate on terrain slope, aging rate, fast walking rate, and population density.</w:t>
      </w:r>
      <w:ins w:id="20" w:author="治輝 齋藤" w:date="2026-04-30T18:01:00Z" w16du:dateUtc="2026-04-30T09:01:00Z">
        <w:r w:rsidR="005B47C8">
          <w:rPr>
            <w:lang w:eastAsia="ja-JP"/>
          </w:rPr>
          <w:br/>
        </w:r>
        <w:commentRangeStart w:id="21"/>
        <w:r w:rsidR="005B47C8">
          <w:t>In the primary causal interpretation, aging rate and fast walking rate were treated as confounder-adjustment variables rather than formal mediators.</w:t>
        </w:r>
        <w:commentRangeEnd w:id="21"/>
        <w:r w:rsidR="005B47C8">
          <w:rPr>
            <w:rStyle w:val="af2"/>
            <w:sz w:val="24"/>
            <w:szCs w:val="24"/>
          </w:rPr>
          <w:commentReference w:id="21"/>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r w:rsidR="00B65167" w:rsidRPr="00B65167">
        <w:t>statsmodels</w:t>
      </w:r>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statsmodels formula interface</w:t>
      </w:r>
      <w:r w:rsidR="00B65167">
        <w:rPr>
          <w:rFonts w:hint="eastAsia"/>
          <w:lang w:eastAsia="ja-JP"/>
        </w:rPr>
        <w:t>.</w:t>
      </w:r>
    </w:p>
    <w:p w14:paraId="61FFF099" w14:textId="72A61112" w:rsidR="00061A98" w:rsidRDefault="00A5744A" w:rsidP="00705772">
      <w:pPr>
        <w:pStyle w:val="a0"/>
        <w:spacing w:line="360" w:lineRule="auto"/>
        <w:rPr>
          <w:ins w:id="22" w:author="治輝 齋藤" w:date="2026-04-30T19:43:00Z" w16du:dateUtc="2026-04-30T10:43:00Z"/>
        </w:rPr>
      </w:pPr>
      <w:r w:rsidRPr="00A5744A">
        <w:rPr>
          <w:lang w:eastAsia="ja-JP"/>
        </w:rPr>
        <w:t>For the primary hip-fracture outcome (Model 2), we assessed linear model assumptions graphically using residuals-versus-fitted and normal quantile–quantile (Q–Q) plots of OLS residuals, and we report</w:t>
      </w:r>
      <w:ins w:id="23" w:author="山岸良匡" w:date="2026-05-18T19:21:00Z" w16du:dateUtc="2026-05-18T10:21:00Z">
        <w:r w:rsidR="008A413E">
          <w:rPr>
            <w:rFonts w:hint="eastAsia"/>
            <w:lang w:eastAsia="ja-JP"/>
          </w:rPr>
          <w:t>ed</w:t>
        </w:r>
      </w:ins>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24"/>
      <w:ins w:id="25"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24"/>
        <w:r w:rsidR="005B47C8">
          <w:rPr>
            <w:rStyle w:val="af2"/>
            <w:sz w:val="24"/>
            <w:szCs w:val="24"/>
          </w:rPr>
          <w:commentReference w:id="24"/>
        </w:r>
      </w:ins>
    </w:p>
    <w:p w14:paraId="6214F16B" w14:textId="28BE002B" w:rsidR="00A5744A" w:rsidRDefault="00061A98" w:rsidP="00705772">
      <w:pPr>
        <w:pStyle w:val="a0"/>
        <w:spacing w:line="360" w:lineRule="auto"/>
        <w:rPr>
          <w:lang w:eastAsia="ja-JP"/>
        </w:rPr>
      </w:pPr>
      <w:commentRangeStart w:id="26"/>
      <w:ins w:id="27" w:author="治輝 齋藤" w:date="2026-04-30T19:43:00Z" w16du:dateUtc="2026-04-30T10:43:00Z">
        <w:r w:rsidRPr="00061A98">
          <w:rPr>
            <w:lang w:eastAsia="ja-JP"/>
          </w:rPr>
          <w:lastRenderedPageBreak/>
          <w:t xml:space="preserve">As an additional sensitivity analysis for age-structure confounding, we </w:t>
        </w:r>
      </w:ins>
      <w:ins w:id="28" w:author="治輝 齋藤" w:date="2026-04-30T20:48:00Z" w16du:dateUtc="2026-04-30T11:48:00Z">
        <w:r w:rsidR="005A5D79" w:rsidRPr="005A5D79">
          <w:rPr>
            <w:lang w:eastAsia="ja-JP"/>
          </w:rPr>
          <w:t>performed</w:t>
        </w:r>
      </w:ins>
      <w:ins w:id="29" w:author="治輝 齋藤" w:date="2026-04-30T19:43:00Z" w16du:dateUtc="2026-04-30T10:43:00Z">
        <w:r w:rsidRPr="00061A98">
          <w:rPr>
            <w:lang w:eastAsia="ja-JP"/>
          </w:rPr>
          <w:t xml:space="preserve"> indirect</w:t>
        </w:r>
      </w:ins>
      <w:ins w:id="30" w:author="治輝 齋藤" w:date="2026-04-30T20:49:00Z" w16du:dateUtc="2026-04-30T11:49:00Z">
        <w:r w:rsidR="005A5D79">
          <w:rPr>
            <w:rFonts w:hint="eastAsia"/>
            <w:lang w:eastAsia="ja-JP"/>
          </w:rPr>
          <w:t xml:space="preserve"> </w:t>
        </w:r>
      </w:ins>
      <w:ins w:id="31" w:author="治輝 齋藤" w:date="2026-04-30T19:43:00Z" w16du:dateUtc="2026-04-30T10:43:00Z">
        <w:r w:rsidRPr="00061A98">
          <w:rPr>
            <w:lang w:eastAsia="ja-JP"/>
          </w:rPr>
          <w:t>standardization for the femur-surgery outcome</w:t>
        </w:r>
      </w:ins>
      <w:ins w:id="32" w:author="治輝 齋藤" w:date="2026-04-30T20:49:00Z" w16du:dateUtc="2026-04-30T11:49:00Z">
        <w:r w:rsidR="005A5D79" w:rsidRPr="005A5D79">
          <w:rPr>
            <w:lang w:eastAsia="ja-JP"/>
          </w:rPr>
          <w:t>. We combined</w:t>
        </w:r>
      </w:ins>
      <w:ins w:id="33" w:author="治輝 齋藤" w:date="2026-04-30T19:43:00Z" w16du:dateUtc="2026-04-30T10:43:00Z">
        <w:r w:rsidRPr="00061A98">
          <w:rPr>
            <w:lang w:eastAsia="ja-JP"/>
          </w:rPr>
          <w:t xml:space="preserve"> NDB age-stratified surgery tables </w:t>
        </w:r>
      </w:ins>
      <w:ins w:id="34" w:author="治輝 齋藤" w:date="2026-04-30T20:49:00Z" w16du:dateUtc="2026-04-30T11:49:00Z">
        <w:r w:rsidR="005A5D79" w:rsidRPr="005A5D79">
          <w:rPr>
            <w:lang w:eastAsia="ja-JP"/>
          </w:rPr>
          <w:t>with</w:t>
        </w:r>
      </w:ins>
      <w:ins w:id="35" w:author="治輝 齋藤" w:date="2026-04-30T19:43:00Z" w16du:dateUtc="2026-04-30T10:43:00Z">
        <w:r w:rsidRPr="00061A98">
          <w:rPr>
            <w:lang w:eastAsia="ja-JP"/>
          </w:rPr>
          <w:t xml:space="preserve"> 2020 census 5-year age-group population counts from e-Stat. Because disclosure-control masking (`"-"`) was present in age-stratified surgery cells, we prespecified imputation scenarios (`"-" = 0`, `5`, or `9`) and repeated the SIR/ISR workflow for each scenario. For each scenario, we calculated national age-specific surgery rates, expected prefectural counts, SIR, and ISR (SIR × national crude rate)</w:t>
        </w:r>
      </w:ins>
      <w:ins w:id="36" w:author="治輝 齋藤" w:date="2026-04-30T20:50:00Z" w16du:dateUtc="2026-04-30T11:50:00Z">
        <w:r w:rsidR="005A5D79" w:rsidRPr="005A5D79">
          <w:rPr>
            <w:lang w:eastAsia="ja-JP"/>
          </w:rPr>
          <w:t>. We</w:t>
        </w:r>
      </w:ins>
      <w:ins w:id="37" w:author="治輝 齋藤" w:date="2026-04-30T19:43:00Z" w16du:dateUtc="2026-04-30T10:43:00Z">
        <w:r w:rsidRPr="00061A98">
          <w:rPr>
            <w:lang w:eastAsia="ja-JP"/>
          </w:rPr>
          <w:t xml:space="preserve"> then regressed ISR on terrain slope with and without covariate adjustment. </w:t>
        </w:r>
      </w:ins>
      <w:ins w:id="38" w:author="治輝 齋藤" w:date="2026-04-30T20:50:00Z" w16du:dateUtc="2026-04-30T11:50:00Z">
        <w:r w:rsidR="005A5D79" w:rsidRPr="005A5D79">
          <w:rPr>
            <w:lang w:eastAsia="ja-JP"/>
          </w:rPr>
          <w:t>These analyses were treated</w:t>
        </w:r>
      </w:ins>
      <w:ins w:id="39" w:author="治輝 齋藤" w:date="2026-04-30T19:43:00Z" w16du:dateUtc="2026-04-30T10:43:00Z">
        <w:r w:rsidRPr="00061A98">
          <w:rPr>
            <w:lang w:eastAsia="ja-JP"/>
          </w:rPr>
          <w:t xml:space="preserve"> as sensitivity analyses only (not primary inference), given potential secondary masking.</w:t>
        </w:r>
      </w:ins>
      <w:commentRangeEnd w:id="26"/>
      <w:ins w:id="40" w:author="治輝 齋藤" w:date="2026-04-30T20:24:00Z" w16du:dateUtc="2026-04-30T11:24:00Z">
        <w:r w:rsidR="00B4073B">
          <w:rPr>
            <w:rStyle w:val="af2"/>
            <w:sz w:val="24"/>
            <w:szCs w:val="24"/>
            <w:lang w:eastAsia="ja-JP"/>
          </w:rPr>
          <w:commentReference w:id="26"/>
        </w:r>
      </w:ins>
    </w:p>
    <w:p w14:paraId="557CFC09" w14:textId="4DB0C837" w:rsidR="00E911FF" w:rsidRPr="00A5744A" w:rsidRDefault="00E911FF" w:rsidP="00705772">
      <w:pPr>
        <w:pStyle w:val="a0"/>
        <w:spacing w:line="360" w:lineRule="auto"/>
        <w:rPr>
          <w:lang w:eastAsia="ja-JP"/>
        </w:rPr>
      </w:pPr>
      <w:r w:rsidRPr="00E911FF">
        <w:rPr>
          <w:lang w:eastAsia="ja-JP"/>
        </w:rPr>
        <w:t>All manuscript figures were generated programmatically from study data</w:t>
      </w:r>
      <w:commentRangeStart w:id="41"/>
      <w:r w:rsidRPr="00E911FF">
        <w:rPr>
          <w:lang w:eastAsia="ja-JP"/>
        </w:rPr>
        <w:t xml:space="preserve"> (not by image-generative AI tools) </w:t>
      </w:r>
      <w:commentRangeEnd w:id="41"/>
      <w:r w:rsidR="008A413E" w:rsidRPr="00E911FF">
        <w:rPr>
          <w:rStyle w:val="af2"/>
          <w:sz w:val="24"/>
          <w:szCs w:val="24"/>
          <w:lang w:eastAsia="ja-JP"/>
        </w:rPr>
        <w:commentReference w:id="41"/>
      </w:r>
      <w:r w:rsidRPr="00E911FF">
        <w:rPr>
          <w:lang w:eastAsia="ja-JP"/>
        </w:rPr>
        <w:t>using reproducible Python workflows: Python 3.14.2 with pandas 2.3.3, numpy 2.3.5, matplotlib 3.10.8, seaborn 0.13.2, scipy 1.16.3, geopandas 1.1.2, and japanize</w:t>
      </w:r>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42" w:name="results-1"/>
      <w:bookmarkEnd w:id="12"/>
      <w:bookmarkEnd w:id="19"/>
      <w:r>
        <w:lastRenderedPageBreak/>
        <w:t>Results</w:t>
      </w:r>
    </w:p>
    <w:p w14:paraId="4ECE8A21" w14:textId="77777777" w:rsidR="00073AD9" w:rsidRDefault="00000000" w:rsidP="00705772">
      <w:pPr>
        <w:pStyle w:val="2"/>
        <w:spacing w:line="360" w:lineRule="auto"/>
      </w:pPr>
      <w:bookmarkStart w:id="43"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44" w:name="correlation-analysis"/>
      <w:bookmarkEnd w:id="43"/>
      <w:r>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w:t>
      </w:r>
      <w:commentRangeStart w:id="45"/>
      <w:r>
        <w:t>rate</w:t>
      </w:r>
      <w:commentRangeEnd w:id="45"/>
      <w:r w:rsidR="008A413E">
        <w:rPr>
          <w:rStyle w:val="af2"/>
          <w:sz w:val="24"/>
          <w:szCs w:val="24"/>
        </w:rPr>
        <w:commentReference w:id="45"/>
      </w:r>
      <w:r>
        <w:t xml:space="preserve"> (r = 0.475, </w:t>
      </w:r>
      <w:r>
        <w:rPr>
          <w:i/>
          <w:iCs/>
        </w:rPr>
        <w:t>p</w:t>
      </w:r>
      <w:r>
        <w:t xml:space="preserve"> &lt; 0.01) and with total fracture surgery rate (r = 0.394, </w:t>
      </w:r>
      <w:r>
        <w:rPr>
          <w:i/>
          <w:iCs/>
        </w:rPr>
        <w:t>p</w:t>
      </w:r>
      <w:r>
        <w:t xml:space="preserve"> &lt; 0.01) (Table 2). </w:t>
      </w:r>
      <w:r w:rsidR="00CA3F03" w:rsidRPr="00CA3F03">
        <w:t xml:space="preserve">Figure 1 illustrates the bivariate association between terrain slope and hip fracture surgery rate; </w:t>
      </w:r>
      <w:commentRangeStart w:id="46"/>
      <w:r w:rsidR="00CA3F03" w:rsidRPr="00CA3F03">
        <w:t>Figure 2</w:t>
      </w:r>
      <w:commentRangeEnd w:id="46"/>
      <w:r w:rsidR="00A6730B" w:rsidRPr="00CA3F03">
        <w:rPr>
          <w:rStyle w:val="af2"/>
          <w:sz w:val="24"/>
          <w:szCs w:val="24"/>
        </w:rPr>
        <w:commentReference w:id="46"/>
      </w:r>
      <w:r w:rsidR="00CA3F03" w:rsidRPr="00CA3F03">
        <w:t xml:space="preserve">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47" w:name="regression-analysis-hip-fracture"/>
      <w:bookmarkEnd w:id="44"/>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w:t>
      </w:r>
      <w:r>
        <w:lastRenderedPageBreak/>
        <w:t xml:space="preserve">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77777777" w:rsidR="00B4073B" w:rsidRDefault="00622A77" w:rsidP="00705772">
      <w:pPr>
        <w:pStyle w:val="a0"/>
        <w:spacing w:line="360" w:lineRule="auto"/>
        <w:rPr>
          <w:ins w:id="48"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commentRangeStart w:id="49"/>
      <w:r w:rsidRPr="00622A77">
        <w:rPr>
          <w:lang w:eastAsia="ja-JP"/>
        </w:rPr>
        <w:t xml:space="preserve"> (both intervals include null)</w:t>
      </w:r>
      <w:commentRangeEnd w:id="49"/>
      <w:r w:rsidR="00A6730B" w:rsidRPr="00622A77">
        <w:rPr>
          <w:rStyle w:val="af2"/>
          <w:sz w:val="24"/>
          <w:szCs w:val="24"/>
          <w:lang w:eastAsia="ja-JP"/>
        </w:rPr>
        <w:commentReference w:id="49"/>
      </w:r>
      <w:r w:rsidRPr="00622A77">
        <w:rPr>
          <w:lang w:eastAsia="ja-JP"/>
        </w:rPr>
        <w:t>.</w:t>
      </w:r>
    </w:p>
    <w:p w14:paraId="2B43F58A" w14:textId="736AE566" w:rsidR="00622A77" w:rsidRPr="00622A77" w:rsidRDefault="00B4073B" w:rsidP="00705772">
      <w:pPr>
        <w:pStyle w:val="a0"/>
        <w:spacing w:line="360" w:lineRule="auto"/>
        <w:rPr>
          <w:lang w:eastAsia="ja-JP"/>
        </w:rPr>
      </w:pPr>
      <w:commentRangeStart w:id="50"/>
      <w:commentRangeStart w:id="51"/>
      <w:ins w:id="52" w:author="治輝 齋藤" w:date="2026-04-30T20:30:00Z" w16du:dateUtc="2026-04-30T11:30:00Z">
        <w:r w:rsidRPr="00B4073B">
          <w:rPr>
            <w:lang w:eastAsia="ja-JP"/>
          </w:rPr>
          <w:t xml:space="preserve">In masking-imputation indirect-standardization sensitivity analyses, the slope coefficient remained positive across all scenarios. In multivariable models (ISR ~ slope + aging rate + fast walking rate + population density), β was 5.71 (95% CI, 0.54–10.88; </w:t>
        </w:r>
        <w:r w:rsidRPr="00B4073B">
          <w:rPr>
            <w:i/>
            <w:iCs/>
            <w:lang w:eastAsia="ja-JP"/>
          </w:rPr>
          <w:t>p</w:t>
        </w:r>
        <w:r w:rsidRPr="00B4073B">
          <w:rPr>
            <w:lang w:eastAsia="ja-JP"/>
          </w:rPr>
          <w:t xml:space="preserve"> = 0.031) for `"-" = 0`, 3.61 (95% CI, 0.30–6.92; </w:t>
        </w:r>
        <w:r w:rsidRPr="00B4073B">
          <w:rPr>
            <w:i/>
            <w:iCs/>
            <w:lang w:eastAsia="ja-JP"/>
          </w:rPr>
          <w:t>p</w:t>
        </w:r>
        <w:r w:rsidRPr="00B4073B">
          <w:rPr>
            <w:lang w:eastAsia="ja-JP"/>
          </w:rPr>
          <w:t xml:space="preserve"> = 0.033) for `"-" = 5`, and 3.64 (95% CI, 0.28–7.00; </w:t>
        </w:r>
        <w:r w:rsidRPr="00B4073B">
          <w:rPr>
            <w:i/>
            <w:iCs/>
            <w:lang w:eastAsia="ja-JP"/>
          </w:rPr>
          <w:t>p</w:t>
        </w:r>
        <w:r w:rsidRPr="00B4073B">
          <w:rPr>
            <w:lang w:eastAsia="ja-JP"/>
          </w:rPr>
          <w:t xml:space="preserve"> = 0.035) for `"-" = 9`. Thus, the direction of association was stable, whereas the effect size varied across masking assumption</w:t>
        </w:r>
        <w:r>
          <w:rPr>
            <w:rFonts w:hint="eastAsia"/>
            <w:lang w:eastAsia="ja-JP"/>
          </w:rPr>
          <w:t>s</w:t>
        </w:r>
      </w:ins>
      <w:r w:rsidR="00622A77" w:rsidRPr="00622A77">
        <w:rPr>
          <w:lang w:eastAsia="ja-JP"/>
        </w:rPr>
        <w:t>.</w:t>
      </w:r>
      <w:commentRangeEnd w:id="50"/>
      <w:r w:rsidRPr="00622A77">
        <w:rPr>
          <w:rStyle w:val="af2"/>
          <w:sz w:val="24"/>
          <w:szCs w:val="24"/>
          <w:lang w:eastAsia="ja-JP"/>
        </w:rPr>
        <w:commentReference w:id="50"/>
      </w:r>
      <w:commentRangeEnd w:id="51"/>
      <w:r w:rsidR="00A6730B" w:rsidRPr="00622A77">
        <w:rPr>
          <w:rStyle w:val="af2"/>
          <w:sz w:val="24"/>
          <w:szCs w:val="24"/>
          <w:lang w:eastAsia="ja-JP"/>
        </w:rPr>
        <w:commentReference w:id="51"/>
      </w:r>
    </w:p>
    <w:p w14:paraId="3D34D767" w14:textId="77777777" w:rsidR="00073AD9" w:rsidRDefault="00000000" w:rsidP="00705772">
      <w:pPr>
        <w:pStyle w:val="2"/>
        <w:spacing w:line="360" w:lineRule="auto"/>
      </w:pPr>
      <w:bookmarkStart w:id="53" w:name="X19b7a829deade195ab8e30bfbfddb97c9ee92ae"/>
      <w:bookmarkEnd w:id="47"/>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w:t>
      </w:r>
      <w:r>
        <w:lastRenderedPageBreak/>
        <w:t xml:space="preserve">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54" w:name="discussion"/>
      <w:bookmarkEnd w:id="42"/>
      <w:bookmarkEnd w:id="53"/>
      <w:r>
        <w:t>Discussion</w:t>
      </w:r>
    </w:p>
    <w:p w14:paraId="72352068" w14:textId="77777777" w:rsidR="00073AD9" w:rsidRDefault="00000000" w:rsidP="00705772">
      <w:pPr>
        <w:pStyle w:val="2"/>
        <w:spacing w:line="360" w:lineRule="auto"/>
      </w:pPr>
      <w:bookmarkStart w:id="55" w:name="main-findings"/>
      <w:r>
        <w:t>1. Main Findings</w:t>
      </w:r>
    </w:p>
    <w:p w14:paraId="7B292F3D" w14:textId="0C43CDE6" w:rsidR="00073AD9" w:rsidRDefault="00000000" w:rsidP="00705772">
      <w:pPr>
        <w:pStyle w:val="FirstParagraph"/>
        <w:spacing w:line="360" w:lineRule="auto"/>
      </w:pPr>
      <w:r>
        <w:t xml:space="preserve">This ecological study </w:t>
      </w:r>
      <w:commentRangeStart w:id="56"/>
      <w:ins w:id="57" w:author="治輝 齋藤" w:date="2026-04-30T19:12:00Z" w16du:dateUtc="2026-04-30T10:12:00Z">
        <w:r w:rsidR="00F964C5" w:rsidRPr="00F964C5">
          <w:t>showed</w:t>
        </w:r>
      </w:ins>
      <w:del w:id="58" w:author="治輝 齋藤" w:date="2026-04-30T19:12:00Z" w16du:dateUtc="2026-04-30T10:12:00Z">
        <w:r w:rsidDel="00F964C5">
          <w:delText>demonstrated</w:delText>
        </w:r>
      </w:del>
      <w:commentRangeEnd w:id="56"/>
      <w:r w:rsidR="00F964C5">
        <w:rPr>
          <w:rStyle w:val="af2"/>
          <w:sz w:val="24"/>
          <w:szCs w:val="24"/>
        </w:rPr>
        <w:commentReference w:id="56"/>
      </w:r>
      <w:r>
        <w:t xml:space="preserve">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commentRangeStart w:id="59"/>
      <w:r>
        <w:t xml:space="preserve">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w:t>
      </w:r>
      <w:commentRangeEnd w:id="59"/>
      <w:r w:rsidR="001E418E">
        <w:rPr>
          <w:rStyle w:val="af2"/>
          <w:sz w:val="24"/>
          <w:szCs w:val="24"/>
        </w:rPr>
        <w:commentReference w:id="59"/>
      </w:r>
      <w:r>
        <w:t xml:space="preserve"> </w:t>
      </w:r>
      <w:commentRangeStart w:id="60"/>
      <w:r w:rsidR="00556984" w:rsidRPr="00556984">
        <w:t>The adjusted</w:t>
      </w:r>
      <w:r>
        <w:t xml:space="preserve"> association was specific to hip fractures and was not observed for humerus or forearm fractures.</w:t>
      </w:r>
      <w:commentRangeEnd w:id="60"/>
      <w:r w:rsidR="001E418E" w:rsidRPr="006558D1">
        <w:rPr>
          <w:rStyle w:val="af2"/>
          <w:sz w:val="24"/>
          <w:szCs w:val="24"/>
        </w:rPr>
        <w:commentReference w:id="60"/>
      </w:r>
      <w:r w:rsidR="006558D1" w:rsidRPr="006558D1">
        <w:t xml:space="preserve"> </w:t>
      </w:r>
      <w:r w:rsidR="000B6CF6">
        <w:rPr>
          <w:rFonts w:hint="eastAsia"/>
          <w:lang w:eastAsia="ja-JP"/>
        </w:rPr>
        <w:t>T</w:t>
      </w:r>
      <w:r w:rsidR="00556984" w:rsidRPr="00556984">
        <w:t xml:space="preserve">hese findings suggest that, at the population level, </w:t>
      </w:r>
      <w:commentRangeStart w:id="61"/>
      <w:r w:rsidR="00556984" w:rsidRPr="00556984">
        <w:t>steeper habitable terrain</w:t>
      </w:r>
      <w:commentRangeEnd w:id="61"/>
      <w:r w:rsidR="001E418E" w:rsidRPr="00556984">
        <w:rPr>
          <w:rStyle w:val="af2"/>
          <w:sz w:val="24"/>
          <w:szCs w:val="24"/>
        </w:rPr>
        <w:commentReference w:id="61"/>
      </w:r>
      <w:r w:rsidR="00556984" w:rsidRPr="00556984">
        <w:t xml:space="preserve">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62" w:name="biological-plausibility"/>
      <w:bookmarkEnd w:id="55"/>
      <w:r>
        <w:t>2. Biological Plausibility</w:t>
      </w:r>
    </w:p>
    <w:p w14:paraId="6450A184" w14:textId="30934AE0" w:rsidR="00073AD9" w:rsidRDefault="00000000" w:rsidP="00705772">
      <w:pPr>
        <w:pStyle w:val="FirstParagraph"/>
        <w:spacing w:line="360" w:lineRule="auto"/>
      </w:pPr>
      <w:commentRangeStart w:id="63"/>
      <w:r>
        <w:t xml:space="preserve">The </w:t>
      </w:r>
      <w:del w:id="64" w:author="治輝 齋藤" w:date="2026-04-30T19:27:00Z" w16du:dateUtc="2026-04-30T10:27:00Z">
        <w:r w:rsidDel="00896745">
          <w:delText xml:space="preserve">specificity of the </w:delText>
        </w:r>
      </w:del>
      <w:r>
        <w:t xml:space="preserve">slope–fracture association </w:t>
      </w:r>
      <w:ins w:id="65" w:author="治輝 齋藤" w:date="2026-04-30T19:27:00Z" w16du:dateUtc="2026-04-30T10:27:00Z">
        <w:r w:rsidR="00896745" w:rsidRPr="00896745">
          <w:t>observed for</w:t>
        </w:r>
      </w:ins>
      <w:del w:id="66" w:author="治輝 齋藤" w:date="2026-04-30T19:27:00Z" w16du:dateUtc="2026-04-30T10:27:00Z">
        <w:r w:rsidDel="00896745">
          <w:delText>to</w:delText>
        </w:r>
      </w:del>
      <w:r>
        <w:t xml:space="preserve"> the hip </w:t>
      </w:r>
      <w:ins w:id="67" w:author="治輝 齋藤" w:date="2026-04-30T19:27:00Z" w16du:dateUtc="2026-04-30T10:27:00Z">
        <w:r w:rsidR="00896745">
          <w:rPr>
            <w:rFonts w:hint="eastAsia"/>
            <w:lang w:eastAsia="ja-JP"/>
          </w:rPr>
          <w:t>may be</w:t>
        </w:r>
      </w:ins>
      <w:del w:id="68" w:author="治輝 齋藤" w:date="2026-04-30T19:27:00Z" w16du:dateUtc="2026-04-30T10:27:00Z">
        <w:r w:rsidDel="00896745">
          <w:delText>is</w:delText>
        </w:r>
      </w:del>
      <w:r>
        <w:t xml:space="preserve"> biologically plausible and </w:t>
      </w:r>
      <w:ins w:id="69" w:author="治輝 齋藤" w:date="2026-04-30T19:28:00Z" w16du:dateUtc="2026-04-30T10:28:00Z">
        <w:r w:rsidR="00896745" w:rsidRPr="00896745">
          <w:t>may be partly</w:t>
        </w:r>
        <w:r w:rsidR="00896745">
          <w:rPr>
            <w:rFonts w:hint="eastAsia"/>
            <w:lang w:eastAsia="ja-JP"/>
          </w:rPr>
          <w:t xml:space="preserve"> </w:t>
        </w:r>
      </w:ins>
      <w:r>
        <w:t xml:space="preserve">supported by </w:t>
      </w:r>
      <w:del w:id="70"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71" w:author="治輝 齋藤" w:date="2026-04-30T19:28:00Z" w16du:dateUtc="2026-04-30T10:28:00Z">
        <w:r w:rsidR="00896745" w:rsidRPr="00896745">
          <w:t>common</w:t>
        </w:r>
      </w:ins>
      <w:del w:id="72" w:author="治輝 齋藤" w:date="2026-04-30T19:28:00Z" w16du:dateUtc="2026-04-30T10:28:00Z">
        <w:r w:rsidDel="00896745">
          <w:delText>the predominant</w:delText>
        </w:r>
      </w:del>
      <w:r>
        <w:t xml:space="preserve"> fall mechanism</w:t>
      </w:r>
      <w:ins w:id="73"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w:t>
      </w:r>
      <w:r>
        <w:lastRenderedPageBreak/>
        <w:t>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74" w:author="治輝 齋藤" w:date="2026-04-30T19:28:00Z" w16du:dateUtc="2026-04-30T10:28:00Z">
        <w:r w:rsidR="00896745" w:rsidRPr="00896745">
          <w:t>suggested</w:t>
        </w:r>
      </w:ins>
      <w:del w:id="75"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76" w:author="治輝 齋藤" w:date="2026-04-30T19:29:00Z" w16du:dateUtc="2026-04-30T10:29:00Z">
        <w:r w:rsidR="00896745" w:rsidRPr="00896745">
          <w:t>potentially increasing</w:t>
        </w:r>
      </w:ins>
      <w:del w:id="77"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63"/>
      <w:r w:rsidR="00896745">
        <w:rPr>
          <w:rStyle w:val="af2"/>
          <w:sz w:val="24"/>
          <w:szCs w:val="24"/>
        </w:rPr>
        <w:commentReference w:id="63"/>
      </w:r>
    </w:p>
    <w:p w14:paraId="0451411D" w14:textId="6BA491F3" w:rsidR="00073AD9" w:rsidRDefault="00000000" w:rsidP="00705772">
      <w:pPr>
        <w:pStyle w:val="a0"/>
        <w:spacing w:line="360" w:lineRule="auto"/>
        <w:rPr>
          <w:lang w:eastAsia="ja-JP"/>
        </w:rPr>
      </w:pPr>
      <w:r>
        <w:t>When walking downhill or across a slope, the body’s center of mass (CoM)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CoM tracing a bow-tie-shaped trajectory in three-dimensional space.</w:t>
      </w:r>
      <w:r w:rsidR="00CA3F03" w:rsidRPr="00CA3F03">
        <w:t xml:space="preserve"> [28]</w:t>
      </w:r>
      <w:r>
        <w:t xml:space="preserve"> On sloped terrain, maintaining CoM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unarrested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w:t>
      </w:r>
      <w:r>
        <w:lastRenderedPageBreak/>
        <w:t>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78"/>
      <w:del w:id="79" w:author="治輝 齋藤" w:date="2026-04-30T20:51:00Z" w16du:dateUtc="2026-04-30T11:51:00Z">
        <w:r w:rsidDel="005A5D79">
          <w:delText xml:space="preserve">thus </w:delText>
        </w:r>
      </w:del>
      <w:r>
        <w:t xml:space="preserve">provides internal evidence </w:t>
      </w:r>
      <w:ins w:id="80" w:author="治輝 齋藤" w:date="2026-04-30T20:52:00Z" w16du:dateUtc="2026-04-30T11:52:00Z">
        <w:r w:rsidR="005A5D79" w:rsidRPr="005A5D79">
          <w:t>that is</w:t>
        </w:r>
        <w:r w:rsidR="005A5D79">
          <w:rPr>
            <w:rFonts w:hint="eastAsia"/>
            <w:lang w:eastAsia="ja-JP"/>
          </w:rPr>
          <w:t xml:space="preserve"> </w:t>
        </w:r>
      </w:ins>
      <w:r>
        <w:t xml:space="preserve">consistent with </w:t>
      </w:r>
      <w:del w:id="81" w:author="治輝 齋藤" w:date="2026-04-30T20:52:00Z" w16du:dateUtc="2026-04-30T11:52:00Z">
        <w:r w:rsidDel="005A5D79">
          <w:delText xml:space="preserve">the </w:delText>
        </w:r>
      </w:del>
      <w:ins w:id="82" w:author="治輝 齋藤" w:date="2026-04-30T20:52:00Z" w16du:dateUtc="2026-04-30T11:52:00Z">
        <w:r w:rsidR="005A5D79">
          <w:rPr>
            <w:rFonts w:hint="eastAsia"/>
            <w:lang w:eastAsia="ja-JP"/>
          </w:rPr>
          <w:t>a</w:t>
        </w:r>
        <w:r w:rsidR="005A5D79">
          <w:t xml:space="preserve"> </w:t>
        </w:r>
      </w:ins>
      <w:r>
        <w:t xml:space="preserve">biomechanical paradigm </w:t>
      </w:r>
      <w:ins w:id="83" w:author="治輝 齋藤" w:date="2026-04-30T20:52:00Z" w16du:dateUtc="2026-04-30T11:52:00Z">
        <w:r w:rsidR="005A5D79" w:rsidRPr="005A5D79">
          <w:t>in which</w:t>
        </w:r>
      </w:ins>
      <w:del w:id="84" w:author="治輝 齋藤" w:date="2026-04-30T20:52:00Z" w16du:dateUtc="2026-04-30T11:52:00Z">
        <w:r w:rsidDel="005A5D79">
          <w:delText>that</w:delText>
        </w:r>
      </w:del>
      <w:r>
        <w:t xml:space="preserve"> terrain slope </w:t>
      </w:r>
      <w:ins w:id="85" w:author="治輝 齋藤" w:date="2026-04-30T20:52:00Z" w16du:dateUtc="2026-04-30T11:52:00Z">
        <w:r w:rsidR="005A5D79">
          <w:rPr>
            <w:rFonts w:hint="eastAsia"/>
            <w:lang w:eastAsia="ja-JP"/>
          </w:rPr>
          <w:t xml:space="preserve">may </w:t>
        </w:r>
      </w:ins>
      <w:r>
        <w:t>specifically amplif</w:t>
      </w:r>
      <w:ins w:id="86" w:author="治輝 齋藤" w:date="2026-04-30T20:52:00Z" w16du:dateUtc="2026-04-30T11:52:00Z">
        <w:r w:rsidR="005A5D79">
          <w:rPr>
            <w:rFonts w:hint="eastAsia"/>
            <w:lang w:eastAsia="ja-JP"/>
          </w:rPr>
          <w:t>y</w:t>
        </w:r>
      </w:ins>
      <w:del w:id="87" w:author="治輝 齋藤" w:date="2026-04-30T20:52:00Z" w16du:dateUtc="2026-04-30T11:52:00Z">
        <w:r w:rsidDel="005A5D79">
          <w:delText>ies</w:delText>
        </w:r>
      </w:del>
      <w:r>
        <w:t xml:space="preserve"> lateral fall risk.</w:t>
      </w:r>
      <w:commentRangeEnd w:id="78"/>
      <w:r w:rsidR="005A5D79">
        <w:rPr>
          <w:rStyle w:val="af2"/>
          <w:sz w:val="24"/>
          <w:szCs w:val="24"/>
        </w:rPr>
        <w:commentReference w:id="78"/>
      </w:r>
    </w:p>
    <w:p w14:paraId="57B00B2F" w14:textId="77777777" w:rsidR="00073AD9" w:rsidRDefault="00000000" w:rsidP="00705772">
      <w:pPr>
        <w:pStyle w:val="2"/>
        <w:spacing w:line="360" w:lineRule="auto"/>
      </w:pPr>
      <w:bookmarkStart w:id="88" w:name="comparison-with-previous-studies"/>
      <w:bookmarkEnd w:id="62"/>
      <w:r>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14452E79"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w:t>
      </w:r>
      <w:r>
        <w:lastRenderedPageBreak/>
        <w:t xml:space="preserve">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89"/>
      <w:r>
        <w:t xml:space="preserve">Our </w:t>
      </w:r>
      <w:ins w:id="90" w:author="治輝 齋藤" w:date="2026-04-30T20:55:00Z" w16du:dateUtc="2026-04-30T11:55:00Z">
        <w:r w:rsidR="00F7283B" w:rsidRPr="00F7283B">
          <w:t>findings add</w:t>
        </w:r>
      </w:ins>
      <w:del w:id="91"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aging rate</w:t>
      </w:r>
      <w:ins w:id="92" w:author="治輝 齋藤" w:date="2026-04-30T20:55:00Z" w16du:dateUtc="2026-04-30T11:55:00Z">
        <w:r w:rsidR="00F7283B" w:rsidRPr="00F7283B">
          <w:t xml:space="preserve"> in the primary model</w:t>
        </w:r>
      </w:ins>
      <w:r>
        <w:t xml:space="preserve">. This quantitative estimate </w:t>
      </w:r>
      <w:del w:id="93"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94" w:author="治輝 齋藤" w:date="2026-04-30T20:56:00Z" w16du:dateUtc="2026-04-30T11:56:00Z">
        <w:r w:rsidR="00F7283B" w:rsidRPr="00F7283B">
          <w:t>correlate of fracture burden</w:t>
        </w:r>
      </w:ins>
      <w:del w:id="95" w:author="治輝 齋藤" w:date="2026-04-30T20:56:00Z" w16du:dateUtc="2026-04-30T11:56:00Z">
        <w:r w:rsidDel="00F7283B">
          <w:delText>risk factor</w:delText>
        </w:r>
      </w:del>
      <w:r>
        <w:t>.</w:t>
      </w:r>
      <w:commentRangeEnd w:id="89"/>
      <w:r w:rsidR="00F7283B">
        <w:rPr>
          <w:rStyle w:val="af2"/>
          <w:sz w:val="24"/>
          <w:szCs w:val="24"/>
        </w:rPr>
        <w:commentReference w:id="89"/>
      </w:r>
    </w:p>
    <w:p w14:paraId="775AC0CF" w14:textId="77777777" w:rsidR="00073AD9" w:rsidRDefault="00000000" w:rsidP="00705772">
      <w:pPr>
        <w:pStyle w:val="2"/>
        <w:spacing w:line="360" w:lineRule="auto"/>
      </w:pPr>
      <w:bookmarkStart w:id="96" w:name="role-of-aging-rate"/>
      <w:bookmarkEnd w:id="88"/>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41B9CB4A" w:rsidR="00073AD9" w:rsidRDefault="00000000" w:rsidP="00705772">
      <w:pPr>
        <w:pStyle w:val="a0"/>
        <w:spacing w:line="360" w:lineRule="auto"/>
      </w:pPr>
      <w:commentRangeStart w:id="97"/>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w:t>
      </w:r>
      <w:ins w:id="98" w:author="治輝 齋藤" w:date="2026-04-30T20:57:00Z" w16du:dateUtc="2026-04-30T11:57:00Z">
        <w:r w:rsidR="00F7283B" w:rsidRPr="00F7283B">
          <w:t>correlate</w:t>
        </w:r>
      </w:ins>
      <w:del w:id="99" w:author="治輝 齋藤" w:date="2026-04-30T20:57:00Z" w16du:dateUtc="2026-04-30T11:57:00Z">
        <w:r w:rsidDel="00F7283B">
          <w:delText>factor</w:delText>
        </w:r>
      </w:del>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100" w:author="治輝 齋藤" w:date="2026-04-30T20:58:00Z" w16du:dateUtc="2026-04-30T11:58:00Z">
        <w:r w:rsidR="00F7283B">
          <w:rPr>
            <w:rFonts w:hint="eastAsia"/>
            <w:lang w:eastAsia="ja-JP"/>
          </w:rPr>
          <w:t xml:space="preserve">may </w:t>
        </w:r>
      </w:ins>
      <w:r>
        <w:t>represent</w:t>
      </w:r>
      <w:del w:id="101" w:author="治輝 齋藤" w:date="2026-04-30T20:58:00Z" w16du:dateUtc="2026-04-30T11:58:00Z">
        <w:r w:rsidDel="00F7283B">
          <w:delText>s</w:delText>
        </w:r>
      </w:del>
      <w:r>
        <w:t xml:space="preserve"> an additional and </w:t>
      </w:r>
      <w:ins w:id="102" w:author="治輝 齋藤" w:date="2026-04-30T20:58:00Z" w16du:dateUtc="2026-04-30T11:58:00Z">
        <w:r w:rsidR="00F7283B" w:rsidRPr="00F7283B">
          <w:t>potentially</w:t>
        </w:r>
        <w:r w:rsidR="00F7283B">
          <w:rPr>
            <w:rFonts w:hint="eastAsia"/>
            <w:lang w:eastAsia="ja-JP"/>
          </w:rPr>
          <w:t xml:space="preserve"> </w:t>
        </w:r>
      </w:ins>
      <w:r>
        <w:t xml:space="preserve">modifiable layer of fracture risk. Terrain slope </w:t>
      </w:r>
      <w:ins w:id="103" w:author="治輝 齋藤" w:date="2026-04-30T20:58:00Z" w16du:dateUtc="2026-04-30T11:58:00Z">
        <w:r w:rsidR="00F7283B">
          <w:rPr>
            <w:rFonts w:hint="eastAsia"/>
            <w:lang w:eastAsia="ja-JP"/>
          </w:rPr>
          <w:t>may</w:t>
        </w:r>
      </w:ins>
      <w:del w:id="104" w:author="治輝 齋藤" w:date="2026-04-30T20:58:00Z" w16du:dateUtc="2026-04-30T11:58:00Z">
        <w:r w:rsidDel="00F7283B">
          <w:delText>is</w:delText>
        </w:r>
      </w:del>
      <w:r>
        <w:t xml:space="preserve"> not </w:t>
      </w:r>
      <w:ins w:id="105" w:author="治輝 齋藤" w:date="2026-04-30T20:58:00Z" w16du:dateUtc="2026-04-30T11:58:00Z">
        <w:r w:rsidR="00F7283B">
          <w:rPr>
            <w:rFonts w:hint="eastAsia"/>
            <w:lang w:eastAsia="ja-JP"/>
          </w:rPr>
          <w:t xml:space="preserve">be </w:t>
        </w:r>
      </w:ins>
      <w:r>
        <w:t>merely a proxy for aging</w:t>
      </w:r>
      <w:ins w:id="106" w:author="治輝 齋藤" w:date="2026-04-30T20:59:00Z" w16du:dateUtc="2026-04-30T11:59:00Z">
        <w:r w:rsidR="00F7283B" w:rsidRPr="00F7283B">
          <w:t xml:space="preserve"> and may represent</w:t>
        </w:r>
      </w:ins>
      <w:del w:id="107" w:author="治輝 齋藤" w:date="2026-04-30T20:59:00Z" w16du:dateUtc="2026-04-30T11:59:00Z">
        <w:r w:rsidDel="00F7283B">
          <w:delText>, but</w:delText>
        </w:r>
      </w:del>
      <w:r>
        <w:t xml:space="preserve"> an </w:t>
      </w:r>
      <w:ins w:id="108" w:author="治輝 齋藤" w:date="2026-04-30T20:59:00Z" w16du:dateUtc="2026-04-30T11:59:00Z">
        <w:r w:rsidR="00F7283B" w:rsidRPr="00F7283B">
          <w:t>additional</w:t>
        </w:r>
      </w:ins>
      <w:del w:id="109" w:author="治輝 齋藤" w:date="2026-04-30T20:59:00Z" w16du:dateUtc="2026-04-30T11:59:00Z">
        <w:r w:rsidDel="00F7283B">
          <w:delText>independent</w:delText>
        </w:r>
      </w:del>
      <w:r>
        <w:t xml:space="preserve"> environmental </w:t>
      </w:r>
      <w:ins w:id="110" w:author="治輝 齋藤" w:date="2026-04-30T20:59:00Z" w16du:dateUtc="2026-04-30T11:59:00Z">
        <w:r w:rsidR="00F7283B" w:rsidRPr="00F7283B">
          <w:t>correlate</w:t>
        </w:r>
      </w:ins>
      <w:del w:id="111" w:author="治輝 齋藤" w:date="2026-04-30T20:59:00Z" w16du:dateUtc="2026-04-30T11:59:00Z">
        <w:r w:rsidDel="00F7283B">
          <w:delText>hazard</w:delText>
        </w:r>
      </w:del>
      <w:r>
        <w:t xml:space="preserve"> that </w:t>
      </w:r>
      <w:ins w:id="112" w:author="治輝 齋藤" w:date="2026-04-30T20:59:00Z" w16du:dateUtc="2026-04-30T11:59:00Z">
        <w:r w:rsidR="00F7283B" w:rsidRPr="00F7283B">
          <w:lastRenderedPageBreak/>
          <w:t>could contribute to functional decline</w:t>
        </w:r>
      </w:ins>
      <w:del w:id="113" w:author="治輝 齋藤" w:date="2026-04-30T20:59:00Z" w16du:dateUtc="2026-04-30T11:59:00Z">
        <w:r w:rsidDel="00F7283B">
          <w:delText>chronically erodes physical function</w:delText>
        </w:r>
      </w:del>
      <w:r>
        <w:t xml:space="preserve"> among rural-dwelling older adults.</w:t>
      </w:r>
      <w:commentRangeEnd w:id="97"/>
      <w:r w:rsidR="00F7283B" w:rsidRPr="008227BE">
        <w:rPr>
          <w:rStyle w:val="af2"/>
          <w:sz w:val="24"/>
          <w:szCs w:val="24"/>
        </w:rPr>
        <w:commentReference w:id="97"/>
      </w:r>
      <w:ins w:id="114" w:author="治輝 齋藤" w:date="2026-04-30T20:32:00Z" w16du:dateUtc="2026-04-30T11:32:00Z">
        <w:r w:rsidR="008227BE" w:rsidRPr="008227BE">
          <w:t xml:space="preserve"> </w:t>
        </w:r>
        <w:commentRangeStart w:id="115"/>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115"/>
      <w:ins w:id="116" w:author="治輝 齋藤" w:date="2026-04-30T20:33:00Z" w16du:dateUtc="2026-04-30T11:33:00Z">
        <w:r w:rsidR="008227BE">
          <w:rPr>
            <w:rStyle w:val="af2"/>
            <w:sz w:val="24"/>
            <w:szCs w:val="24"/>
          </w:rPr>
          <w:commentReference w:id="115"/>
        </w:r>
      </w:ins>
    </w:p>
    <w:p w14:paraId="1B1E73F4" w14:textId="77777777" w:rsidR="00073AD9" w:rsidRDefault="00000000" w:rsidP="00705772">
      <w:pPr>
        <w:pStyle w:val="2"/>
        <w:spacing w:line="360" w:lineRule="auto"/>
      </w:pPr>
      <w:bookmarkStart w:id="117" w:name="walking-speed-as-a-mediator"/>
      <w:bookmarkEnd w:id="96"/>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w:t>
      </w:r>
      <w:commentRangeStart w:id="118"/>
      <w:r>
        <w:t>Older adults residing in high-slope regions are exposed to such challenging terrain daily during shopping and outdoor activities, leading to chronic fear of falling, reduced outdoor activity, and progressive deconditioning (disuse muscle atrophy).</w:t>
      </w:r>
      <w:commentRangeEnd w:id="118"/>
      <w:r w:rsidR="001907E8" w:rsidRPr="00CA3F03">
        <w:rPr>
          <w:rStyle w:val="af2"/>
          <w:sz w:val="24"/>
          <w:szCs w:val="24"/>
        </w:rPr>
        <w:commentReference w:id="118"/>
      </w:r>
      <w:r w:rsidR="00CA3F03" w:rsidRPr="00CA3F03">
        <w:t xml:space="preserve"> </w:t>
      </w:r>
      <w:r w:rsidR="00CA3F03" w:rsidRPr="00CA3F03">
        <w:rPr>
          <w:lang w:eastAsia="ja-JP"/>
        </w:rPr>
        <w:t>[40, 41]</w:t>
      </w:r>
    </w:p>
    <w:p w14:paraId="0D744E0F" w14:textId="703F5592" w:rsidR="00073AD9" w:rsidRDefault="00000000" w:rsidP="00705772">
      <w:pPr>
        <w:pStyle w:val="a0"/>
        <w:spacing w:line="360" w:lineRule="auto"/>
      </w:pPr>
      <w:r>
        <w:t xml:space="preserve">However, </w:t>
      </w:r>
      <w:r w:rsidR="00FB1385" w:rsidRPr="00FB1385">
        <w:t xml:space="preserve">the multivariable OLS coefficient for fast walking rate was </w:t>
      </w:r>
      <w:del w:id="119" w:author="治輝 齋藤" w:date="2026-04-30T18:39:00Z" w16du:dateUtc="2026-04-30T09:39:00Z">
        <w:r w:rsidR="00FB1385" w:rsidRPr="00FB1385" w:rsidDel="00DB17F0">
          <w:delText>**</w:delText>
        </w:r>
      </w:del>
      <w:r w:rsidR="00FB1385" w:rsidRPr="00FB1385">
        <w:t>positive</w:t>
      </w:r>
      <w:del w:id="120"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coefficient was sensitive to </w:t>
      </w:r>
      <w:r w:rsidR="00FB1385" w:rsidRPr="00FB1385">
        <w:lastRenderedPageBreak/>
        <w:t xml:space="preserve">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121"/>
      <w:ins w:id="122"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121"/>
        <w:r w:rsidR="00DB17F0" w:rsidRPr="00FB1385">
          <w:rPr>
            <w:rStyle w:val="af2"/>
            <w:sz w:val="24"/>
            <w:szCs w:val="24"/>
          </w:rPr>
          <w:commentReference w:id="121"/>
        </w:r>
      </w:ins>
      <w:r w:rsidR="00FB1385" w:rsidRPr="00FB1385">
        <w:t>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123" w:name="policy-implications"/>
      <w:bookmarkEnd w:id="117"/>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First, prefectures with steeper terrain should be prioritized in national fall prevention programs. Japan’s Ministry of Health, Labour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w:t>
      </w:r>
      <w:r>
        <w:lastRenderedPageBreak/>
        <w:t>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w:t>
      </w:r>
      <w:commentRangeStart w:id="124"/>
      <w:r>
        <w:t>cost-effective</w:t>
      </w:r>
      <w:commentRangeEnd w:id="124"/>
      <w:r w:rsidR="001907E8">
        <w:rPr>
          <w:rStyle w:val="af2"/>
          <w:sz w:val="24"/>
          <w:szCs w:val="24"/>
        </w:rPr>
        <w:commentReference w:id="124"/>
      </w:r>
      <w:r>
        <w:t xml:space="preserve"> strategies to mitigate the downstream burden of fragility fractures.</w:t>
      </w:r>
    </w:p>
    <w:p w14:paraId="391CB151" w14:textId="77777777" w:rsidR="00073AD9" w:rsidRDefault="00000000" w:rsidP="00705772">
      <w:pPr>
        <w:pStyle w:val="2"/>
        <w:spacing w:line="360" w:lineRule="auto"/>
      </w:pPr>
      <w:bookmarkStart w:id="125" w:name="strengths"/>
      <w:bookmarkEnd w:id="123"/>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126" w:name="limitations"/>
      <w:bookmarkEnd w:id="125"/>
      <w:r>
        <w:lastRenderedPageBreak/>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0078DF24" w:rsidR="00073AD9" w:rsidRDefault="00000000" w:rsidP="00705772">
      <w:pPr>
        <w:pStyle w:val="a0"/>
        <w:spacing w:line="360" w:lineRule="auto"/>
      </w:pPr>
      <w:bookmarkStart w:id="127" w:name="_Hlk228469400"/>
      <w:r>
        <w:t xml:space="preserve">Second, </w:t>
      </w:r>
      <w:commentRangeStart w:id="128"/>
      <w:ins w:id="129" w:author="治輝 齋藤" w:date="2026-04-30T18:02:00Z" w16du:dateUtc="2026-04-30T09:02:00Z">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ins>
      <w:commentRangeEnd w:id="128"/>
      <w:ins w:id="130" w:author="治輝 齋藤" w:date="2026-04-30T18:04:00Z" w16du:dateUtc="2026-04-30T09:04:00Z">
        <w:r w:rsidR="00394F48">
          <w:rPr>
            <w:rStyle w:val="af2"/>
            <w:sz w:val="24"/>
            <w:szCs w:val="24"/>
          </w:rPr>
          <w:commentReference w:id="128"/>
        </w:r>
      </w:ins>
      <w:r>
        <w:t xml:space="preserve">the cross-sectional design precludes causal inference. Although reverse causation is unlikely for a fixed environmental exposure such as terrain slope, residual confounding by unmeasured variables cannot be excluded. </w:t>
      </w:r>
      <w:ins w:id="131" w:author="治輝 齋藤" w:date="2026-04-30T18:03:00Z" w16du:dateUtc="2026-04-30T09:03:00Z">
        <w:r w:rsidR="00394F48" w:rsidRPr="00394F48">
          <w:t>Fourth</w:t>
        </w:r>
      </w:ins>
      <w:del w:id="132" w:author="治輝 齋藤" w:date="2026-04-30T18:03:00Z" w16du:dateUtc="2026-04-30T09:03:00Z">
        <w:r w:rsidDel="00394F48">
          <w:delText>Third</w:delText>
        </w:r>
      </w:del>
      <w:r>
        <w:t xml:space="preserve">, important unmeasured confounders—including individual-level socioeconomic status, healthcare access (e.g., prefectural orthopedic surgeon density, distance to emergency hospitals), nutritional status (calcium and vitamin D intake), bone mineral density (BMD), </w:t>
      </w:r>
      <w:commentRangeStart w:id="133"/>
      <w:ins w:id="134" w:author="治輝 齋藤" w:date="2026-04-30T18:09:00Z" w16du:dateUtc="2026-04-30T09:09:00Z">
        <w:r w:rsidR="005168E9" w:rsidRPr="005168E9">
          <w:t xml:space="preserve">climate (snowfall and icing), </w:t>
        </w:r>
        <w:commentRangeEnd w:id="133"/>
        <w:r w:rsidR="005168E9">
          <w:rPr>
            <w:rStyle w:val="af2"/>
            <w:sz w:val="24"/>
            <w:szCs w:val="24"/>
          </w:rPr>
          <w:commentReference w:id="133"/>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0C0A2614" w:rsidR="00073AD9" w:rsidRDefault="008227BE" w:rsidP="00705772">
      <w:pPr>
        <w:pStyle w:val="a0"/>
        <w:spacing w:line="360" w:lineRule="auto"/>
      </w:pPr>
      <w:commentRangeStart w:id="135"/>
      <w:ins w:id="136" w:author="治輝 齋藤" w:date="2026-04-30T20:36:00Z" w16du:dateUtc="2026-04-30T11:36:00Z">
        <w:r w:rsidRPr="008227BE">
          <w:rPr>
            <w:lang w:eastAsia="ja-JP"/>
          </w:rPr>
          <w:t xml:space="preserve">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w:t>
        </w:r>
        <w:r w:rsidRPr="008227BE">
          <w:rPr>
            <w:lang w:eastAsia="ja-JP"/>
          </w:rPr>
          <w:lastRenderedPageBreak/>
          <w:t>to the nominal `&lt;10` range. Therefore, these SIR/ISR analyses should be interpreted as robustness checks rather than definitive age-standardized estimates.</w:t>
        </w:r>
      </w:ins>
      <w:commentRangeEnd w:id="135"/>
      <w:ins w:id="137" w:author="治輝 齋藤" w:date="2026-04-30T20:37:00Z" w16du:dateUtc="2026-04-30T11:37:00Z">
        <w:r w:rsidRPr="008227BE">
          <w:rPr>
            <w:rStyle w:val="af2"/>
            <w:sz w:val="24"/>
            <w:szCs w:val="24"/>
            <w:lang w:eastAsia="ja-JP"/>
          </w:rPr>
          <w:commentReference w:id="135"/>
        </w:r>
      </w:ins>
      <w:ins w:id="138" w:author="治輝 齋藤" w:date="2026-04-30T20:36:00Z" w16du:dateUtc="2026-04-30T11:36:00Z">
        <w:r w:rsidRPr="008227BE">
          <w:rPr>
            <w:lang w:eastAsia="ja-JP"/>
          </w:rPr>
          <w:t xml:space="preserve"> </w:t>
        </w:r>
        <w:r>
          <w:rPr>
            <w:rFonts w:hint="eastAsia"/>
            <w:lang w:eastAsia="ja-JP"/>
          </w:rPr>
          <w:t>Six</w:t>
        </w:r>
      </w:ins>
      <w:ins w:id="139" w:author="治輝 齋藤" w:date="2026-04-30T18:04:00Z" w16du:dateUtc="2026-04-30T09:04:00Z">
        <w:r w:rsidR="00394F48">
          <w:rPr>
            <w:rFonts w:hint="eastAsia"/>
            <w:lang w:eastAsia="ja-JP"/>
          </w:rPr>
          <w:t>th</w:t>
        </w:r>
      </w:ins>
      <w:del w:id="140" w:author="治輝 齋藤" w:date="2026-04-30T18:04:00Z" w16du:dateUtc="2026-04-30T09:04:00Z">
        <w:r w:rsidDel="00394F48">
          <w:delText>Fourth</w:delText>
        </w:r>
      </w:del>
      <w:r>
        <w:t xml:space="preserve">, the walking speed variable was based on self-reported habitual walking speed in the Specific Health Checkup questionnaire, administered to individuals aged 40–74 years, </w:t>
      </w:r>
      <w:commentRangeStart w:id="141"/>
      <w:ins w:id="142" w:author="治輝 齋藤" w:date="2026-04-30T19:05:00Z" w16du:dateUtc="2026-04-30T10:05:00Z">
        <w:r w:rsidR="00F61CC0">
          <w:rPr>
            <w:rFonts w:hint="eastAsia"/>
            <w:lang w:eastAsia="ja-JP"/>
          </w:rPr>
          <w:t>because</w:t>
        </w:r>
      </w:ins>
      <w:ins w:id="143" w:author="治輝 齋藤" w:date="2026-04-30T19:04:00Z" w16du:dateUtc="2026-04-30T10:04:00Z">
        <w:r w:rsidR="00F61CC0" w:rsidRPr="00F61CC0">
          <w:t xml:space="preserve"> publicly available prefecture-level data were limited to individuals aged 40–74 years in the current NDB Open Data</w:t>
        </w:r>
        <w:r w:rsidR="00F61CC0">
          <w:rPr>
            <w:rFonts w:hint="eastAsia"/>
            <w:lang w:eastAsia="ja-JP"/>
          </w:rPr>
          <w:t>.</w:t>
        </w:r>
      </w:ins>
      <w:ins w:id="144" w:author="治輝 齋藤" w:date="2026-04-30T18:45:00Z" w16du:dateUtc="2026-04-30T09:45:00Z">
        <w:r w:rsidR="00DB17F0" w:rsidRPr="00DB17F0">
          <w:t xml:space="preserve"> This variable </w:t>
        </w:r>
      </w:ins>
      <w:del w:id="145" w:author="治輝 齋藤" w:date="2026-04-30T18:45:00Z" w16du:dateUtc="2026-04-30T09:45:00Z">
        <w:r w:rsidDel="00DB17F0">
          <w:delText>which</w:delText>
        </w:r>
      </w:del>
      <w:commentRangeEnd w:id="141"/>
      <w:r w:rsidR="00DB17F0">
        <w:rPr>
          <w:rStyle w:val="af2"/>
          <w:sz w:val="24"/>
          <w:szCs w:val="24"/>
        </w:rPr>
        <w:commentReference w:id="141"/>
      </w:r>
      <w:r>
        <w:t xml:space="preserve"> may not accurately represent the functional capacity of the oldest-old (≥75 years) at highest fracture risk</w:t>
      </w:r>
      <w:ins w:id="146" w:author="治輝 齋藤" w:date="2026-04-30T18:45:00Z" w16du:dateUtc="2026-04-30T09:45:00Z">
        <w:r w:rsidR="00DB17F0" w:rsidRPr="00DB17F0">
          <w:t>, and its direct relevance to hip fracture occurrence is likely limited at this ecological resolution</w:t>
        </w:r>
      </w:ins>
      <w:r>
        <w:t xml:space="preserve">. This self-reported measure may be subject to non-differential measurement error, biasing our estimates toward the null. </w:t>
      </w:r>
      <w:ins w:id="147" w:author="治輝 齋藤" w:date="2026-04-30T18:04:00Z" w16du:dateUtc="2026-04-30T09:04:00Z">
        <w:r w:rsidR="00394F48">
          <w:rPr>
            <w:rFonts w:hint="eastAsia"/>
            <w:lang w:eastAsia="ja-JP"/>
          </w:rPr>
          <w:t>S</w:t>
        </w:r>
      </w:ins>
      <w:ins w:id="148" w:author="治輝 齋藤" w:date="2026-04-30T20:36:00Z" w16du:dateUtc="2026-04-30T11:36:00Z">
        <w:r>
          <w:rPr>
            <w:rFonts w:hint="eastAsia"/>
            <w:lang w:eastAsia="ja-JP"/>
          </w:rPr>
          <w:t>even</w:t>
        </w:r>
      </w:ins>
      <w:ins w:id="149" w:author="治輝 齋藤" w:date="2026-04-30T18:04:00Z" w16du:dateUtc="2026-04-30T09:04:00Z">
        <w:r w:rsidR="00394F48">
          <w:rPr>
            <w:rFonts w:hint="eastAsia"/>
            <w:lang w:eastAsia="ja-JP"/>
          </w:rPr>
          <w:t>th</w:t>
        </w:r>
      </w:ins>
      <w:del w:id="150" w:author="治輝 齋藤" w:date="2026-04-30T18:04:00Z" w16du:dateUtc="2026-04-30T09:04:00Z">
        <w:r w:rsidDel="00394F48">
          <w:delText>Fifth</w:delText>
        </w:r>
      </w:del>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0BDD9B7A" w:rsidR="007D54A5" w:rsidRDefault="008227BE" w:rsidP="00705772">
      <w:pPr>
        <w:pStyle w:val="a0"/>
        <w:spacing w:line="360" w:lineRule="auto"/>
      </w:pPr>
      <w:ins w:id="151" w:author="治輝 齋藤" w:date="2026-04-30T20:36:00Z" w16du:dateUtc="2026-04-30T11:36:00Z">
        <w:r>
          <w:rPr>
            <w:rFonts w:hint="eastAsia"/>
            <w:lang w:eastAsia="ja-JP"/>
          </w:rPr>
          <w:t>Eigh</w:t>
        </w:r>
      </w:ins>
      <w:ins w:id="152" w:author="治輝 齋藤" w:date="2026-04-30T18:04:00Z" w16du:dateUtc="2026-04-30T09:04:00Z">
        <w:r w:rsidR="00394F48">
          <w:rPr>
            <w:rFonts w:hint="eastAsia"/>
            <w:lang w:eastAsia="ja-JP"/>
          </w:rPr>
          <w:t>th</w:t>
        </w:r>
      </w:ins>
      <w:del w:id="153" w:author="治輝 齋藤" w:date="2026-04-30T18:04:00Z" w16du:dateUtc="2026-04-30T09:04:00Z">
        <w:r w:rsidR="00FB1385" w:rsidRPr="00FB1385" w:rsidDel="00394F48">
          <w:delText>Sixth</w:delText>
        </w:r>
      </w:del>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154" w:author="治輝 齋藤" w:date="2026-04-30T20:36:00Z" w16du:dateUtc="2026-04-30T11:36:00Z">
        <w:r>
          <w:rPr>
            <w:rFonts w:hint="eastAsia"/>
            <w:lang w:eastAsia="ja-JP"/>
          </w:rPr>
          <w:t>Nin</w:t>
        </w:r>
      </w:ins>
      <w:ins w:id="155" w:author="治輝 齋藤" w:date="2026-04-30T18:04:00Z" w16du:dateUtc="2026-04-30T09:04:00Z">
        <w:r w:rsidR="00394F48">
          <w:rPr>
            <w:rFonts w:hint="eastAsia"/>
            <w:lang w:eastAsia="ja-JP"/>
          </w:rPr>
          <w:t>th</w:t>
        </w:r>
      </w:ins>
      <w:del w:id="156" w:author="治輝 齋藤" w:date="2026-04-30T18:04:00Z" w16du:dateUtc="2026-04-30T09:04:00Z">
        <w:r w:rsidR="00086EBA" w:rsidDel="00394F48">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127"/>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157" w:name="conclusions-1"/>
      <w:bookmarkEnd w:id="54"/>
      <w:bookmarkEnd w:id="126"/>
      <w:r>
        <w:lastRenderedPageBreak/>
        <w:t>Conclusions</w:t>
      </w:r>
    </w:p>
    <w:p w14:paraId="54933310" w14:textId="036CE27A" w:rsidR="00073AD9" w:rsidRDefault="00FB1385" w:rsidP="00705772">
      <w:pPr>
        <w:pStyle w:val="a0"/>
        <w:spacing w:line="360" w:lineRule="auto"/>
      </w:pPr>
      <w:r w:rsidRPr="00FB1385">
        <w:t>Under primary ordinary least squares estimation, prefectural terrain</w:t>
      </w:r>
      <w:r>
        <w:t xml:space="preserve"> slope </w:t>
      </w:r>
      <w:commentRangeStart w:id="158"/>
      <w:ins w:id="159" w:author="治輝 齋藤" w:date="2026-04-30T19:20:00Z" w16du:dateUtc="2026-04-30T10:20:00Z">
        <w:r w:rsidR="00896745">
          <w:rPr>
            <w:rFonts w:hint="eastAsia"/>
            <w:lang w:eastAsia="ja-JP"/>
          </w:rPr>
          <w:t>was</w:t>
        </w:r>
      </w:ins>
      <w:del w:id="160" w:author="治輝 齋藤" w:date="2026-04-30T19:20:00Z" w16du:dateUtc="2026-04-30T10:20:00Z">
        <w:r w:rsidR="00031BB0" w:rsidRPr="00031BB0" w:rsidDel="00896745">
          <w:delText>remained</w:delText>
        </w:r>
      </w:del>
      <w:commentRangeEnd w:id="158"/>
      <w:r w:rsidR="00896745" w:rsidRPr="00031BB0">
        <w:rPr>
          <w:rStyle w:val="af2"/>
          <w:sz w:val="24"/>
          <w:szCs w:val="24"/>
        </w:rPr>
        <w:commentReference w:id="158"/>
      </w:r>
      <w:r w:rsidR="00031BB0" w:rsidRPr="00031BB0">
        <w:t xml:space="preserve">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r w:rsidR="00031BB0">
        <w:rPr>
          <w:rFonts w:hint="eastAsia"/>
          <w:lang w:eastAsia="ja-JP"/>
        </w:rPr>
        <w:t>.</w:t>
      </w:r>
      <w:r>
        <w:t xml:space="preserve"> The </w:t>
      </w:r>
      <w:r w:rsidR="00031BB0" w:rsidRPr="00031BB0">
        <w:t>adjusted signal</w:t>
      </w:r>
      <w:r>
        <w:t xml:space="preserve"> was specific to hip fractures, with no significant relationship observed for humerus or forearm fractures.</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Zenodo) with a DOI and citation in this article, in line with the journal's research data guidance (Option B). Author contributions will be reported using the CRediT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lastRenderedPageBreak/>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(Anysphere)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161" w:name="references"/>
      <w:bookmarkEnd w:id="157"/>
      <w:r>
        <w:t>References</w:t>
      </w:r>
    </w:p>
    <w:p w14:paraId="3B56214B" w14:textId="77777777" w:rsidR="00073AD9" w:rsidRDefault="00000000" w:rsidP="00705772">
      <w:pPr>
        <w:pStyle w:val="Compact"/>
        <w:numPr>
          <w:ilvl w:val="0"/>
          <w:numId w:val="3"/>
        </w:numPr>
        <w:spacing w:line="360" w:lineRule="auto"/>
      </w:pPr>
      <w:r>
        <w:t>Hagino H, Katagiri H, Okano T, Yamamoto K, Teshima R. Increasing incidence of hip fracture in Tottori Prefecture, Japan: trend from 1986 to 2001. Osteoporos Int. 2005;16(12):1963-1968.</w:t>
      </w:r>
    </w:p>
    <w:p w14:paraId="7248009A" w14:textId="77777777" w:rsidR="00073AD9" w:rsidRDefault="00000000" w:rsidP="00705772">
      <w:pPr>
        <w:pStyle w:val="Compact"/>
        <w:numPr>
          <w:ilvl w:val="0"/>
          <w:numId w:val="3"/>
        </w:numPr>
        <w:spacing w:line="360" w:lineRule="auto"/>
      </w:pPr>
      <w:r>
        <w:t>Orimo H, Yaegashi Y, Hosoi T, Fukushima Y, Onoda T, Hashimoto T, et al. Hip fracture incidence in Japan: estimates of new patients in 2012 and 25-year trends. Osteoporos Int. 2016;27(5):1777-1784.</w:t>
      </w:r>
    </w:p>
    <w:p w14:paraId="4F4C034A" w14:textId="77777777" w:rsidR="00073AD9" w:rsidRDefault="00000000" w:rsidP="00705772">
      <w:pPr>
        <w:pStyle w:val="Compact"/>
        <w:numPr>
          <w:ilvl w:val="0"/>
          <w:numId w:val="3"/>
        </w:numPr>
        <w:spacing w:line="360" w:lineRule="auto"/>
      </w:pPr>
      <w:r>
        <w:lastRenderedPageBreak/>
        <w:t>Cooper C, Campion G, Melton LJ 3rd. Hip fractures in the elderly: a world-wide projection. Osteoporos Int. 1992;2(6):285-289.</w:t>
      </w:r>
    </w:p>
    <w:p w14:paraId="322704BA" w14:textId="77777777" w:rsidR="00073AD9" w:rsidRDefault="00000000" w:rsidP="00705772">
      <w:pPr>
        <w:pStyle w:val="Compact"/>
        <w:numPr>
          <w:ilvl w:val="0"/>
          <w:numId w:val="3"/>
        </w:numPr>
        <w:spacing w:line="360" w:lineRule="auto"/>
      </w:pPr>
      <w:r>
        <w:t>Nakatoh S, Fujimori K, Ishii S, Iki M. Trends in the incidence of hip fractures and osteoporosis treatment in Japan (FY2012–FY2023). Arch Osteoporos. 2025; 21(1):16.</w:t>
      </w:r>
    </w:p>
    <w:p w14:paraId="1DED1B0E" w14:textId="77777777" w:rsidR="00073AD9" w:rsidRDefault="00000000" w:rsidP="00705772">
      <w:pPr>
        <w:pStyle w:val="Compact"/>
        <w:numPr>
          <w:ilvl w:val="0"/>
          <w:numId w:val="3"/>
        </w:numPr>
        <w:spacing w:line="360" w:lineRule="auto"/>
      </w:pPr>
      <w:r>
        <w:t>Hatano M, Yasunaga H, Ishikura H, et al. Temporal trends in acute care costs of hip fracture treatment from 2011 to 2021 in Japan. Arch Osteoporos.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Stevens JA, Sogolow ED. Gender differences for non-fatal unintentional fall related injuries among older adults. Inj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Redfern MS, Cham R, Gielo-Perczak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Reimann H, Ramadan R, Fettrow T, Hafer JF, Geyer H, Jeka JJ. Interactions between different age-related factors affecting balance control in walking. Front Sports Act Living. 2020;2:94.</w:t>
      </w:r>
    </w:p>
    <w:p w14:paraId="0E1DFEFF" w14:textId="77777777" w:rsidR="00073AD9" w:rsidRDefault="00000000" w:rsidP="00705772">
      <w:pPr>
        <w:pStyle w:val="Compact"/>
        <w:numPr>
          <w:ilvl w:val="0"/>
          <w:numId w:val="3"/>
        </w:numPr>
        <w:spacing w:line="360" w:lineRule="auto"/>
      </w:pPr>
      <w:r>
        <w:t>Marigold DS, Patla AE. Strategies for dynamic stability during locomotion on a slippery surface: effects of prior experience and knowledge. J Neurophysiol. 2002;88(1):339-353.</w:t>
      </w:r>
    </w:p>
    <w:p w14:paraId="46396766" w14:textId="77777777" w:rsidR="00073AD9" w:rsidRDefault="00000000" w:rsidP="00705772">
      <w:pPr>
        <w:pStyle w:val="Compact"/>
        <w:numPr>
          <w:ilvl w:val="0"/>
          <w:numId w:val="3"/>
        </w:numPr>
        <w:spacing w:line="360" w:lineRule="auto"/>
      </w:pPr>
      <w:r>
        <w:lastRenderedPageBreak/>
        <w:t>Fujita K, Fujiwara Y, Chaves PH, Motohashi Y, Shinkai S. Frequency of going outdoors as a good predictors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Quach L, Galica AM, Jones RN, et al. The nonlinear relationship between gait speed and falls: the MOBILIZE Boston Study. J Am Geriatr Soc. 2011;59(6):1069-1073.</w:t>
      </w:r>
    </w:p>
    <w:p w14:paraId="7E3FDF7B" w14:textId="77777777" w:rsidR="00073AD9" w:rsidRDefault="00000000" w:rsidP="00705772">
      <w:pPr>
        <w:pStyle w:val="Compact"/>
        <w:numPr>
          <w:ilvl w:val="0"/>
          <w:numId w:val="3"/>
        </w:numPr>
        <w:spacing w:line="360" w:lineRule="auto"/>
      </w:pPr>
      <w:r>
        <w:t>Dargent-Molina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Maki BE. Gait changes in older adults: predictors of falls or indicators of fear. J Am Geriatr Soc. 1997;45(3):313-320.</w:t>
      </w:r>
    </w:p>
    <w:p w14:paraId="02137665" w14:textId="77777777" w:rsidR="00073AD9" w:rsidRDefault="00000000" w:rsidP="00705772">
      <w:pPr>
        <w:pStyle w:val="Compact"/>
        <w:numPr>
          <w:ilvl w:val="0"/>
          <w:numId w:val="3"/>
        </w:numPr>
        <w:spacing w:line="360" w:lineRule="auto"/>
      </w:pPr>
      <w:r>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rsidP="00705772">
      <w:pPr>
        <w:pStyle w:val="Compact"/>
        <w:numPr>
          <w:ilvl w:val="0"/>
          <w:numId w:val="3"/>
        </w:numPr>
        <w:spacing w:line="360" w:lineRule="auto"/>
      </w:pPr>
      <w:r>
        <w:t>Wang S, Zhang F, Guo Y, Chen C, Zhong Y, Hao D, Zhu S, Wu Y. Exposure to high altitude is associated with an elevated risk of hip fracture: a retrospective cohort study using data from the CHARLS. BMC Geriatr. 2025;25(1):884.</w:t>
      </w:r>
    </w:p>
    <w:p w14:paraId="45D84862" w14:textId="77777777" w:rsidR="00073AD9" w:rsidRDefault="00000000" w:rsidP="00705772">
      <w:pPr>
        <w:pStyle w:val="Compact"/>
        <w:numPr>
          <w:ilvl w:val="0"/>
          <w:numId w:val="3"/>
        </w:numPr>
        <w:spacing w:line="360" w:lineRule="auto"/>
      </w:pPr>
      <w:r>
        <w:t>Nevitt MC, Cummings SR. Type of fall and risk of hip and wrist fractures: the study of osteoporotic fractures. J Am Geriatr Soc. 1993;41(11):1226-1234.</w:t>
      </w:r>
    </w:p>
    <w:p w14:paraId="155DB38B" w14:textId="77777777" w:rsidR="00073AD9" w:rsidRDefault="00000000" w:rsidP="00705772">
      <w:pPr>
        <w:pStyle w:val="Compact"/>
        <w:numPr>
          <w:ilvl w:val="0"/>
          <w:numId w:val="3"/>
        </w:numPr>
        <w:spacing w:line="360" w:lineRule="auto"/>
      </w:pPr>
      <w:r>
        <w:lastRenderedPageBreak/>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Hayes WC, Myers ER, Morris JN, Gerhart TN, Yett HS, Lipsitz LA. Impact near the hip dominates fracture risk in elderly nursing home residents who fall. Calcif Tissue Int. 1993;52(3):192-198.</w:t>
      </w:r>
    </w:p>
    <w:p w14:paraId="7067E088" w14:textId="77777777" w:rsidR="00073AD9" w:rsidRDefault="00000000" w:rsidP="00705772">
      <w:pPr>
        <w:pStyle w:val="Compact"/>
        <w:numPr>
          <w:ilvl w:val="0"/>
          <w:numId w:val="3"/>
        </w:numPr>
        <w:spacing w:line="360" w:lineRule="auto"/>
      </w:pPr>
      <w:r>
        <w:t>Sarvi MN, Luo Y. A two-level subject-specific biomechanical model for improving prediction of hip fracture risk. Clin Biomech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Ortega JD, Farley CT. Minimizing center of mass vertical movement increases metabolic cost in walking. J Appl Physiol (1985). 2005;99(6):2099-2107.</w:t>
      </w:r>
    </w:p>
    <w:p w14:paraId="141F30C2" w14:textId="77777777" w:rsidR="00073AD9" w:rsidRDefault="00000000" w:rsidP="00705772">
      <w:pPr>
        <w:pStyle w:val="Compact"/>
        <w:numPr>
          <w:ilvl w:val="0"/>
          <w:numId w:val="3"/>
        </w:numPr>
        <w:spacing w:line="360" w:lineRule="auto"/>
      </w:pPr>
      <w:r>
        <w:t>Tesio L, Rota V. The motion of body center of mass during walking: a review oriented to clinical applications. Front Neurol. 2019;10:999.</w:t>
      </w:r>
    </w:p>
    <w:p w14:paraId="0B9E4444" w14:textId="77777777" w:rsidR="00073AD9" w:rsidRDefault="00000000" w:rsidP="00705772">
      <w:pPr>
        <w:pStyle w:val="Compact"/>
        <w:numPr>
          <w:ilvl w:val="0"/>
          <w:numId w:val="3"/>
        </w:numPr>
        <w:spacing w:line="360" w:lineRule="auto"/>
      </w:pPr>
      <w:r>
        <w:t>Hak L, Houdijk H, Steenbrink F, Mert A, van der Wurff P, Beek PJ, van Dieën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Kim KJ, Ashton-Miller JA. Biomechanics of fall arrest using the upper extremity: age differences. Clin Biomech (Bristol, Avon). 2003;18(4):311-318.</w:t>
      </w:r>
    </w:p>
    <w:p w14:paraId="0876C019" w14:textId="77777777" w:rsidR="00073AD9" w:rsidRDefault="00000000" w:rsidP="00705772">
      <w:pPr>
        <w:pStyle w:val="Compact"/>
        <w:numPr>
          <w:ilvl w:val="0"/>
          <w:numId w:val="3"/>
        </w:numPr>
        <w:spacing w:line="360" w:lineRule="auto"/>
      </w:pPr>
      <w:r>
        <w:t>O’Neill TW, Varlow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Omsland TK, et al. The association of cold ambient temperature with fracture risk and mortality: national data from Norway—a </w:t>
      </w:r>
      <w:r>
        <w:lastRenderedPageBreak/>
        <w:t>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2022;45(1):E8-E15.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Smith SG, O’Conor R, Curtis LM, Waite K, Deary IJ, Paasche-Orlow M, Wolf MS. Low health literacy predicts decline in physical function among older adults: findings from the LitCog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Murayama H, Nishi M, Matsuo E, et al. Do bonding and bridging social capital affect self-rated health, depressive mood and cognitive decline in older Japanese? A prospective cohort study. Soc Sci Med. 2013;98:247-252.</w:t>
      </w:r>
    </w:p>
    <w:p w14:paraId="4A7B5246" w14:textId="77777777" w:rsidR="00073AD9" w:rsidRDefault="00000000" w:rsidP="00705772">
      <w:pPr>
        <w:pStyle w:val="Compact"/>
        <w:numPr>
          <w:ilvl w:val="0"/>
          <w:numId w:val="3"/>
        </w:numPr>
        <w:spacing w:line="360" w:lineRule="auto"/>
      </w:pPr>
      <w:r>
        <w:t>Delbaere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lastRenderedPageBreak/>
        <w:t>Kempen GI, van Haastregt JC, McKee KJ, Delbaere K, Zijlstra GA. Socio-demographic, health-related and psychosocial correlates of fear of falling and avoidance of activity in community-living older persons who avoid activity due to fear of falling. BMC Public Health. 2009;9:170.</w:t>
      </w:r>
    </w:p>
    <w:p w14:paraId="1FD30EFB" w14:textId="77777777" w:rsidR="00073AD9" w:rsidRDefault="00000000" w:rsidP="00705772">
      <w:pPr>
        <w:pStyle w:val="Compact"/>
        <w:numPr>
          <w:ilvl w:val="0"/>
          <w:numId w:val="3"/>
        </w:numPr>
        <w:spacing w:line="360" w:lineRule="auto"/>
      </w:pPr>
      <w:r>
        <w:t>Inage K, Kondo N, Komatsubara S, et al. Current status of patients with hip fracture in Japan: a nationwide survey. J Orthop Sci. 2025. doi:10.1016/j.jos.2025.05.014.</w:t>
      </w:r>
    </w:p>
    <w:p w14:paraId="7EF269F4" w14:textId="77777777" w:rsidR="00073AD9" w:rsidRDefault="00000000" w:rsidP="00705772">
      <w:pPr>
        <w:pStyle w:val="Compact"/>
        <w:numPr>
          <w:ilvl w:val="0"/>
          <w:numId w:val="3"/>
        </w:numPr>
        <w:spacing w:line="360" w:lineRule="auto"/>
      </w:pPr>
      <w:r>
        <w:t>Nakatoh S, Fujimori K, Ishii S, Tamaki J, Okimoto N, Ogawa S, Iki M. Trends in the incidence of secondary hip fractures and osteoporosis treatment in Japan (FY2012-FY2023). Arch Osteoporos. 2026;21(1):15.</w:t>
      </w:r>
    </w:p>
    <w:p w14:paraId="34D7AD61" w14:textId="77777777" w:rsidR="00073AD9" w:rsidRDefault="00000000" w:rsidP="00705772">
      <w:pPr>
        <w:pStyle w:val="Compact"/>
        <w:numPr>
          <w:ilvl w:val="0"/>
          <w:numId w:val="3"/>
        </w:numPr>
        <w:spacing w:line="360" w:lineRule="auto"/>
      </w:pPr>
      <w:r>
        <w:t>Yamamoto N, Sawaguchi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Miyachi M, Tripette J, Kawakami R, Murakami H. “+10 min of physical activity per day”: Japan is looking for efficient but feasible recommendations for its population. J Nutr Sci Vitaminol (Tokyo). 2015;61 Suppl:S7-9.</w:t>
      </w:r>
    </w:p>
    <w:p w14:paraId="4B8BCD90" w14:textId="77777777" w:rsidR="00073AD9" w:rsidRDefault="00000000" w:rsidP="00705772">
      <w:pPr>
        <w:pStyle w:val="Compact"/>
        <w:numPr>
          <w:ilvl w:val="0"/>
          <w:numId w:val="3"/>
        </w:numPr>
        <w:spacing w:line="360" w:lineRule="auto"/>
      </w:pPr>
      <w:r>
        <w:t>Murakami H, Tripette J, Kawakami R, Miyachi M. “Add 10 min for your health”: the new Japanese recommendation for physical activity based on dose-response analysis. J Am Coll Cardiol. 2015;65(11):1153-1154.</w:t>
      </w:r>
    </w:p>
    <w:p w14:paraId="3B881449" w14:textId="77777777" w:rsidR="00073AD9" w:rsidRDefault="00000000" w:rsidP="00705772">
      <w:pPr>
        <w:pStyle w:val="Compact"/>
        <w:numPr>
          <w:ilvl w:val="0"/>
          <w:numId w:val="3"/>
        </w:numPr>
        <w:spacing w:line="360" w:lineRule="auto"/>
      </w:pPr>
      <w:r>
        <w:t>Sherrington C, Fairhall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162" w:name="tables-and-figures"/>
      <w:bookmarkEnd w:id="161"/>
      <w:r>
        <w:lastRenderedPageBreak/>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163"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164" w:name="Xc4d8efe96bb5dc084b3a6055df59151a4b74ad0"/>
      <w:bookmarkEnd w:id="163"/>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165" w:name="X6fac7f2e493ef5b618f5ac39729b4328cfa1bc7"/>
      <w:bookmarkEnd w:id="164"/>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166" w:name="Xdeb87af7aa3e82ca70e47e493f4f841d319d1c1"/>
      <w:bookmarkEnd w:id="165"/>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167" w:name="figure-legends"/>
      <w:bookmarkEnd w:id="166"/>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Kyushu mountain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168" w:name="figure-1"/>
      <w:bookmarkEnd w:id="167"/>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169" w:name="figure-2"/>
      <w:bookmarkEnd w:id="168"/>
      <w:r>
        <w:t>Figure 2</w:t>
      </w:r>
    </w:p>
    <w:p w14:paraId="71F9F9D8" w14:textId="0ECFE799" w:rsidR="00073AD9" w:rsidRDefault="00073AD9">
      <w:pPr>
        <w:pStyle w:val="FirstParagraph"/>
      </w:pPr>
    </w:p>
    <w:p w14:paraId="081C7A52" w14:textId="7F89B3C7" w:rsidR="00D14FC1" w:rsidRDefault="00D14FC1">
      <w:bookmarkStart w:id="170" w:name="figure-3"/>
      <w:bookmarkEnd w:id="169"/>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171" w:name="figure-4"/>
      <w:bookmarkEnd w:id="170"/>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172" w:name="figure-5"/>
      <w:bookmarkEnd w:id="171"/>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173" w:name="figure-6"/>
      <w:bookmarkEnd w:id="172"/>
      <w:r>
        <w:t xml:space="preserve">Figure </w:t>
      </w:r>
      <w:r w:rsidR="00217E23">
        <w:rPr>
          <w:rFonts w:hint="eastAsia"/>
          <w:lang w:eastAsia="ja-JP"/>
        </w:rPr>
        <w:t>5</w:t>
      </w:r>
    </w:p>
    <w:bookmarkEnd w:id="162"/>
    <w:bookmarkEnd w:id="173"/>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1120CAB"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山岸良匡" w:date="2026-05-18T19:00:00Z" w:initials="山">
    <w:p w14:paraId="05635B02" w14:textId="77777777" w:rsidR="00004111" w:rsidRDefault="00B47F82" w:rsidP="00004111">
      <w:pPr>
        <w:pStyle w:val="af3"/>
      </w:pPr>
      <w:r>
        <w:rPr>
          <w:rStyle w:val="af2"/>
        </w:rPr>
        <w:annotationRef/>
      </w:r>
      <w:r w:rsidR="00004111">
        <w:rPr>
          <w:rFonts w:hint="eastAsia"/>
        </w:rPr>
        <w:t>今のままだと、ちょっと難解で、統計の細かい知識がない人でも、どのような分析をしたのかがイメージできるような書き方でないと、なかなか読まれないのではないかと心配します。（本文よりも</w:t>
      </w:r>
      <w:r w:rsidR="00004111">
        <w:rPr>
          <w:rFonts w:hint="eastAsia"/>
        </w:rPr>
        <w:t>abstract</w:t>
      </w:r>
      <w:r w:rsidR="00004111">
        <w:rPr>
          <w:rFonts w:hint="eastAsia"/>
        </w:rPr>
        <w:t xml:space="preserve">の方が難解に書かれているので、本文の書き方を持ってくる方がいい）　</w:t>
      </w:r>
      <w:r w:rsidR="00004111">
        <w:t>abstract</w:t>
      </w:r>
      <w:r w:rsidR="00004111">
        <w:rPr>
          <w:rFonts w:hint="eastAsia"/>
        </w:rPr>
        <w:t>を全体的にもう一度見直して、重要なメッセージがストレートに伝わるように検討してみてください。</w:t>
      </w:r>
    </w:p>
  </w:comment>
  <w:comment w:id="2" w:author="山岸良匡" w:date="2026-05-18T23:39:00Z" w:initials="山">
    <w:p w14:paraId="64DE3CDF" w14:textId="56F3B5BB" w:rsidR="00CB1C9B" w:rsidRDefault="00CB1C9B" w:rsidP="00CB1C9B">
      <w:pPr>
        <w:pStyle w:val="af3"/>
      </w:pPr>
      <w:r>
        <w:rPr>
          <w:rStyle w:val="af2"/>
        </w:rPr>
        <w:annotationRef/>
      </w:r>
      <w:r>
        <w:rPr>
          <w:rFonts w:hint="eastAsia"/>
        </w:rPr>
        <w:t>感度分析の話は細かいので</w:t>
      </w:r>
      <w:r>
        <w:t>abstract</w:t>
      </w:r>
      <w:r>
        <w:rPr>
          <w:rFonts w:hint="eastAsia"/>
        </w:rPr>
        <w:t>には不要ではないか。</w:t>
      </w:r>
    </w:p>
  </w:comment>
  <w:comment w:id="3" w:author="山岸良匡" w:date="2026-05-18T18:52:00Z" w:initials="山">
    <w:p w14:paraId="655C391B" w14:textId="0130C970" w:rsidR="00407B16" w:rsidRDefault="00407B16" w:rsidP="00407B16">
      <w:pPr>
        <w:pStyle w:val="af3"/>
      </w:pPr>
      <w:r>
        <w:rPr>
          <w:rStyle w:val="af2"/>
        </w:rPr>
        <w:annotationRef/>
      </w:r>
      <w:r>
        <w:rPr>
          <w:rFonts w:hint="eastAsia"/>
        </w:rPr>
        <w:t>これが何を意味するのかがわかりにくいので説明が必要と思います。</w:t>
      </w:r>
    </w:p>
  </w:comment>
  <w:comment w:id="4" w:author="山岸良匡" w:date="2026-05-18T18:52:00Z" w:initials="山">
    <w:p w14:paraId="3C61C1A1" w14:textId="77777777" w:rsidR="00407B16" w:rsidRDefault="00407B16" w:rsidP="00407B16">
      <w:pPr>
        <w:pStyle w:val="af3"/>
      </w:pPr>
      <w:r>
        <w:rPr>
          <w:rStyle w:val="af2"/>
        </w:rPr>
        <w:annotationRef/>
      </w:r>
      <w:r>
        <w:rPr>
          <w:rFonts w:hint="eastAsia"/>
        </w:rPr>
        <w:t>年間１０万人当たりという意味ですか？</w:t>
      </w:r>
    </w:p>
  </w:comment>
  <w:comment w:id="5" w:author="山岸良匡" w:date="2026-05-18T18:54:00Z" w:initials="山">
    <w:p w14:paraId="4FA4532D" w14:textId="77777777" w:rsidR="00CB1C9B" w:rsidRDefault="00407B16" w:rsidP="00CB1C9B">
      <w:pPr>
        <w:pStyle w:val="af3"/>
      </w:pPr>
      <w:r>
        <w:rPr>
          <w:rStyle w:val="af2"/>
        </w:rPr>
        <w:annotationRef/>
      </w:r>
      <w:r w:rsidR="00CB1C9B">
        <w:rPr>
          <w:rFonts w:hint="eastAsia"/>
        </w:rPr>
        <w:t>これが何を意味するのかがよくわかりませんでした。</w:t>
      </w:r>
      <w:r w:rsidR="00CB1C9B">
        <w:t>Discussion</w:t>
      </w:r>
      <w:r w:rsidR="00CB1C9B">
        <w:rPr>
          <w:rFonts w:hint="eastAsia"/>
        </w:rPr>
        <w:t>で使われている表現の方がわかりやすい。</w:t>
      </w:r>
    </w:p>
  </w:comment>
  <w:comment w:id="6" w:author="山岸良匡" w:date="2026-05-18T18:54:00Z" w:initials="山">
    <w:p w14:paraId="70789A25" w14:textId="77777777" w:rsidR="00CB1C9B" w:rsidRDefault="00407B16" w:rsidP="00CB1C9B">
      <w:pPr>
        <w:pStyle w:val="af3"/>
      </w:pPr>
      <w:r>
        <w:rPr>
          <w:rStyle w:val="af2"/>
        </w:rPr>
        <w:annotationRef/>
      </w:r>
      <w:r w:rsidR="00CB1C9B">
        <w:rPr>
          <w:rFonts w:hint="eastAsia"/>
        </w:rPr>
        <w:t>これもこれだけだと何かがよくわからないと思います。何で調整したのかも書く必要があります。</w:t>
      </w:r>
    </w:p>
  </w:comment>
  <w:comment w:id="7" w:author="山岸良匡" w:date="2026-05-18T23:44:00Z" w:initials="山">
    <w:p w14:paraId="50E41A7C" w14:textId="77777777" w:rsidR="00CB1C9B" w:rsidRDefault="00CB1C9B" w:rsidP="00CB1C9B">
      <w:pPr>
        <w:pStyle w:val="af3"/>
      </w:pPr>
      <w:r>
        <w:rPr>
          <w:rStyle w:val="af2"/>
        </w:rPr>
        <w:annotationRef/>
      </w:r>
      <w:r>
        <w:rPr>
          <w:rFonts w:hint="eastAsia"/>
        </w:rPr>
        <w:t>抄録の最後でこのようなことは言わない方がいい。重要なことは、「傾斜が強い県に住んでいる人では股関節骨折手術が多いが、それ以外の骨折は関係ない」ことが、明確に読者に伝わることです。それ以外の細かな情報は本文で議論すればよい。</w:t>
      </w:r>
    </w:p>
  </w:comment>
  <w:comment w:id="10" w:author="山岸良匡" w:date="2026-05-18T19:10:00Z" w:initials="山">
    <w:p w14:paraId="513FFDD6" w14:textId="538328FB" w:rsidR="00A810BB" w:rsidRDefault="00A810BB" w:rsidP="00A810BB">
      <w:pPr>
        <w:pStyle w:val="af3"/>
      </w:pPr>
      <w:r>
        <w:rPr>
          <w:rStyle w:val="af2"/>
        </w:rPr>
        <w:annotationRef/>
      </w:r>
      <w:r>
        <w:rPr>
          <w:rFonts w:hint="eastAsia"/>
        </w:rPr>
        <w:t>なんとなく、傾斜地に住んでいる人の方が、坂を上ったり下りたりするので、足腰が鍛えられる気がしますが、どのようには考えられないですか？逆に傾斜地はしんどいので車を使う人が多いということもあるのでは？</w:t>
      </w:r>
    </w:p>
  </w:comment>
  <w:comment w:id="11" w:author="山岸良匡" w:date="2026-05-18T19:14:00Z" w:initials="山">
    <w:p w14:paraId="24FC57F2" w14:textId="77777777" w:rsidR="00362AF6" w:rsidRDefault="00A810BB" w:rsidP="00362AF6">
      <w:pPr>
        <w:pStyle w:val="af3"/>
      </w:pPr>
      <w:r>
        <w:rPr>
          <w:rStyle w:val="af2"/>
        </w:rPr>
        <w:annotationRef/>
      </w:r>
      <w:r w:rsidR="00362AF6">
        <w:rPr>
          <w:rFonts w:hint="eastAsia"/>
        </w:rPr>
        <w:t>ここで県レベルというのがでてくるが、県レベルで十分なのですか？山の多い県でも実際に人々が多く住んでいるのは平野部で、山奥に住んでいる人はわずかですが、それでも代表性は担保できるのですか？</w:t>
      </w:r>
      <w:r w:rsidR="00362AF6">
        <w:rPr>
          <w:rFonts w:hint="eastAsia"/>
        </w:rPr>
        <w:t>limitation</w:t>
      </w:r>
      <w:r w:rsidR="00362AF6">
        <w:rPr>
          <w:rFonts w:hint="eastAsia"/>
        </w:rPr>
        <w:t>で少し述べられていますが、そのような欠点があっても、今回の研究を出す意義があることを</w:t>
      </w:r>
      <w:r w:rsidR="00362AF6">
        <w:rPr>
          <w:rFonts w:hint="eastAsia"/>
        </w:rPr>
        <w:t>discussion</w:t>
      </w:r>
      <w:r w:rsidR="00362AF6">
        <w:rPr>
          <w:rFonts w:hint="eastAsia"/>
        </w:rPr>
        <w:t>または</w:t>
      </w:r>
      <w:r w:rsidR="00362AF6">
        <w:rPr>
          <w:rFonts w:hint="eastAsia"/>
        </w:rPr>
        <w:t>conclusion</w:t>
      </w:r>
      <w:r w:rsidR="00362AF6">
        <w:rPr>
          <w:rFonts w:hint="eastAsia"/>
        </w:rPr>
        <w:t>で強調してください。</w:t>
      </w:r>
    </w:p>
  </w:comment>
  <w:comment w:id="18" w:author="山岸良匡" w:date="2026-05-18T19:19:00Z" w:initials="山">
    <w:p w14:paraId="7DE1BBAC" w14:textId="247ADA49" w:rsidR="008A413E" w:rsidRDefault="008A413E" w:rsidP="008A413E">
      <w:pPr>
        <w:pStyle w:val="af3"/>
      </w:pPr>
      <w:r>
        <w:rPr>
          <w:rStyle w:val="af2"/>
        </w:rPr>
        <w:annotationRef/>
      </w:r>
      <w:r>
        <w:rPr>
          <w:rFonts w:hint="eastAsia"/>
        </w:rPr>
        <w:t>老年人口割合のことですか？この書き方だと１年間にどれだけ高齢化が進んだかの指標のように見える。</w:t>
      </w:r>
      <w:r>
        <w:t>proportion of individuals aged ≥65 years</w:t>
      </w:r>
      <w:r>
        <w:rPr>
          <w:rFonts w:hint="eastAsia"/>
        </w:rPr>
        <w:t>だけでいいのでは？</w:t>
      </w:r>
    </w:p>
  </w:comment>
  <w:comment w:id="21"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24"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26"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41" w:author="山岸良匡" w:date="2026-05-18T19:23:00Z" w:initials="山">
    <w:p w14:paraId="4BBB0A56" w14:textId="77777777" w:rsidR="008A413E" w:rsidRDefault="008A413E" w:rsidP="008A413E">
      <w:pPr>
        <w:pStyle w:val="af3"/>
      </w:pPr>
      <w:r>
        <w:rPr>
          <w:rStyle w:val="af2"/>
        </w:rPr>
        <w:annotationRef/>
      </w:r>
      <w:r>
        <w:rPr>
          <w:rFonts w:hint="eastAsia"/>
        </w:rPr>
        <w:t>これは不要では？</w:t>
      </w:r>
    </w:p>
  </w:comment>
  <w:comment w:id="45" w:author="山岸良匡" w:date="2026-05-18T19:28:00Z" w:initials="山">
    <w:p w14:paraId="4A8F4FEF" w14:textId="77777777" w:rsidR="008A413E" w:rsidRDefault="008A413E" w:rsidP="008A413E">
      <w:pPr>
        <w:pStyle w:val="af3"/>
      </w:pPr>
      <w:r>
        <w:rPr>
          <w:rStyle w:val="af2"/>
        </w:rPr>
        <w:annotationRef/>
      </w:r>
      <w:r>
        <w:t>rate</w:t>
      </w:r>
      <w:r>
        <w:rPr>
          <w:rFonts w:hint="eastAsia"/>
        </w:rPr>
        <w:t>という単語は、疫学では、単位時間当たりを含む概念なので、単に割合を意味するなら</w:t>
      </w:r>
      <w:r>
        <w:t>proprotion</w:t>
      </w:r>
      <w:r>
        <w:rPr>
          <w:rFonts w:hint="eastAsia"/>
        </w:rPr>
        <w:t>の方がいい。ほかも同様です。</w:t>
      </w:r>
    </w:p>
  </w:comment>
  <w:comment w:id="46" w:author="山岸良匡" w:date="2026-05-18T19:31:00Z" w:initials="山">
    <w:p w14:paraId="39E4D378" w14:textId="77777777" w:rsidR="00A6730B" w:rsidRDefault="00A6730B" w:rsidP="00A6730B">
      <w:pPr>
        <w:pStyle w:val="af3"/>
      </w:pPr>
      <w:r>
        <w:rPr>
          <w:rStyle w:val="af2"/>
        </w:rPr>
        <w:annotationRef/>
      </w:r>
      <w:r>
        <w:rPr>
          <w:rFonts w:hint="eastAsia"/>
        </w:rPr>
        <w:t>これは</w:t>
      </w:r>
      <w:r>
        <w:rPr>
          <w:rFonts w:hint="eastAsia"/>
        </w:rPr>
        <w:t>Table</w:t>
      </w:r>
      <w:r>
        <w:t>2</w:t>
      </w:r>
      <w:r>
        <w:rPr>
          <w:rFonts w:hint="eastAsia"/>
        </w:rPr>
        <w:t>と何が違いますか？どちらかだけでいいのでは？</w:t>
      </w:r>
    </w:p>
  </w:comment>
  <w:comment w:id="49" w:author="山岸良匡" w:date="2026-05-18T19:35:00Z" w:initials="山">
    <w:p w14:paraId="76289747" w14:textId="77777777" w:rsidR="00A6730B" w:rsidRDefault="00A6730B" w:rsidP="00A6730B">
      <w:pPr>
        <w:pStyle w:val="af3"/>
      </w:pPr>
      <w:r>
        <w:rPr>
          <w:rStyle w:val="af2"/>
        </w:rPr>
        <w:annotationRef/>
      </w:r>
      <w:r>
        <w:rPr>
          <w:rFonts w:hint="eastAsia"/>
        </w:rPr>
        <w:t>これは必要ですか？</w:t>
      </w:r>
    </w:p>
  </w:comment>
  <w:comment w:id="50"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51" w:author="山岸良匡" w:date="2026-05-18T19:37:00Z" w:initials="山">
    <w:p w14:paraId="22158019" w14:textId="77777777" w:rsidR="00062171" w:rsidRDefault="00A6730B" w:rsidP="00062171">
      <w:pPr>
        <w:pStyle w:val="af3"/>
      </w:pPr>
      <w:r>
        <w:rPr>
          <w:rStyle w:val="af2"/>
        </w:rPr>
        <w:annotationRef/>
      </w:r>
      <w:r w:rsidR="00062171">
        <w:rPr>
          <w:rFonts w:hint="eastAsia"/>
        </w:rPr>
        <w:t>"-</w:t>
      </w:r>
      <w:r w:rsidR="00062171">
        <w:rPr>
          <w:rFonts w:hint="eastAsia"/>
        </w:rPr>
        <w:t>”が何を意味するのかがわからないので、「秘匿になっているセルを</w:t>
      </w:r>
      <w:r w:rsidR="00062171">
        <w:rPr>
          <w:rFonts w:hint="eastAsia"/>
        </w:rPr>
        <w:t>0</w:t>
      </w:r>
      <w:r w:rsidR="00062171">
        <w:rPr>
          <w:rFonts w:hint="eastAsia"/>
        </w:rPr>
        <w:t>と仮定したとき」など、読者にわかりやすく書く方がいいと思います。</w:t>
      </w:r>
    </w:p>
  </w:comment>
  <w:comment w:id="56" w:author="治輝 齋藤" w:date="2026-04-30T19:12:00Z" w:initials="治齋">
    <w:p w14:paraId="33579935" w14:textId="5E1C397C" w:rsidR="00F964C5" w:rsidRDefault="00F964C5" w:rsidP="00F964C5">
      <w:pPr>
        <w:pStyle w:val="af3"/>
        <w:rPr>
          <w:lang w:eastAsia="ja-JP"/>
        </w:rPr>
      </w:pP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59" w:author="山岸良匡" w:date="2026-05-18T19:39:00Z" w:initials="山">
    <w:p w14:paraId="2E97D07E" w14:textId="47642F22" w:rsidR="001E418E" w:rsidRDefault="001E418E" w:rsidP="001E418E">
      <w:pPr>
        <w:pStyle w:val="af3"/>
      </w:pPr>
      <w:r>
        <w:rPr>
          <w:rStyle w:val="af2"/>
        </w:rPr>
        <w:annotationRef/>
      </w:r>
      <w:r>
        <w:t>abstract</w:t>
      </w:r>
      <w:r>
        <w:rPr>
          <w:rFonts w:hint="eastAsia"/>
        </w:rPr>
        <w:t>もこのような書き方の方が理解されやすいと思います。</w:t>
      </w:r>
    </w:p>
  </w:comment>
  <w:comment w:id="60" w:author="山岸良匡" w:date="2026-05-18T19:40:00Z" w:initials="山">
    <w:p w14:paraId="16D0CE8F" w14:textId="77777777" w:rsidR="001E418E" w:rsidRDefault="001E418E" w:rsidP="001E418E">
      <w:pPr>
        <w:pStyle w:val="af3"/>
      </w:pPr>
      <w:r>
        <w:rPr>
          <w:rStyle w:val="af2"/>
        </w:rPr>
        <w:annotationRef/>
      </w:r>
      <w:r>
        <w:rPr>
          <w:rFonts w:hint="eastAsia"/>
        </w:rPr>
        <w:t>ここも同様に、</w:t>
      </w:r>
      <w:r>
        <w:t>abstract</w:t>
      </w:r>
      <w:r>
        <w:rPr>
          <w:rFonts w:hint="eastAsia"/>
        </w:rPr>
        <w:t>をこのように書く方がわかりやすいと思います。</w:t>
      </w:r>
    </w:p>
  </w:comment>
  <w:comment w:id="61" w:author="山岸良匡" w:date="2026-05-18T19:42:00Z" w:initials="山">
    <w:p w14:paraId="1629F195" w14:textId="77777777" w:rsidR="001E418E" w:rsidRDefault="001E418E" w:rsidP="001E418E">
      <w:pPr>
        <w:pStyle w:val="af3"/>
      </w:pPr>
      <w:r>
        <w:rPr>
          <w:rStyle w:val="af2"/>
        </w:rPr>
        <w:annotationRef/>
      </w:r>
      <w:r>
        <w:rPr>
          <w:rFonts w:hint="eastAsia"/>
        </w:rPr>
        <w:t>そのような県に住んでいること、との関連という方がこの研究の特徴を表せるように思います。</w:t>
      </w:r>
    </w:p>
  </w:comment>
  <w:comment w:id="63"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plausability </w:t>
      </w:r>
      <w:r w:rsidRPr="00896745">
        <w:rPr>
          <w:rFonts w:hint="eastAsia"/>
          <w:lang w:eastAsia="ja-JP"/>
        </w:rPr>
        <w:t>の次の一文</w:t>
      </w:r>
      <w:r>
        <w:rPr>
          <w:rFonts w:hint="eastAsia"/>
          <w:lang w:eastAsia="ja-JP"/>
        </w:rPr>
        <w:t>について、トーンを緩めた表現に修正いたしました。</w:t>
      </w:r>
    </w:p>
  </w:comment>
  <w:comment w:id="78" w:author="治輝 齋藤" w:date="2026-04-30T20:52:00Z" w:initials="治齋">
    <w:p w14:paraId="4415FBF7" w14:textId="5181E6C1" w:rsidR="005A5D79" w:rsidRDefault="005A5D79">
      <w:pPr>
        <w:pStyle w:val="af3"/>
        <w:rPr>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89" w:author="治輝 齋藤" w:date="2026-04-30T20:56:00Z" w:initials="治齋">
    <w:p w14:paraId="476BF8CA" w14:textId="24CB48D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97"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115"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118" w:author="山岸良匡" w:date="2026-05-18T19:51:00Z" w:initials="山">
    <w:p w14:paraId="7855C3C4" w14:textId="77777777" w:rsidR="001907E8" w:rsidRDefault="001907E8" w:rsidP="001907E8">
      <w:pPr>
        <w:pStyle w:val="af3"/>
      </w:pPr>
      <w:r>
        <w:rPr>
          <w:rStyle w:val="af2"/>
        </w:rPr>
        <w:annotationRef/>
      </w:r>
      <w:r>
        <w:rPr>
          <w:rFonts w:hint="eastAsia"/>
        </w:rPr>
        <w:t>車の影響が考察されていないのが気になります。地方で傾斜地で高齢者ならほぼ車を使う人ばかりと思います。</w:t>
      </w:r>
    </w:p>
  </w:comment>
  <w:comment w:id="121"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124" w:author="山岸良匡" w:date="2026-05-18T19:56:00Z" w:initials="山">
    <w:p w14:paraId="7F10E4ED" w14:textId="77777777" w:rsidR="001907E8" w:rsidRDefault="001907E8" w:rsidP="001907E8">
      <w:pPr>
        <w:pStyle w:val="af3"/>
      </w:pPr>
      <w:r>
        <w:rPr>
          <w:rStyle w:val="af2"/>
        </w:rPr>
        <w:annotationRef/>
      </w:r>
      <w:r>
        <w:rPr>
          <w:rFonts w:hint="eastAsia"/>
        </w:rPr>
        <w:t>根拠がなければ、やや言い過ぎのように思われます。</w:t>
      </w:r>
    </w:p>
  </w:comment>
  <w:comment w:id="128"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133" w:author="治輝 齋藤" w:date="2026-04-30T18:09:00Z" w:initials="治齋">
    <w:p w14:paraId="3A19A869" w14:textId="1979DC84" w:rsidR="005168E9" w:rsidRDefault="005168E9">
      <w:pPr>
        <w:pStyle w:val="af3"/>
        <w:rPr>
          <w:lang w:eastAsia="ja-JP"/>
        </w:rPr>
      </w:pPr>
      <w:r>
        <w:rPr>
          <w:rStyle w:val="af2"/>
        </w:rPr>
        <w:annotationRef/>
      </w:r>
      <w:r>
        <w:rPr>
          <w:rFonts w:hint="eastAsia"/>
          <w:lang w:eastAsia="ja-JP"/>
        </w:rPr>
        <w:t>（佐藤先生コメント④）</w:t>
      </w:r>
      <w:r w:rsidRPr="005168E9">
        <w:rPr>
          <w:rFonts w:hint="eastAsia"/>
          <w:lang w:eastAsia="ja-JP"/>
        </w:rPr>
        <w:t>気候（積雪・凍結）</w:t>
      </w:r>
      <w:r>
        <w:rPr>
          <w:rFonts w:hint="eastAsia"/>
          <w:lang w:eastAsia="ja-JP"/>
        </w:rPr>
        <w:t>の項目について、</w:t>
      </w:r>
      <w:r>
        <w:rPr>
          <w:rFonts w:hint="eastAsia"/>
          <w:lang w:eastAsia="ja-JP"/>
        </w:rPr>
        <w:t>Limitations</w:t>
      </w:r>
      <w:r>
        <w:rPr>
          <w:rFonts w:hint="eastAsia"/>
          <w:lang w:eastAsia="ja-JP"/>
        </w:rPr>
        <w:t>に追加しました。</w:t>
      </w:r>
    </w:p>
  </w:comment>
  <w:comment w:id="135" w:author="治輝 齋藤" w:date="2026-04-30T20:37:00Z" w:initials="治齋">
    <w:p w14:paraId="18E3D33C" w14:textId="4E1960CE" w:rsidR="008227BE" w:rsidRDefault="008227BE">
      <w:pPr>
        <w:pStyle w:val="af3"/>
        <w:rPr>
          <w:lang w:eastAsia="ja-JP"/>
        </w:rPr>
      </w:pPr>
      <w:r>
        <w:rPr>
          <w:rStyle w:val="af2"/>
        </w:rPr>
        <w:annotationRef/>
      </w:r>
      <w:r>
        <w:rPr>
          <w:rFonts w:hint="eastAsia"/>
          <w:lang w:eastAsia="ja-JP"/>
        </w:rPr>
        <w:t>（</w:t>
      </w:r>
      <w:r w:rsidRPr="008227BE">
        <w:rPr>
          <w:rFonts w:hint="eastAsia"/>
          <w:lang w:eastAsia="ja-JP"/>
        </w:rPr>
        <w:t>寳澤先生コメント</w:t>
      </w:r>
      <w:r>
        <w:rPr>
          <w:rFonts w:hint="eastAsia"/>
          <w:lang w:eastAsia="ja-JP"/>
        </w:rPr>
        <w:t>）</w:t>
      </w:r>
      <w:r w:rsidRPr="008227BE">
        <w:rPr>
          <w:rFonts w:hint="eastAsia"/>
          <w:lang w:eastAsia="ja-JP"/>
        </w:rPr>
        <w:t>Limitations</w:t>
      </w:r>
      <w:r w:rsidRPr="008227BE">
        <w:rPr>
          <w:rFonts w:hint="eastAsia"/>
          <w:lang w:eastAsia="ja-JP"/>
        </w:rPr>
        <w:t>に、補完依存性と二次マスキングの可能性を明記</w:t>
      </w:r>
      <w:r>
        <w:rPr>
          <w:rFonts w:hint="eastAsia"/>
          <w:lang w:eastAsia="ja-JP"/>
        </w:rPr>
        <w:t>しました。</w:t>
      </w:r>
    </w:p>
  </w:comment>
  <w:comment w:id="141"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158" w:author="治輝 齋藤" w:date="2026-04-30T19:20:00Z" w:initials="治齋">
    <w:p w14:paraId="138B0C16" w14:textId="160B8AF4" w:rsidR="00896745" w:rsidRDefault="00896745">
      <w:pPr>
        <w:pStyle w:val="af3"/>
        <w:rPr>
          <w:lang w:eastAsia="ja-JP"/>
        </w:rPr>
      </w:pPr>
      <w:r>
        <w:rPr>
          <w:rStyle w:val="af2"/>
        </w:rPr>
        <w:annotationRef/>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35B02" w15:done="0"/>
  <w15:commentEx w15:paraId="64DE3CDF" w15:done="0"/>
  <w15:commentEx w15:paraId="655C391B" w15:done="0"/>
  <w15:commentEx w15:paraId="3C61C1A1" w15:done="0"/>
  <w15:commentEx w15:paraId="4FA4532D" w15:done="0"/>
  <w15:commentEx w15:paraId="70789A25" w15:done="0"/>
  <w15:commentEx w15:paraId="50E41A7C" w15:done="0"/>
  <w15:commentEx w15:paraId="513FFDD6" w15:done="0"/>
  <w15:commentEx w15:paraId="24FC57F2" w15:done="0"/>
  <w15:commentEx w15:paraId="7DE1BBAC" w15:done="0"/>
  <w15:commentEx w15:paraId="2E7524A1" w15:done="0"/>
  <w15:commentEx w15:paraId="3E8848AB" w15:done="0"/>
  <w15:commentEx w15:paraId="22BA222B" w15:done="0"/>
  <w15:commentEx w15:paraId="4BBB0A56" w15:done="0"/>
  <w15:commentEx w15:paraId="4A8F4FEF" w15:done="0"/>
  <w15:commentEx w15:paraId="39E4D378" w15:done="0"/>
  <w15:commentEx w15:paraId="76289747" w15:done="0"/>
  <w15:commentEx w15:paraId="49E4B611" w15:done="0"/>
  <w15:commentEx w15:paraId="22158019" w15:paraIdParent="49E4B611" w15:done="0"/>
  <w15:commentEx w15:paraId="33579935" w15:done="0"/>
  <w15:commentEx w15:paraId="2E97D07E" w15:done="0"/>
  <w15:commentEx w15:paraId="16D0CE8F" w15:done="0"/>
  <w15:commentEx w15:paraId="1629F195" w15:done="0"/>
  <w15:commentEx w15:paraId="04B40A5A" w15:done="0"/>
  <w15:commentEx w15:paraId="4415FBF7" w15:done="0"/>
  <w15:commentEx w15:paraId="476BF8CA" w15:done="0"/>
  <w15:commentEx w15:paraId="40A9CBF0" w15:done="0"/>
  <w15:commentEx w15:paraId="243073DF" w15:done="0"/>
  <w15:commentEx w15:paraId="7855C3C4" w15:done="0"/>
  <w15:commentEx w15:paraId="013610CE" w15:done="0"/>
  <w15:commentEx w15:paraId="7F10E4ED" w15:done="0"/>
  <w15:commentEx w15:paraId="2C2FBDDD" w15:done="0"/>
  <w15:commentEx w15:paraId="3A19A869" w15:done="0"/>
  <w15:commentEx w15:paraId="18E3D33C" w15:done="0"/>
  <w15:commentEx w15:paraId="3D3C9648" w15:done="0"/>
  <w15:commentEx w15:paraId="138B0C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54D23" w16cex:dateUtc="2026-05-18T10:00:00Z"/>
  <w16cex:commentExtensible w16cex:durableId="65EFD729" w16cex:dateUtc="2026-05-18T14:39:00Z"/>
  <w16cex:commentExtensible w16cex:durableId="5E7D9E50" w16cex:dateUtc="2026-05-18T09:52:00Z"/>
  <w16cex:commentExtensible w16cex:durableId="7F3AB1BB" w16cex:dateUtc="2026-05-18T09:52:00Z"/>
  <w16cex:commentExtensible w16cex:durableId="34ADD098" w16cex:dateUtc="2026-05-18T09:54:00Z"/>
  <w16cex:commentExtensible w16cex:durableId="09ECE11A" w16cex:dateUtc="2026-05-18T09:54:00Z"/>
  <w16cex:commentExtensible w16cex:durableId="3C2E0BEC" w16cex:dateUtc="2026-05-18T14:44:00Z"/>
  <w16cex:commentExtensible w16cex:durableId="4E153F6A" w16cex:dateUtc="2026-05-18T10:10:00Z"/>
  <w16cex:commentExtensible w16cex:durableId="18C949AC" w16cex:dateUtc="2026-05-18T10:14:00Z"/>
  <w16cex:commentExtensible w16cex:durableId="32264AD3" w16cex:dateUtc="2026-05-18T10:19:00Z"/>
  <w16cex:commentExtensible w16cex:durableId="3508A238" w16cex:dateUtc="2026-04-30T09:01:00Z"/>
  <w16cex:commentExtensible w16cex:durableId="0B936217" w16cex:dateUtc="2026-04-30T09:02:00Z"/>
  <w16cex:commentExtensible w16cex:durableId="247C03E9" w16cex:dateUtc="2026-04-30T11:24:00Z"/>
  <w16cex:commentExtensible w16cex:durableId="24A23011" w16cex:dateUtc="2026-05-18T10:23:00Z"/>
  <w16cex:commentExtensible w16cex:durableId="5E3A40FA" w16cex:dateUtc="2026-05-18T10:28:00Z"/>
  <w16cex:commentExtensible w16cex:durableId="6F31B0FC" w16cex:dateUtc="2026-05-18T10:31:00Z"/>
  <w16cex:commentExtensible w16cex:durableId="54C60FD5" w16cex:dateUtc="2026-05-18T10:35:00Z"/>
  <w16cex:commentExtensible w16cex:durableId="7D326336" w16cex:dateUtc="2026-04-30T11:30:00Z"/>
  <w16cex:commentExtensible w16cex:durableId="32D53676" w16cex:dateUtc="2026-05-18T10:37:00Z"/>
  <w16cex:commentExtensible w16cex:durableId="0FC2E86E" w16cex:dateUtc="2026-04-30T10:12:00Z"/>
  <w16cex:commentExtensible w16cex:durableId="30E3AB97" w16cex:dateUtc="2026-05-18T10:39:00Z"/>
  <w16cex:commentExtensible w16cex:durableId="34C54922" w16cex:dateUtc="2026-05-18T10:40:00Z"/>
  <w16cex:commentExtensible w16cex:durableId="5D681B54" w16cex:dateUtc="2026-05-18T10:42:00Z"/>
  <w16cex:commentExtensible w16cex:durableId="771AB965" w16cex:dateUtc="2026-04-30T10:29:00Z"/>
  <w16cex:commentExtensible w16cex:durableId="5408FB23" w16cex:dateUtc="2026-04-30T11:52:00Z"/>
  <w16cex:commentExtensible w16cex:durableId="59EBB2CB" w16cex:dateUtc="2026-04-30T11:56:00Z"/>
  <w16cex:commentExtensible w16cex:durableId="5E62303E" w16cex:dateUtc="2026-04-30T12:00:00Z"/>
  <w16cex:commentExtensible w16cex:durableId="1C2D720C" w16cex:dateUtc="2026-04-30T11:33:00Z"/>
  <w16cex:commentExtensible w16cex:durableId="392EC000" w16cex:dateUtc="2026-05-18T10:51:00Z"/>
  <w16cex:commentExtensible w16cex:durableId="446AB2FC" w16cex:dateUtc="2026-04-30T09:41:00Z"/>
  <w16cex:commentExtensible w16cex:durableId="46FAAC76" w16cex:dateUtc="2026-05-18T10:56:00Z"/>
  <w16cex:commentExtensible w16cex:durableId="259C5AF6" w16cex:dateUtc="2026-04-30T09:04:00Z"/>
  <w16cex:commentExtensible w16cex:durableId="78255051" w16cex:dateUtc="2026-04-30T09:09:00Z"/>
  <w16cex:commentExtensible w16cex:durableId="55529A77" w16cex:dateUtc="2026-04-30T11:37:00Z"/>
  <w16cex:commentExtensible w16cex:durableId="28D924FE" w16cex:dateUtc="2026-04-30T09:46:00Z"/>
  <w16cex:commentExtensible w16cex:durableId="2D3CD7E2" w16cex:dateUtc="2026-04-30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35B02" w16cid:durableId="0DE54D23"/>
  <w16cid:commentId w16cid:paraId="64DE3CDF" w16cid:durableId="65EFD729"/>
  <w16cid:commentId w16cid:paraId="655C391B" w16cid:durableId="5E7D9E50"/>
  <w16cid:commentId w16cid:paraId="3C61C1A1" w16cid:durableId="7F3AB1BB"/>
  <w16cid:commentId w16cid:paraId="4FA4532D" w16cid:durableId="34ADD098"/>
  <w16cid:commentId w16cid:paraId="70789A25" w16cid:durableId="09ECE11A"/>
  <w16cid:commentId w16cid:paraId="50E41A7C" w16cid:durableId="3C2E0BEC"/>
  <w16cid:commentId w16cid:paraId="513FFDD6" w16cid:durableId="4E153F6A"/>
  <w16cid:commentId w16cid:paraId="24FC57F2" w16cid:durableId="18C949AC"/>
  <w16cid:commentId w16cid:paraId="7DE1BBAC" w16cid:durableId="32264AD3"/>
  <w16cid:commentId w16cid:paraId="2E7524A1" w16cid:durableId="3508A238"/>
  <w16cid:commentId w16cid:paraId="3E8848AB" w16cid:durableId="0B936217"/>
  <w16cid:commentId w16cid:paraId="22BA222B" w16cid:durableId="247C03E9"/>
  <w16cid:commentId w16cid:paraId="4BBB0A56" w16cid:durableId="24A23011"/>
  <w16cid:commentId w16cid:paraId="4A8F4FEF" w16cid:durableId="5E3A40FA"/>
  <w16cid:commentId w16cid:paraId="39E4D378" w16cid:durableId="6F31B0FC"/>
  <w16cid:commentId w16cid:paraId="76289747" w16cid:durableId="54C60FD5"/>
  <w16cid:commentId w16cid:paraId="49E4B611" w16cid:durableId="7D326336"/>
  <w16cid:commentId w16cid:paraId="22158019" w16cid:durableId="32D53676"/>
  <w16cid:commentId w16cid:paraId="33579935" w16cid:durableId="0FC2E86E"/>
  <w16cid:commentId w16cid:paraId="2E97D07E" w16cid:durableId="30E3AB97"/>
  <w16cid:commentId w16cid:paraId="16D0CE8F" w16cid:durableId="34C54922"/>
  <w16cid:commentId w16cid:paraId="1629F195" w16cid:durableId="5D681B54"/>
  <w16cid:commentId w16cid:paraId="04B40A5A" w16cid:durableId="771AB965"/>
  <w16cid:commentId w16cid:paraId="4415FBF7" w16cid:durableId="5408FB23"/>
  <w16cid:commentId w16cid:paraId="476BF8CA" w16cid:durableId="59EBB2CB"/>
  <w16cid:commentId w16cid:paraId="40A9CBF0" w16cid:durableId="5E62303E"/>
  <w16cid:commentId w16cid:paraId="243073DF" w16cid:durableId="1C2D720C"/>
  <w16cid:commentId w16cid:paraId="7855C3C4" w16cid:durableId="392EC000"/>
  <w16cid:commentId w16cid:paraId="013610CE" w16cid:durableId="446AB2FC"/>
  <w16cid:commentId w16cid:paraId="7F10E4ED" w16cid:durableId="46FAAC76"/>
  <w16cid:commentId w16cid:paraId="2C2FBDDD" w16cid:durableId="259C5AF6"/>
  <w16cid:commentId w16cid:paraId="3A19A869" w16cid:durableId="78255051"/>
  <w16cid:commentId w16cid:paraId="18E3D33C" w16cid:durableId="55529A77"/>
  <w16cid:commentId w16cid:paraId="3D3C9648" w16cid:durableId="28D924FE"/>
  <w16cid:commentId w16cid:paraId="138B0C16" w16cid:durableId="2D3CD7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岸良匡">
    <w15:presenceInfo w15:providerId="AD" w15:userId="S::yamagishi.kazumas.ge@u.tsukuba.ac.jp::3a8ba998-89d1-406a-8ce1-88976c106786"/>
  </w15:person>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2D1E"/>
    <w:rsid w:val="00031BB0"/>
    <w:rsid w:val="00061A98"/>
    <w:rsid w:val="00062171"/>
    <w:rsid w:val="00073AD9"/>
    <w:rsid w:val="00086EBA"/>
    <w:rsid w:val="000B2A23"/>
    <w:rsid w:val="000B6CF6"/>
    <w:rsid w:val="000E57C4"/>
    <w:rsid w:val="00104EB5"/>
    <w:rsid w:val="0012601A"/>
    <w:rsid w:val="0015073F"/>
    <w:rsid w:val="001907E8"/>
    <w:rsid w:val="00193A2D"/>
    <w:rsid w:val="001C1A6A"/>
    <w:rsid w:val="001E418E"/>
    <w:rsid w:val="00217E23"/>
    <w:rsid w:val="00233356"/>
    <w:rsid w:val="00237007"/>
    <w:rsid w:val="002600F3"/>
    <w:rsid w:val="00311C5E"/>
    <w:rsid w:val="0032546C"/>
    <w:rsid w:val="00362AF6"/>
    <w:rsid w:val="0036571E"/>
    <w:rsid w:val="00394F48"/>
    <w:rsid w:val="003E0C45"/>
    <w:rsid w:val="00407B16"/>
    <w:rsid w:val="004213BC"/>
    <w:rsid w:val="00467353"/>
    <w:rsid w:val="004D174A"/>
    <w:rsid w:val="004D1B18"/>
    <w:rsid w:val="004F4C8A"/>
    <w:rsid w:val="004F6621"/>
    <w:rsid w:val="0050388A"/>
    <w:rsid w:val="005168E9"/>
    <w:rsid w:val="00556984"/>
    <w:rsid w:val="0056563A"/>
    <w:rsid w:val="005936E7"/>
    <w:rsid w:val="005A5D79"/>
    <w:rsid w:val="005B47C8"/>
    <w:rsid w:val="00622A77"/>
    <w:rsid w:val="00646AD0"/>
    <w:rsid w:val="006558D1"/>
    <w:rsid w:val="006C06DE"/>
    <w:rsid w:val="00705772"/>
    <w:rsid w:val="007702BA"/>
    <w:rsid w:val="00787B37"/>
    <w:rsid w:val="00794CB3"/>
    <w:rsid w:val="007C7C3A"/>
    <w:rsid w:val="007D54A5"/>
    <w:rsid w:val="008227BE"/>
    <w:rsid w:val="0088113E"/>
    <w:rsid w:val="008873D7"/>
    <w:rsid w:val="00896745"/>
    <w:rsid w:val="008A413E"/>
    <w:rsid w:val="008D01AA"/>
    <w:rsid w:val="008F4985"/>
    <w:rsid w:val="00935FEB"/>
    <w:rsid w:val="009609FC"/>
    <w:rsid w:val="009643D6"/>
    <w:rsid w:val="009903F0"/>
    <w:rsid w:val="00A5630A"/>
    <w:rsid w:val="00A5744A"/>
    <w:rsid w:val="00A6730B"/>
    <w:rsid w:val="00A76463"/>
    <w:rsid w:val="00A810BB"/>
    <w:rsid w:val="00AA6810"/>
    <w:rsid w:val="00AC651E"/>
    <w:rsid w:val="00AD046A"/>
    <w:rsid w:val="00B33ACE"/>
    <w:rsid w:val="00B36817"/>
    <w:rsid w:val="00B4073B"/>
    <w:rsid w:val="00B47F82"/>
    <w:rsid w:val="00B53F4E"/>
    <w:rsid w:val="00B65167"/>
    <w:rsid w:val="00BB5CB9"/>
    <w:rsid w:val="00C22C4D"/>
    <w:rsid w:val="00C34A0D"/>
    <w:rsid w:val="00C37C37"/>
    <w:rsid w:val="00C55966"/>
    <w:rsid w:val="00C6603A"/>
    <w:rsid w:val="00C974D0"/>
    <w:rsid w:val="00CA3F03"/>
    <w:rsid w:val="00CA66DC"/>
    <w:rsid w:val="00CA7656"/>
    <w:rsid w:val="00CB1C9B"/>
    <w:rsid w:val="00D14FC1"/>
    <w:rsid w:val="00D32F9A"/>
    <w:rsid w:val="00D86264"/>
    <w:rsid w:val="00DB17F0"/>
    <w:rsid w:val="00DE6F01"/>
    <w:rsid w:val="00E10BF9"/>
    <w:rsid w:val="00E11A9A"/>
    <w:rsid w:val="00E32604"/>
    <w:rsid w:val="00E337F2"/>
    <w:rsid w:val="00E53E4C"/>
    <w:rsid w:val="00E71CD2"/>
    <w:rsid w:val="00E911FF"/>
    <w:rsid w:val="00E938C0"/>
    <w:rsid w:val="00EE7FCD"/>
    <w:rsid w:val="00EF7F20"/>
    <w:rsid w:val="00F15238"/>
    <w:rsid w:val="00F52EFF"/>
    <w:rsid w:val="00F61CC0"/>
    <w:rsid w:val="00F7283B"/>
    <w:rsid w:val="00F82C7B"/>
    <w:rsid w:val="00F964C5"/>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37</Pages>
  <Words>7418</Words>
  <Characters>42287</Characters>
  <Application>Microsoft Office Word</Application>
  <DocSecurity>0</DocSecurity>
  <Lines>352</Lines>
  <Paragraphs>99</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山岸良匡</cp:lastModifiedBy>
  <cp:revision>6</cp:revision>
  <cp:lastPrinted>2026-05-18T09:49:00Z</cp:lastPrinted>
  <dcterms:created xsi:type="dcterms:W3CDTF">2026-05-18T09:49:00Z</dcterms:created>
  <dcterms:modified xsi:type="dcterms:W3CDTF">2026-05-18T14:53:00Z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