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552C" w14:textId="1262FEB3" w:rsidR="00615BE7" w:rsidRPr="00615BE7" w:rsidRDefault="000D5314" w:rsidP="00615BE7">
      <w:pPr>
        <w:rPr>
          <w:b/>
          <w:bCs/>
        </w:rPr>
      </w:pPr>
      <w:r w:rsidRPr="000D5314">
        <w:rPr>
          <w:rFonts w:hint="eastAsia"/>
          <w:b/>
          <w:bCs/>
        </w:rPr>
        <w:t>坂の急さと大腿骨骨折手術は地域によって違うか</w:t>
      </w:r>
      <w:r w:rsidR="006850E0">
        <w:rPr>
          <w:rFonts w:hint="eastAsia"/>
          <w:b/>
          <w:bCs/>
        </w:rPr>
        <w:t>（</w:t>
      </w:r>
      <w:r w:rsidR="00857BA1" w:rsidRPr="00857BA1">
        <w:rPr>
          <w:b/>
          <w:bCs/>
        </w:rPr>
        <w:t>Regional Differences in Linking Specific Health Checkups to Guidance in Japan</w:t>
      </w:r>
      <w:r w:rsidR="006850E0">
        <w:rPr>
          <w:rFonts w:hint="eastAsia"/>
          <w:b/>
          <w:bCs/>
        </w:rPr>
        <w:t>）</w:t>
      </w:r>
    </w:p>
    <w:p w14:paraId="52E87630" w14:textId="54BACADE" w:rsidR="00615BE7" w:rsidRPr="00615BE7" w:rsidRDefault="00615BE7" w:rsidP="00615BE7">
      <w:r w:rsidRPr="00615BE7">
        <w:t>*齋藤 治輝</w:t>
      </w:r>
      <w:r w:rsidRPr="00615BE7">
        <w:rPr>
          <w:vertAlign w:val="superscript"/>
        </w:rPr>
        <w:t>1,2</w:t>
      </w:r>
      <w:r w:rsidRPr="00615BE7">
        <w:t>、大平 哲也</w:t>
      </w:r>
      <w:r w:rsidRPr="00615BE7">
        <w:rPr>
          <w:vertAlign w:val="superscript"/>
        </w:rPr>
        <w:t>2,3</w:t>
      </w:r>
      <w:r w:rsidRPr="00615BE7">
        <w:t> (1. 福島県立医科大学医学部、2. 福島県立医科大学医学部疫学講座、3. 福島県立医科大学放射線医学県民健康管理センター疫学室)</w:t>
      </w:r>
    </w:p>
    <w:p w14:paraId="7C0683E2" w14:textId="5E7294DC" w:rsidR="0068172E" w:rsidRDefault="0068172E" w:rsidP="0068172E">
      <w:r>
        <w:rPr>
          <w:rFonts w:hint="eastAsia"/>
        </w:rPr>
        <w:t>【目的】</w:t>
      </w:r>
      <w:r w:rsidR="00651A4C" w:rsidRPr="00651A4C">
        <w:rPr>
          <w:rFonts w:hint="eastAsia"/>
        </w:rPr>
        <w:t>大腿骨骨折は、高齢化が進む日本において高齢者保健・介護予防の重要課題であり、入院・機能低下・介護需要を通じて地域保健にも大きな影響を及ぼす。転倒が主因である一方、住環境や屋外移動を支える地域地形がリスクに関与する可能性は指摘されているが、全国の都道府県単位で骨折手術率と地形傾斜の関係を公表データで整理した研究は限られる。本研究は、転倒予防と地域保健の観点から、この関連の有無と大腿骨特異性を明らかにすることを目的とした</w:t>
      </w:r>
      <w:r w:rsidR="00857BA1" w:rsidRPr="00857BA1">
        <w:t>。</w:t>
      </w:r>
    </w:p>
    <w:p w14:paraId="5E6DF17E" w14:textId="2B35F24E" w:rsidR="0068172E" w:rsidRDefault="0068172E" w:rsidP="0068172E">
      <w:r>
        <w:rPr>
          <w:rFonts w:hint="eastAsia"/>
        </w:rPr>
        <w:t>【方法】</w:t>
      </w:r>
      <w:r w:rsidR="00651A4C" w:rsidRPr="00651A4C">
        <w:rPr>
          <w:rFonts w:hint="eastAsia"/>
        </w:rPr>
        <w:t>データは第</w:t>
      </w:r>
      <w:r w:rsidR="00651A4C" w:rsidRPr="00651A4C">
        <w:t>10回NDBオープンデータ（令和5年4月</w:t>
      </w:r>
      <w:r w:rsidR="00651A4C" w:rsidRPr="00651A4C">
        <w:rPr>
          <w:rFonts w:hint="eastAsia"/>
        </w:rPr>
        <w:t>〜令和</w:t>
      </w:r>
      <w:r w:rsidR="00651A4C" w:rsidRPr="00651A4C">
        <w:t>6年3月のレセプトに基づく骨折手術件数を10万人当たりに換算）と、国土地理院10m DEMの居住可能地加重平均傾斜（度）、令和4年特定健診の速歩の割合（%）、2020年国勢調査の高齢化率（%）および人口密度を用いた。分析単位は47都道府県であり、都道府県同士の横断比較（生態学的研究）である。大腿骨・上腕骨・前腕骨の各手術率について、傾斜との関連を最小二乗法の単回帰および高齢化率・速歩・人口密度を加えた重回帰で評価した。安定性評価として、HC3異分散頑健</w:t>
      </w:r>
      <w:r w:rsidR="00651A4C" w:rsidRPr="00651A4C">
        <w:rPr>
          <w:rFonts w:hint="eastAsia"/>
        </w:rPr>
        <w:t>標準誤差と、都道府県をリサンプリングするブートストラップ（</w:t>
      </w:r>
      <w:r w:rsidR="00651A4C" w:rsidRPr="00651A4C">
        <w:t>5000回）による傾斜係数の信頼区間を併記した</w:t>
      </w:r>
      <w:r w:rsidR="00857BA1" w:rsidRPr="00857BA1">
        <w:rPr>
          <w:rFonts w:hint="eastAsia"/>
        </w:rPr>
        <w:t>。</w:t>
      </w:r>
    </w:p>
    <w:p w14:paraId="4CE57B97" w14:textId="1C932D03" w:rsidR="0068172E" w:rsidRDefault="0068172E" w:rsidP="0068172E">
      <w:r>
        <w:t>【結果】</w:t>
      </w:r>
      <w:r w:rsidR="00651A4C" w:rsidRPr="00651A4C">
        <w:rPr>
          <w:rFonts w:hint="eastAsia"/>
        </w:rPr>
        <w:t>平均傾斜</w:t>
      </w:r>
      <w:r w:rsidR="00651A4C" w:rsidRPr="00651A4C">
        <w:t>8.57度（SD3.16）、大腿骨骨折手術率254.0/10万人（SD37.6）であった。傾斜が急</w:t>
      </w:r>
      <w:r w:rsidR="00651A4C">
        <w:rPr>
          <w:rFonts w:hint="eastAsia"/>
        </w:rPr>
        <w:t>な</w:t>
      </w:r>
      <w:r w:rsidR="00651A4C" w:rsidRPr="00651A4C">
        <w:t>都道府県ほど大腿骨骨折手術率が高い傾向が、未調整モデル（β=5.65、95%CI 2.50–8.79、p=0.001）および調整モデル（通常SE；β=3.49、95%CI 0.11–6.86、p=0.043）で認められた。一方、HC3およびブートストラップによる区間推定では、N=47の枠組みにおいて境界域であった。上腕骨・前腕骨手術率では同様の関連は認められず、結果は大腿骨に特異的であった</w:t>
      </w:r>
      <w:r w:rsidR="00857BA1" w:rsidRPr="00857BA1">
        <w:rPr>
          <w:rFonts w:hint="eastAsia"/>
        </w:rPr>
        <w:t>。</w:t>
      </w:r>
    </w:p>
    <w:p w14:paraId="0E46C93D" w14:textId="50F82B7E" w:rsidR="0068172E" w:rsidRDefault="0068172E" w:rsidP="0068172E">
      <w:r>
        <w:rPr>
          <w:rFonts w:hint="eastAsia"/>
        </w:rPr>
        <w:t>【考察】</w:t>
      </w:r>
      <w:r w:rsidR="00651A4C" w:rsidRPr="00651A4C">
        <w:rPr>
          <w:rFonts w:hint="eastAsia"/>
        </w:rPr>
        <w:t>本研究は都道府県レベルの断面比較であり、個々の転倒や街路の急峻さを直接説明するものではない</w:t>
      </w:r>
      <w:r w:rsidR="00651A4C">
        <w:rPr>
          <w:rFonts w:hint="eastAsia"/>
        </w:rPr>
        <w:t>が</w:t>
      </w:r>
      <w:r w:rsidR="00651A4C" w:rsidRPr="00651A4C">
        <w:rPr>
          <w:rFonts w:hint="eastAsia"/>
        </w:rPr>
        <w:t>、地形環境を転倒・骨折予防、高齢者の安全な屋外活動、まちづくりの計画に位置づける際の参考情報となり得る。今後は市町村データや縦断設計による検証が望まれるが、現時点では慎重な解釈と、地域特性に応じた支援の優先順位づけが実務上重要である</w:t>
      </w:r>
      <w:r>
        <w:rPr>
          <w:rFonts w:hint="eastAsia"/>
        </w:rPr>
        <w:t>。</w:t>
      </w:r>
    </w:p>
    <w:p w14:paraId="4D0C38DC" w14:textId="77777777" w:rsidR="0068172E" w:rsidRDefault="0068172E" w:rsidP="0068172E"/>
    <w:p w14:paraId="224164FF" w14:textId="1AC32FC4" w:rsidR="0068172E" w:rsidRDefault="0068172E" w:rsidP="0068172E">
      <w:r>
        <w:rPr>
          <w:rFonts w:hint="eastAsia"/>
        </w:rPr>
        <w:t>キーワード（和文）</w:t>
      </w:r>
    </w:p>
    <w:p w14:paraId="6EA417FF" w14:textId="39705735" w:rsidR="00615BE7" w:rsidRDefault="00651A4C">
      <w:r w:rsidRPr="00651A4C">
        <w:rPr>
          <w:rFonts w:hint="eastAsia"/>
        </w:rPr>
        <w:t>地形</w:t>
      </w:r>
      <w:r w:rsidRPr="00651A4C">
        <w:t>, 傾斜, 大腿骨骨折, 転倒予防, 生態学的研究, NDBオープンデータ, 高齢者</w:t>
      </w:r>
    </w:p>
    <w:p w14:paraId="3F35E98C" w14:textId="77777777" w:rsidR="00615BE7" w:rsidRDefault="00615BE7"/>
    <w:p w14:paraId="42DDA735" w14:textId="77777777" w:rsidR="00615BE7" w:rsidRDefault="00615BE7"/>
    <w:p w14:paraId="42EE4118" w14:textId="77777777" w:rsidR="00615BE7" w:rsidRDefault="00615BE7"/>
    <w:p w14:paraId="67FF7237" w14:textId="77777777" w:rsidR="0068172E" w:rsidRDefault="0068172E"/>
    <w:p w14:paraId="46678E6B" w14:textId="4CE8E6FD" w:rsidR="00615BE7" w:rsidRPr="00615BE7" w:rsidRDefault="00651A4C" w:rsidP="00615BE7">
      <w:pPr>
        <w:rPr>
          <w:b/>
          <w:bCs/>
        </w:rPr>
      </w:pPr>
      <w:r w:rsidRPr="00651A4C">
        <w:rPr>
          <w:b/>
          <w:bCs/>
        </w:rPr>
        <w:lastRenderedPageBreak/>
        <w:t>Terrain Steepness and Hip Fracture Surgery Rates Across Japanese Prefectures</w:t>
      </w:r>
    </w:p>
    <w:p w14:paraId="6823F1C1" w14:textId="77777777" w:rsidR="0063591A" w:rsidRDefault="00615BE7" w:rsidP="00615BE7">
      <w:pPr>
        <w:rPr>
          <w:ins w:id="0" w:author="治輝 齋藤" w:date="2026-05-22T09:03:00Z" w16du:dateUtc="2026-05-22T00:03:00Z"/>
        </w:rPr>
      </w:pPr>
      <w:r w:rsidRPr="00615BE7">
        <w:t>*Haruki Saito</w:t>
      </w:r>
      <w:r w:rsidRPr="00615BE7">
        <w:rPr>
          <w:vertAlign w:val="superscript"/>
        </w:rPr>
        <w:t>1,2</w:t>
      </w:r>
      <w:r w:rsidRPr="00615BE7">
        <w:t xml:space="preserve">, </w:t>
      </w:r>
      <w:ins w:id="1" w:author="治輝 齋藤" w:date="2026-05-22T09:03:00Z">
        <w:r w:rsidR="0063591A" w:rsidRPr="0063591A">
          <w:t>Narumi Funakubo</w:t>
        </w:r>
        <w:r w:rsidR="0063591A" w:rsidRPr="0063591A">
          <w:rPr>
            <w:vertAlign w:val="superscript"/>
          </w:rPr>
          <w:t>2</w:t>
        </w:r>
        <w:r w:rsidR="0063591A" w:rsidRPr="0063591A">
          <w:t>, Eri Eguchi</w:t>
        </w:r>
        <w:r w:rsidR="0063591A" w:rsidRPr="0063591A">
          <w:rPr>
            <w:vertAlign w:val="superscript"/>
          </w:rPr>
          <w:t>2</w:t>
        </w:r>
        <w:r w:rsidR="0063591A" w:rsidRPr="0063591A">
          <w:t>, Shiho Sato</w:t>
        </w:r>
        <w:r w:rsidR="0063591A" w:rsidRPr="0063591A">
          <w:rPr>
            <w:vertAlign w:val="superscript"/>
          </w:rPr>
          <w:t>2,3</w:t>
        </w:r>
        <w:r w:rsidR="0063591A" w:rsidRPr="0063591A">
          <w:t xml:space="preserve">, </w:t>
        </w:r>
        <w:proofErr w:type="spellStart"/>
        <w:r w:rsidR="0063591A" w:rsidRPr="0063591A">
          <w:t>Takeyasu</w:t>
        </w:r>
        <w:proofErr w:type="spellEnd"/>
        <w:r w:rsidR="0063591A" w:rsidRPr="0063591A">
          <w:t xml:space="preserve"> Kakamu</w:t>
        </w:r>
        <w:r w:rsidR="0063591A" w:rsidRPr="0063591A">
          <w:rPr>
            <w:rFonts w:hint="eastAsia"/>
            <w:vertAlign w:val="superscript"/>
          </w:rPr>
          <w:t>4</w:t>
        </w:r>
        <w:r w:rsidR="0063591A" w:rsidRPr="0063591A">
          <w:rPr>
            <w:rFonts w:hint="eastAsia"/>
          </w:rPr>
          <w:t xml:space="preserve">, </w:t>
        </w:r>
        <w:r w:rsidR="0063591A" w:rsidRPr="0063591A">
          <w:t>Michio Shimabukuro</w:t>
        </w:r>
        <w:r w:rsidR="0063591A" w:rsidRPr="0063591A">
          <w:rPr>
            <w:rFonts w:hint="eastAsia"/>
            <w:vertAlign w:val="superscript"/>
          </w:rPr>
          <w:t>5</w:t>
        </w:r>
        <w:r w:rsidR="0063591A" w:rsidRPr="0063591A">
          <w:rPr>
            <w:rFonts w:hint="eastAsia"/>
          </w:rPr>
          <w:t xml:space="preserve">, </w:t>
        </w:r>
        <w:r w:rsidR="0063591A" w:rsidRPr="0063591A">
          <w:t>Kazumasa Yamagishi</w:t>
        </w:r>
        <w:r w:rsidR="0063591A" w:rsidRPr="0063591A">
          <w:rPr>
            <w:rFonts w:hint="eastAsia"/>
            <w:vertAlign w:val="superscript"/>
          </w:rPr>
          <w:t>6</w:t>
        </w:r>
        <w:r w:rsidR="0063591A" w:rsidRPr="0063591A">
          <w:rPr>
            <w:vertAlign w:val="superscript"/>
          </w:rPr>
          <w:t>,</w:t>
        </w:r>
        <w:r w:rsidR="0063591A" w:rsidRPr="0063591A">
          <w:rPr>
            <w:rFonts w:hint="eastAsia"/>
            <w:vertAlign w:val="superscript"/>
          </w:rPr>
          <w:t>7</w:t>
        </w:r>
        <w:r w:rsidR="0063591A" w:rsidRPr="0063591A">
          <w:t>, Atsushi Hozawa</w:t>
        </w:r>
        <w:r w:rsidR="0063591A" w:rsidRPr="0063591A">
          <w:rPr>
            <w:rFonts w:hint="eastAsia"/>
            <w:vertAlign w:val="superscript"/>
          </w:rPr>
          <w:t>8,9</w:t>
        </w:r>
        <w:r w:rsidR="0063591A" w:rsidRPr="0063591A">
          <w:t xml:space="preserve">, </w:t>
        </w:r>
      </w:ins>
      <w:r w:rsidRPr="00615BE7">
        <w:t>Tetsuya Ohira</w:t>
      </w:r>
      <w:r w:rsidRPr="00615BE7">
        <w:rPr>
          <w:vertAlign w:val="superscript"/>
        </w:rPr>
        <w:t>2,3</w:t>
      </w:r>
      <w:r w:rsidRPr="00615BE7">
        <w:t> </w:t>
      </w:r>
    </w:p>
    <w:p w14:paraId="6A92A079" w14:textId="77777777" w:rsidR="0063591A" w:rsidRDefault="0063591A" w:rsidP="00615BE7">
      <w:pPr>
        <w:rPr>
          <w:ins w:id="2" w:author="治輝 齋藤" w:date="2026-05-22T09:03:00Z" w16du:dateUtc="2026-05-22T00:03:00Z"/>
        </w:rPr>
      </w:pPr>
    </w:p>
    <w:p w14:paraId="0DCF744B" w14:textId="0DACA19E" w:rsidR="00615BE7" w:rsidRPr="00615BE7" w:rsidRDefault="00615BE7" w:rsidP="00615BE7">
      <w:r w:rsidRPr="00615BE7">
        <w:t>(1. Fukushima Medical University School of Medicine, 2. Department of Epidemiology, Fukushima Medical University School of Medicine, 3. Radiation Medical Science Center for the Fukushima Health Management Survey, Fukushima Medical University</w:t>
      </w:r>
      <w:ins w:id="3" w:author="治輝 齋藤" w:date="2026-05-22T09:03:00Z" w16du:dateUtc="2026-05-22T00:03:00Z">
        <w:r w:rsidR="0063591A">
          <w:rPr>
            <w:rFonts w:hint="eastAsia"/>
          </w:rPr>
          <w:t xml:space="preserve">, 4. </w:t>
        </w:r>
        <w:r w:rsidR="0063591A" w:rsidRPr="0063591A">
          <w:t>Department of Hygiene and Preventive Medicine, Fukushima Medical University School of Medicine, Fukushima, Japan</w:t>
        </w:r>
      </w:ins>
      <w:ins w:id="4" w:author="治輝 齋藤" w:date="2026-05-22T09:04:00Z" w16du:dateUtc="2026-05-22T00:04:00Z">
        <w:r w:rsidR="0063591A">
          <w:rPr>
            <w:rFonts w:hint="eastAsia"/>
          </w:rPr>
          <w:t xml:space="preserve">, 5. </w:t>
        </w:r>
        <w:r w:rsidR="0063591A" w:rsidRPr="0063591A">
          <w:t>Department of Diabetes, Endocrinology, and Metabolism, Fukushima Medical University School of Medicine, Fukushima, Japan</w:t>
        </w:r>
        <w:r w:rsidR="0063591A">
          <w:rPr>
            <w:rFonts w:hint="eastAsia"/>
          </w:rPr>
          <w:t xml:space="preserve">, 6. </w:t>
        </w:r>
        <w:r w:rsidR="0063591A" w:rsidRPr="0063591A">
          <w:t>Department of Public Health, Graduate School of Medicine, Juntendo University, Tokyo, Japan</w:t>
        </w:r>
        <w:r w:rsidR="0063591A">
          <w:rPr>
            <w:rFonts w:hint="eastAsia"/>
          </w:rPr>
          <w:t xml:space="preserve">, 7. </w:t>
        </w:r>
        <w:r w:rsidR="0063591A" w:rsidRPr="0063591A">
          <w:t>Department of Public Health Medicine, Institute of Medicine, and Health Services Research and Development Center, University of Tsukuba, Ibaraki, Japan</w:t>
        </w:r>
        <w:r w:rsidR="0063591A">
          <w:rPr>
            <w:rFonts w:hint="eastAsia"/>
          </w:rPr>
          <w:t xml:space="preserve">, 8. </w:t>
        </w:r>
      </w:ins>
      <w:ins w:id="5" w:author="治輝 齋藤" w:date="2026-05-22T09:05:00Z" w16du:dateUtc="2026-05-22T00:05:00Z">
        <w:r w:rsidR="0063591A" w:rsidRPr="0063591A">
          <w:t>Tohoku Medical Megabank Organization, Tohoku University, Sendai, Japan</w:t>
        </w:r>
        <w:r w:rsidR="0063591A">
          <w:rPr>
            <w:rFonts w:hint="eastAsia"/>
          </w:rPr>
          <w:t xml:space="preserve">, 9. </w:t>
        </w:r>
        <w:r w:rsidR="0063591A" w:rsidRPr="0063591A">
          <w:t>Graduate School of Medicine, Tohoku University, Sendai, Japan</w:t>
        </w:r>
      </w:ins>
      <w:r w:rsidRPr="00615BE7">
        <w:t>)</w:t>
      </w:r>
    </w:p>
    <w:p w14:paraId="4124B50B" w14:textId="792CC7C7" w:rsidR="0068172E" w:rsidRDefault="0068172E" w:rsidP="0068172E">
      <w:r w:rsidRPr="0068172E">
        <w:rPr>
          <w:b/>
          <w:bCs/>
        </w:rPr>
        <w:t>Background:</w:t>
      </w:r>
      <w:r>
        <w:t xml:space="preserve"> </w:t>
      </w:r>
      <w:bookmarkStart w:id="6" w:name="_Hlk230253055"/>
      <w:commentRangeStart w:id="7"/>
      <w:commentRangeStart w:id="8"/>
      <w:r w:rsidR="00924FEA" w:rsidRPr="00924FEA">
        <w:t xml:space="preserve">Hip fractures are a major </w:t>
      </w:r>
      <w:ins w:id="9" w:author="治輝 齋藤" w:date="2026-05-21T10:51:00Z" w16du:dateUtc="2026-05-21T01:51:00Z">
        <w:r w:rsidR="00E3374F" w:rsidRPr="00E3374F">
          <w:t>public health</w:t>
        </w:r>
        <w:r w:rsidR="00E3374F">
          <w:rPr>
            <w:rFonts w:hint="eastAsia"/>
          </w:rPr>
          <w:t xml:space="preserve"> </w:t>
        </w:r>
      </w:ins>
      <w:r w:rsidR="00924FEA" w:rsidRPr="00924FEA">
        <w:t xml:space="preserve">burden </w:t>
      </w:r>
      <w:ins w:id="10" w:author="治輝 齋藤" w:date="2026-05-21T10:51:00Z" w16du:dateUtc="2026-05-21T01:51:00Z">
        <w:r w:rsidR="00E3374F" w:rsidRPr="00E3374F">
          <w:t>among</w:t>
        </w:r>
      </w:ins>
      <w:del w:id="11" w:author="治輝 齋藤" w:date="2026-05-21T10:51:00Z" w16du:dateUtc="2026-05-21T01:51:00Z">
        <w:r w:rsidR="00924FEA" w:rsidRPr="00924FEA" w:rsidDel="00E3374F">
          <w:delText>for</w:delText>
        </w:r>
      </w:del>
      <w:r w:rsidR="00924FEA" w:rsidRPr="00924FEA">
        <w:t xml:space="preserve"> older adults in Japan. </w:t>
      </w:r>
      <w:del w:id="12" w:author="治輝 齋藤" w:date="2026-05-21T10:51:00Z" w16du:dateUtc="2026-05-21T01:51:00Z">
        <w:r w:rsidR="00924FEA" w:rsidRPr="00924FEA" w:rsidDel="00E3374F">
          <w:delText>They cause hospitalization, function</w:delText>
        </w:r>
      </w:del>
      <w:del w:id="13" w:author="治輝 齋藤" w:date="2026-05-21T10:41:00Z" w16du:dateUtc="2026-05-21T01:41:00Z">
        <w:r w:rsidR="00924FEA" w:rsidRPr="00924FEA" w:rsidDel="00E3374F">
          <w:delText>al decline</w:delText>
        </w:r>
      </w:del>
      <w:del w:id="14" w:author="治輝 齋藤" w:date="2026-05-21T10:51:00Z" w16du:dateUtc="2026-05-21T01:51:00Z">
        <w:r w:rsidR="00924FEA" w:rsidRPr="00924FEA" w:rsidDel="00E3374F">
          <w:delText>, care needs</w:delText>
        </w:r>
      </w:del>
      <w:del w:id="15" w:author="治輝 齋藤" w:date="2026-05-21T10:41:00Z" w16du:dateUtc="2026-05-21T01:41:00Z">
        <w:r w:rsidR="00924FEA" w:rsidRPr="00924FEA" w:rsidDel="00E3374F">
          <w:delText>,</w:delText>
        </w:r>
      </w:del>
      <w:del w:id="16" w:author="治輝 齋藤" w:date="2026-05-21T10:51:00Z" w16du:dateUtc="2026-05-21T01:51:00Z">
        <w:r w:rsidR="00924FEA" w:rsidRPr="00924FEA" w:rsidDel="00E3374F">
          <w:delText xml:space="preserve"> and </w:delText>
        </w:r>
      </w:del>
      <w:del w:id="17" w:author="治輝 齋藤" w:date="2026-05-21T10:42:00Z" w16du:dateUtc="2026-05-21T01:42:00Z">
        <w:r w:rsidR="00924FEA" w:rsidRPr="00924FEA" w:rsidDel="00E3374F">
          <w:delText>mortality</w:delText>
        </w:r>
      </w:del>
      <w:del w:id="18" w:author="治輝 齋藤" w:date="2026-05-21T10:51:00Z" w16du:dateUtc="2026-05-21T01:51:00Z">
        <w:r w:rsidR="00924FEA" w:rsidRPr="00924FEA" w:rsidDel="00E3374F">
          <w:delText xml:space="preserve">. </w:delText>
        </w:r>
      </w:del>
      <w:r w:rsidR="00924FEA" w:rsidRPr="00924FEA">
        <w:t xml:space="preserve">Falls account for most cases. Terrain steepness during outdoor mobility may contribute to population-level risk. </w:t>
      </w:r>
      <w:ins w:id="19" w:author="治輝 齋藤" w:date="2026-05-21T10:53:00Z" w16du:dateUtc="2026-05-21T01:53:00Z">
        <w:r w:rsidR="00E3374F" w:rsidRPr="00E3374F">
          <w:t>Nationwide</w:t>
        </w:r>
        <w:r w:rsidR="00E3374F">
          <w:rPr>
            <w:rFonts w:hint="eastAsia"/>
          </w:rPr>
          <w:t xml:space="preserve"> </w:t>
        </w:r>
      </w:ins>
      <w:del w:id="20" w:author="治輝 齋藤" w:date="2026-05-21T10:53:00Z" w16du:dateUtc="2026-05-21T01:53:00Z">
        <w:r w:rsidR="00924FEA" w:rsidRPr="00924FEA" w:rsidDel="00E3374F">
          <w:delText>P</w:delText>
        </w:r>
      </w:del>
      <w:ins w:id="21" w:author="治輝 齋藤" w:date="2026-05-21T10:53:00Z" w16du:dateUtc="2026-05-21T01:53:00Z">
        <w:r w:rsidR="00E3374F">
          <w:rPr>
            <w:rFonts w:hint="eastAsia"/>
          </w:rPr>
          <w:t>p</w:t>
        </w:r>
      </w:ins>
      <w:r w:rsidR="00924FEA" w:rsidRPr="00924FEA">
        <w:t xml:space="preserve">refecture-level evidence </w:t>
      </w:r>
      <w:del w:id="22" w:author="治輝 齋藤" w:date="2026-05-21T10:53:00Z" w16du:dateUtc="2026-05-21T01:53:00Z">
        <w:r w:rsidR="00924FEA" w:rsidRPr="00924FEA" w:rsidDel="00E3374F">
          <w:delText xml:space="preserve">linking habitable-area slope to hip fracture surgery rates </w:delText>
        </w:r>
      </w:del>
      <w:r w:rsidR="00924FEA" w:rsidRPr="00924FEA">
        <w:t xml:space="preserve">remains limited in open administrative and geospatial data. We </w:t>
      </w:r>
      <w:ins w:id="23" w:author="治輝 齋藤" w:date="2026-05-21T10:53:00Z" w16du:dateUtc="2026-05-21T01:53:00Z">
        <w:r w:rsidR="00E3374F" w:rsidRPr="00E3374F">
          <w:t>examined</w:t>
        </w:r>
      </w:ins>
      <w:del w:id="24" w:author="治輝 齋藤" w:date="2026-05-21T10:53:00Z" w16du:dateUtc="2026-05-21T01:53:00Z">
        <w:r w:rsidR="00924FEA" w:rsidRPr="00924FEA" w:rsidDel="00E3374F">
          <w:delText>quantified</w:delText>
        </w:r>
      </w:del>
      <w:r w:rsidR="00924FEA" w:rsidRPr="00924FEA">
        <w:t xml:space="preserve"> the slope–hip surgery association and tested hip specificity versus arm fractures</w:t>
      </w:r>
      <w:r w:rsidR="00857BA1" w:rsidRPr="00857BA1">
        <w:t>.</w:t>
      </w:r>
      <w:commentRangeEnd w:id="7"/>
      <w:r w:rsidR="00BC6CB3">
        <w:rPr>
          <w:rStyle w:val="a3"/>
        </w:rPr>
        <w:commentReference w:id="7"/>
      </w:r>
      <w:bookmarkEnd w:id="6"/>
      <w:commentRangeEnd w:id="8"/>
      <w:r w:rsidR="009C5672">
        <w:rPr>
          <w:rStyle w:val="a3"/>
        </w:rPr>
        <w:commentReference w:id="8"/>
      </w:r>
    </w:p>
    <w:p w14:paraId="5F317542" w14:textId="62910219" w:rsidR="0068172E" w:rsidRDefault="0068172E" w:rsidP="0068172E">
      <w:r w:rsidRPr="0068172E">
        <w:rPr>
          <w:b/>
          <w:bCs/>
        </w:rPr>
        <w:t>Methods:</w:t>
      </w:r>
      <w:r>
        <w:t xml:space="preserve"> </w:t>
      </w:r>
      <w:r w:rsidR="00924FEA" w:rsidRPr="00924FEA">
        <w:t xml:space="preserve">We </w:t>
      </w:r>
      <w:ins w:id="25" w:author="治輝 齋藤" w:date="2026-05-21T10:58:00Z" w16du:dateUtc="2026-05-21T01:58:00Z">
        <w:r w:rsidR="00E3374F" w:rsidRPr="00E3374F">
          <w:t>studied</w:t>
        </w:r>
      </w:ins>
      <w:del w:id="26" w:author="治輝 齋藤" w:date="2026-05-21T10:58:00Z" w16du:dateUtc="2026-05-21T01:58:00Z">
        <w:r w:rsidR="00924FEA" w:rsidRPr="00924FEA" w:rsidDel="00E3374F">
          <w:delText>conducted an ecological cross-sectional study of</w:delText>
        </w:r>
      </w:del>
      <w:r w:rsidR="00924FEA" w:rsidRPr="00924FEA">
        <w:t xml:space="preserve"> all 47 </w:t>
      </w:r>
      <w:del w:id="27" w:author="治輝 齋藤" w:date="2026-05-21T10:58:00Z" w16du:dateUtc="2026-05-21T01:58:00Z">
        <w:r w:rsidR="00924FEA" w:rsidRPr="00924FEA" w:rsidDel="00E3374F">
          <w:delText xml:space="preserve">Japanese </w:delText>
        </w:r>
      </w:del>
      <w:r w:rsidR="00924FEA" w:rsidRPr="00924FEA">
        <w:t>prefectures</w:t>
      </w:r>
      <w:ins w:id="28" w:author="治輝 齋藤" w:date="2026-05-21T10:58:00Z" w16du:dateUtc="2026-05-21T01:58:00Z">
        <w:r w:rsidR="00E3374F" w:rsidRPr="00E3374F">
          <w:t xml:space="preserve"> in a cross-sectional ecological analysis</w:t>
        </w:r>
      </w:ins>
      <w:r w:rsidR="00924FEA" w:rsidRPr="00924FEA">
        <w:t xml:space="preserve">. We used the 10th NDB Open Data. Hip, humerus, and forearm surgery rates per 100,000 </w:t>
      </w:r>
      <w:ins w:id="29" w:author="治輝 齋藤" w:date="2026-05-21T10:59:00Z" w16du:dateUtc="2026-05-21T01:59:00Z">
        <w:r w:rsidR="00E3374F" w:rsidRPr="00E3374F">
          <w:t>per year</w:t>
        </w:r>
        <w:r w:rsidR="00E3374F">
          <w:rPr>
            <w:rFonts w:hint="eastAsia"/>
          </w:rPr>
          <w:t xml:space="preserve"> </w:t>
        </w:r>
      </w:ins>
      <w:r w:rsidR="00924FEA" w:rsidRPr="00924FEA">
        <w:t xml:space="preserve">came from Reiwa 5 claims (April 2023–March 2024). </w:t>
      </w:r>
      <w:ins w:id="30" w:author="治輝 齋藤" w:date="2026-05-21T11:00:00Z" w16du:dateUtc="2026-05-21T02:00:00Z">
        <w:r w:rsidR="00E3374F" w:rsidRPr="00E3374F">
          <w:t>Terrain steepness was the habitable-area-weighted mean slope from national terrain maps.</w:t>
        </w:r>
      </w:ins>
      <w:del w:id="31" w:author="治輝 齋藤" w:date="2026-05-21T11:00:00Z" w16du:dateUtc="2026-05-21T02:00:00Z">
        <w:r w:rsidR="00924FEA" w:rsidRPr="00924FEA" w:rsidDel="00E3374F">
          <w:delText xml:space="preserve">Exposure was habitable-area-weighted mean slope (degrees) from </w:delText>
        </w:r>
        <w:r w:rsidR="00924FEA" w:rsidRPr="00BC6CB3" w:rsidDel="00E3374F">
          <w:rPr>
            <w:highlight w:val="yellow"/>
          </w:rPr>
          <w:delText>10-m digital elevation models.</w:delText>
        </w:r>
      </w:del>
      <w:r w:rsidR="00924FEA" w:rsidRPr="00924FEA">
        <w:t xml:space="preserve"> Covariates were Reiwa 4 fast-walking </w:t>
      </w:r>
      <w:ins w:id="32" w:author="治輝 齋藤" w:date="2026-05-21T11:02:00Z" w16du:dateUtc="2026-05-21T02:02:00Z">
        <w:r w:rsidR="007A4B2D" w:rsidRPr="007A4B2D">
          <w:t>proportion</w:t>
        </w:r>
      </w:ins>
      <w:del w:id="33" w:author="治輝 齋藤" w:date="2026-05-21T11:02:00Z" w16du:dateUtc="2026-05-21T02:02:00Z">
        <w:r w:rsidR="00924FEA" w:rsidRPr="00924FEA" w:rsidDel="007A4B2D">
          <w:delText>rate</w:delText>
        </w:r>
      </w:del>
      <w:del w:id="34" w:author="治輝 齋藤" w:date="2026-05-21T11:00:00Z" w16du:dateUtc="2026-05-21T02:00:00Z">
        <w:r w:rsidR="00924FEA" w:rsidRPr="00924FEA" w:rsidDel="00E3374F">
          <w:delText xml:space="preserve"> (%)</w:delText>
        </w:r>
      </w:del>
      <w:r w:rsidR="00924FEA" w:rsidRPr="00924FEA">
        <w:t xml:space="preserve">, 2020 census </w:t>
      </w:r>
      <w:ins w:id="35" w:author="治輝 齋藤" w:date="2026-05-21T11:03:00Z" w16du:dateUtc="2026-05-21T02:03:00Z">
        <w:r w:rsidR="007A4B2D" w:rsidRPr="007A4B2D">
          <w:t>proportion aged ≥65 years</w:t>
        </w:r>
      </w:ins>
      <w:del w:id="36" w:author="治輝 齋藤" w:date="2026-05-21T11:03:00Z" w16du:dateUtc="2026-05-21T02:03:00Z">
        <w:r w:rsidR="00924FEA" w:rsidRPr="00924FEA" w:rsidDel="007A4B2D">
          <w:delText>aging rate (%)</w:delText>
        </w:r>
      </w:del>
      <w:r w:rsidR="00924FEA" w:rsidRPr="00924FEA">
        <w:t xml:space="preserve">, and population density. </w:t>
      </w:r>
      <w:ins w:id="37" w:author="治輝 齋藤" w:date="2026-05-21T11:04:00Z" w16du:dateUtc="2026-05-21T02:04:00Z">
        <w:r w:rsidR="007A4B2D" w:rsidRPr="007A4B2D">
          <w:t>Slope weights residential, agricultural, and commercial land. We used regression models adjusted for proportion aged ≥65 years, fast-walking proportion, and population density.</w:t>
        </w:r>
      </w:ins>
      <w:del w:id="38" w:author="治輝 齋藤" w:date="2026-05-21T11:04:00Z" w16du:dateUtc="2026-05-21T02:04:00Z">
        <w:r w:rsidR="00924FEA" w:rsidRPr="00BC6CB3" w:rsidDel="007A4B2D">
          <w:delText>We fitted ordinary least squares models (unadjusted and adjusted).</w:delText>
        </w:r>
      </w:del>
      <w:r w:rsidR="00924FEA" w:rsidRPr="00BC6CB3">
        <w:t xml:space="preserve"> </w:t>
      </w:r>
      <w:ins w:id="39" w:author="治輝 齋藤" w:date="2026-05-21T11:04:00Z" w16du:dateUtc="2026-05-21T02:04:00Z">
        <w:r w:rsidR="007A4B2D" w:rsidRPr="007A4B2D">
          <w:t>All indicators came from open tabulations without individual records.</w:t>
        </w:r>
      </w:ins>
      <w:commentRangeStart w:id="40"/>
      <w:commentRangeStart w:id="41"/>
      <w:del w:id="42" w:author="治輝 齋藤" w:date="2026-05-21T11:04:00Z" w16du:dateUtc="2026-05-21T02:04:00Z">
        <w:r w:rsidR="00924FEA" w:rsidRPr="00BC6CB3" w:rsidDel="007A4B2D">
          <w:rPr>
            <w:highlight w:val="yellow"/>
          </w:rPr>
          <w:delText>We applied HC3 robust standard errors and bootstrap resampling (</w:delText>
        </w:r>
        <w:r w:rsidR="00924FEA" w:rsidRPr="00BC6CB3" w:rsidDel="007A4B2D">
          <w:rPr>
            <w:i/>
            <w:iCs/>
            <w:highlight w:val="yellow"/>
          </w:rPr>
          <w:delText>B</w:delText>
        </w:r>
        <w:r w:rsidR="00924FEA" w:rsidRPr="00BC6CB3" w:rsidDel="007A4B2D">
          <w:rPr>
            <w:highlight w:val="yellow"/>
          </w:rPr>
          <w:delText xml:space="preserve"> = 5000)</w:delText>
        </w:r>
        <w:r w:rsidRPr="00BC6CB3" w:rsidDel="007A4B2D">
          <w:rPr>
            <w:highlight w:val="yellow"/>
          </w:rPr>
          <w:delText>.</w:delText>
        </w:r>
        <w:commentRangeEnd w:id="40"/>
        <w:r w:rsidR="00BC6CB3" w:rsidDel="007A4B2D">
          <w:rPr>
            <w:rStyle w:val="a3"/>
          </w:rPr>
          <w:commentReference w:id="40"/>
        </w:r>
      </w:del>
      <w:commentRangeEnd w:id="41"/>
      <w:r w:rsidR="009C5672">
        <w:rPr>
          <w:rStyle w:val="a3"/>
        </w:rPr>
        <w:commentReference w:id="41"/>
      </w:r>
    </w:p>
    <w:p w14:paraId="635E73CC" w14:textId="1DE6F4FB" w:rsidR="0068172E" w:rsidRDefault="0068172E" w:rsidP="0068172E">
      <w:r w:rsidRPr="0068172E">
        <w:rPr>
          <w:b/>
          <w:bCs/>
        </w:rPr>
        <w:t>Results:</w:t>
      </w:r>
      <w:r>
        <w:t xml:space="preserve"> </w:t>
      </w:r>
      <w:r w:rsidR="00924FEA" w:rsidRPr="00924FEA">
        <w:t xml:space="preserve">Mean slope was 8.57° (SD 3.16). Mean </w:t>
      </w:r>
      <w:ins w:id="43" w:author="治輝 齋藤" w:date="2026-05-21T11:05:00Z" w16du:dateUtc="2026-05-21T02:05:00Z">
        <w:r w:rsidR="007A4B2D" w:rsidRPr="007A4B2D">
          <w:t>annual</w:t>
        </w:r>
        <w:r w:rsidR="007A4B2D">
          <w:rPr>
            <w:rFonts w:hint="eastAsia"/>
          </w:rPr>
          <w:t xml:space="preserve"> </w:t>
        </w:r>
      </w:ins>
      <w:r w:rsidR="00924FEA" w:rsidRPr="00924FEA">
        <w:t xml:space="preserve">hip surgery rate was 254.0 per 100,000 (SD 37.6). Steeper </w:t>
      </w:r>
      <w:ins w:id="44" w:author="治輝 齋藤" w:date="2026-05-21T11:05:00Z" w16du:dateUtc="2026-05-21T02:05:00Z">
        <w:r w:rsidR="007A4B2D" w:rsidRPr="007A4B2D">
          <w:t>prefectures</w:t>
        </w:r>
      </w:ins>
      <w:del w:id="45" w:author="治輝 齋藤" w:date="2026-05-21T11:05:00Z" w16du:dateUtc="2026-05-21T02:05:00Z">
        <w:r w:rsidR="00924FEA" w:rsidRPr="00924FEA" w:rsidDel="007A4B2D">
          <w:delText>terrain</w:delText>
        </w:r>
      </w:del>
      <w:r w:rsidR="00924FEA" w:rsidRPr="00924FEA">
        <w:t xml:space="preserve"> </w:t>
      </w:r>
      <w:ins w:id="46" w:author="治輝 齋藤" w:date="2026-05-21T11:05:00Z" w16du:dateUtc="2026-05-21T02:05:00Z">
        <w:r w:rsidR="007A4B2D" w:rsidRPr="007A4B2D">
          <w:t>had</w:t>
        </w:r>
      </w:ins>
      <w:del w:id="47" w:author="治輝 齋藤" w:date="2026-05-21T11:05:00Z" w16du:dateUtc="2026-05-21T02:05:00Z">
        <w:r w:rsidR="00924FEA" w:rsidRPr="00924FEA" w:rsidDel="007A4B2D">
          <w:delText>correlated</w:delText>
        </w:r>
      </w:del>
      <w:del w:id="48" w:author="治輝 齋藤" w:date="2026-05-21T11:06:00Z" w16du:dateUtc="2026-05-21T02:06:00Z">
        <w:r w:rsidR="00924FEA" w:rsidRPr="00924FEA" w:rsidDel="007A4B2D">
          <w:delText xml:space="preserve"> with</w:delText>
        </w:r>
      </w:del>
      <w:r w:rsidR="00924FEA" w:rsidRPr="00924FEA">
        <w:t xml:space="preserve"> higher hip </w:t>
      </w:r>
      <w:ins w:id="49" w:author="治輝 齋藤" w:date="2026-05-21T11:06:00Z" w16du:dateUtc="2026-05-21T02:06:00Z">
        <w:r w:rsidR="007A4B2D" w:rsidRPr="007A4B2D">
          <w:t>surgery</w:t>
        </w:r>
        <w:r w:rsidR="007A4B2D">
          <w:rPr>
            <w:rFonts w:hint="eastAsia"/>
          </w:rPr>
          <w:t xml:space="preserve"> </w:t>
        </w:r>
      </w:ins>
      <w:r w:rsidR="00924FEA" w:rsidRPr="00924FEA">
        <w:t xml:space="preserve">rates in unadjusted models (β = 5.65; 95% CI, 2.50–8.79; </w:t>
      </w:r>
      <w:r w:rsidR="00924FEA" w:rsidRPr="00924FEA">
        <w:rPr>
          <w:i/>
          <w:iCs/>
        </w:rPr>
        <w:t>p</w:t>
      </w:r>
      <w:r w:rsidR="00924FEA" w:rsidRPr="00924FEA">
        <w:t xml:space="preserve"> = 0.001). The association </w:t>
      </w:r>
      <w:ins w:id="50" w:author="治輝 齋藤" w:date="2026-05-21T11:07:00Z" w16du:dateUtc="2026-05-21T02:07:00Z">
        <w:r w:rsidR="007A4B2D" w:rsidRPr="007A4B2D">
          <w:t>remained</w:t>
        </w:r>
        <w:r w:rsidR="007A4B2D">
          <w:rPr>
            <w:rFonts w:hint="eastAsia"/>
          </w:rPr>
          <w:t xml:space="preserve"> </w:t>
        </w:r>
        <w:r w:rsidR="007A4B2D">
          <w:rPr>
            <w:rFonts w:hint="eastAsia"/>
          </w:rPr>
          <w:lastRenderedPageBreak/>
          <w:t>after</w:t>
        </w:r>
      </w:ins>
      <w:del w:id="51" w:author="治輝 齋藤" w:date="2026-05-21T11:07:00Z" w16du:dateUtc="2026-05-21T02:07:00Z">
        <w:r w:rsidR="00924FEA" w:rsidRPr="00924FEA" w:rsidDel="007A4B2D">
          <w:delText>persisted in</w:delText>
        </w:r>
      </w:del>
      <w:r w:rsidR="00924FEA" w:rsidRPr="00924FEA">
        <w:t xml:space="preserve"> </w:t>
      </w:r>
      <w:ins w:id="52" w:author="治輝 齋藤" w:date="2026-05-21T11:07:00Z" w16du:dateUtc="2026-05-21T02:07:00Z">
        <w:r w:rsidR="007A4B2D" w:rsidRPr="007A4B2D">
          <w:t>adjustment</w:t>
        </w:r>
      </w:ins>
      <w:del w:id="53" w:author="治輝 齋藤" w:date="2026-05-21T11:07:00Z" w16du:dateUtc="2026-05-21T02:07:00Z">
        <w:r w:rsidR="00924FEA" w:rsidRPr="00924FEA" w:rsidDel="007A4B2D">
          <w:delText>adjusted models with conventional SEs</w:delText>
        </w:r>
      </w:del>
      <w:r w:rsidR="00924FEA" w:rsidRPr="00924FEA">
        <w:t xml:space="preserve"> (β = 3.49; 95% CI, 0.11–6.86; </w:t>
      </w:r>
      <w:r w:rsidR="00924FEA" w:rsidRPr="00924FEA">
        <w:rPr>
          <w:i/>
          <w:iCs/>
        </w:rPr>
        <w:t>p</w:t>
      </w:r>
      <w:r w:rsidR="00924FEA" w:rsidRPr="00924FEA">
        <w:t xml:space="preserve"> = 0.043). </w:t>
      </w:r>
      <w:del w:id="54" w:author="治輝 齋藤" w:date="2026-05-21T11:07:00Z" w16du:dateUtc="2026-05-21T02:07:00Z">
        <w:r w:rsidR="00924FEA" w:rsidRPr="00BC6CB3" w:rsidDel="007A4B2D">
          <w:rPr>
            <w:highlight w:val="yellow"/>
          </w:rPr>
          <w:delText>HC3 and bootstrap intervals were borderline at N = 47.</w:delText>
        </w:r>
        <w:r w:rsidR="00924FEA" w:rsidRPr="00924FEA" w:rsidDel="007A4B2D">
          <w:delText xml:space="preserve"> </w:delText>
        </w:r>
      </w:del>
      <w:ins w:id="55" w:author="治輝 齋藤" w:date="2026-05-21T11:07:00Z" w16du:dateUtc="2026-05-21T02:07:00Z">
        <w:r w:rsidR="007A4B2D" w:rsidRPr="007A4B2D">
          <w:t>Humerus and forearm rates showed no similar pattern</w:t>
        </w:r>
      </w:ins>
      <w:del w:id="56" w:author="治輝 齋藤" w:date="2026-05-21T11:07:00Z" w16du:dateUtc="2026-05-21T02:07:00Z">
        <w:r w:rsidR="00924FEA" w:rsidRPr="00924FEA" w:rsidDel="007A4B2D">
          <w:delText>No comparable associations appeared for humerus or forearm fractures</w:delText>
        </w:r>
      </w:del>
      <w:r>
        <w:t>.</w:t>
      </w:r>
      <w:ins w:id="57" w:author="治輝 齋藤" w:date="2026-05-21T11:08:00Z" w16du:dateUtc="2026-05-21T02:08:00Z">
        <w:r w:rsidR="007A4B2D" w:rsidRPr="007A4B2D">
          <w:t xml:space="preserve"> Surgery counts were a regional treatment-burden proxy.</w:t>
        </w:r>
      </w:ins>
    </w:p>
    <w:p w14:paraId="7AA31208" w14:textId="77073EB5" w:rsidR="0068172E" w:rsidRDefault="0068172E" w:rsidP="0068172E">
      <w:r w:rsidRPr="0068172E">
        <w:rPr>
          <w:b/>
          <w:bCs/>
        </w:rPr>
        <w:t>Conclusions:</w:t>
      </w:r>
      <w:r>
        <w:t xml:space="preserve"> </w:t>
      </w:r>
      <w:ins w:id="58" w:author="治輝 齋藤" w:date="2026-05-21T11:08:00Z" w16du:dateUtc="2026-05-21T02:08:00Z">
        <w:r w:rsidR="007A4B2D" w:rsidRPr="007A4B2D">
          <w:t xml:space="preserve">Steeper prefectures had higher hip surgery rates after adjustment. We observed no similar pattern for arm fractures. </w:t>
        </w:r>
      </w:ins>
      <w:commentRangeStart w:id="59"/>
      <w:commentRangeStart w:id="60"/>
      <w:del w:id="61" w:author="治輝 齋藤" w:date="2026-05-21T11:15:00Z" w16du:dateUtc="2026-05-21T02:15:00Z">
        <w:r w:rsidR="00924FEA" w:rsidRPr="00924FEA" w:rsidDel="009C5672">
          <w:delText xml:space="preserve">These prefecture-level </w:delText>
        </w:r>
      </w:del>
      <w:del w:id="62" w:author="治輝 齋藤" w:date="2026-05-21T11:09:00Z" w16du:dateUtc="2026-05-21T02:09:00Z">
        <w:r w:rsidR="00924FEA" w:rsidRPr="00924FEA" w:rsidDel="007A4B2D">
          <w:delText>cross-sectional data</w:delText>
        </w:r>
      </w:del>
      <w:del w:id="63" w:author="治輝 齋藤" w:date="2026-05-21T11:15:00Z" w16du:dateUtc="2026-05-21T02:15:00Z">
        <w:r w:rsidR="00924FEA" w:rsidRPr="00924FEA" w:rsidDel="009C5672">
          <w:delText xml:space="preserve"> could not establish causality. </w:delText>
        </w:r>
      </w:del>
      <w:del w:id="64" w:author="治輝 齋藤" w:date="2026-05-21T11:13:00Z" w16du:dateUtc="2026-05-21T02:13:00Z">
        <w:r w:rsidR="00924FEA" w:rsidRPr="00924FEA" w:rsidDel="00B37924">
          <w:delText>They may not reflect street-level slopes within municipalities or health-center areas. Our findings suggested a hip-specific pattern and were compatible with lateral-fall mechanisms, but inferential sensitivity was limited at ecological N = 47. Cautious interpretation remained warranted for regional fall prevention planning</w:delText>
        </w:r>
        <w:r w:rsidDel="00B37924">
          <w:delText>.</w:delText>
        </w:r>
      </w:del>
      <w:commentRangeEnd w:id="59"/>
      <w:r w:rsidR="00BC6CB3">
        <w:rPr>
          <w:rStyle w:val="a3"/>
        </w:rPr>
        <w:commentReference w:id="59"/>
      </w:r>
      <w:commentRangeEnd w:id="60"/>
      <w:r w:rsidR="009C5672">
        <w:rPr>
          <w:rStyle w:val="a3"/>
        </w:rPr>
        <w:commentReference w:id="60"/>
      </w:r>
    </w:p>
    <w:p w14:paraId="5CF7A7D4" w14:textId="77777777" w:rsidR="0068172E" w:rsidRDefault="0068172E" w:rsidP="0068172E"/>
    <w:p w14:paraId="23EE51A6" w14:textId="77777777" w:rsidR="0068172E" w:rsidRDefault="0068172E" w:rsidP="0068172E">
      <w:r>
        <w:t>Keywords</w:t>
      </w:r>
    </w:p>
    <w:p w14:paraId="0F3C48E4" w14:textId="6C3425D8" w:rsidR="00615BE7" w:rsidRPr="00615BE7" w:rsidRDefault="00924FEA" w:rsidP="0068172E">
      <w:r w:rsidRPr="00924FEA">
        <w:t>terrain; slope; hip fracture; fall prevention; ecological study; NDB Open Data; older adults</w:t>
      </w:r>
    </w:p>
    <w:p w14:paraId="2DB264B5" w14:textId="77777777" w:rsidR="00857BA1" w:rsidRPr="00615BE7" w:rsidRDefault="00857BA1"/>
    <w:sectPr w:rsidR="00857BA1" w:rsidRPr="00615BE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哲也 大平" w:date="2026-05-19T08:12:00Z" w:initials="哲大">
    <w:p w14:paraId="16FC4033" w14:textId="604F846A" w:rsidR="00BC6CB3" w:rsidRDefault="00BC6CB3">
      <w:pPr>
        <w:pStyle w:val="a4"/>
      </w:pPr>
      <w:r>
        <w:rPr>
          <w:rStyle w:val="a3"/>
        </w:rPr>
        <w:annotationRef/>
      </w:r>
      <w:r>
        <w:rPr>
          <w:rFonts w:hint="eastAsia"/>
        </w:rPr>
        <w:t>こちらを短くして、方法をわかりやすく説明した方がよいように思います。もしくは方法からわかりにくところを削除するでもよいです。</w:t>
      </w:r>
    </w:p>
  </w:comment>
  <w:comment w:id="8" w:author="治輝 齋藤" w:date="2026-05-21T11:13:00Z" w:initials="治齋">
    <w:p w14:paraId="14D92239" w14:textId="0E754BFF" w:rsidR="009C5672" w:rsidRDefault="009C5672">
      <w:pPr>
        <w:pStyle w:val="a4"/>
      </w:pPr>
      <w:r>
        <w:rPr>
          <w:rStyle w:val="a3"/>
        </w:rPr>
        <w:annotationRef/>
      </w:r>
      <w:r>
        <w:rPr>
          <w:rFonts w:hint="eastAsia"/>
        </w:rPr>
        <w:t>Background</w:t>
      </w:r>
      <w:r>
        <w:rPr>
          <w:rFonts w:hint="eastAsia"/>
        </w:rPr>
        <w:t>について、一部記載を修正し、やや短くなるよう整理しました。</w:t>
      </w:r>
    </w:p>
  </w:comment>
  <w:comment w:id="40" w:author="哲也 大平" w:date="2026-05-19T08:13:00Z" w:initials="哲大">
    <w:p w14:paraId="6597BC42" w14:textId="27AF606A" w:rsidR="00BC6CB3" w:rsidRDefault="00BC6CB3">
      <w:pPr>
        <w:pStyle w:val="a4"/>
      </w:pPr>
      <w:r>
        <w:rPr>
          <w:rStyle w:val="a3"/>
        </w:rPr>
        <w:annotationRef/>
      </w:r>
      <w:r>
        <w:rPr>
          <w:rFonts w:hint="eastAsia"/>
        </w:rPr>
        <w:t>わかりにくいところを黄色でマーキングしました。</w:t>
      </w:r>
    </w:p>
  </w:comment>
  <w:comment w:id="41" w:author="治輝 齋藤" w:date="2026-05-21T11:13:00Z" w:initials="治齋">
    <w:p w14:paraId="5453729F" w14:textId="276A65D7" w:rsidR="009C5672" w:rsidRDefault="009C5672">
      <w:pPr>
        <w:pStyle w:val="a4"/>
      </w:pPr>
      <w:r>
        <w:rPr>
          <w:rStyle w:val="a3"/>
        </w:rPr>
        <w:annotationRef/>
      </w:r>
      <w:r>
        <w:rPr>
          <w:rFonts w:hint="eastAsia"/>
        </w:rPr>
        <w:t>黄色でマーキングされた部分に加え、Methods内の表現も修正しました。</w:t>
      </w:r>
    </w:p>
  </w:comment>
  <w:comment w:id="59" w:author="哲也 大平" w:date="2026-05-19T08:15:00Z" w:initials="哲大">
    <w:p w14:paraId="379C477B" w14:textId="7677D9B0" w:rsidR="00BC6CB3" w:rsidRDefault="00BC6CB3">
      <w:pPr>
        <w:pStyle w:val="a4"/>
      </w:pPr>
      <w:r>
        <w:rPr>
          <w:rStyle w:val="a3"/>
        </w:rPr>
        <w:annotationRef/>
      </w:r>
      <w:r>
        <w:rPr>
          <w:rFonts w:hint="eastAsia"/>
        </w:rPr>
        <w:t>結論は山岸先生のコメントを参照してください。</w:t>
      </w:r>
    </w:p>
  </w:comment>
  <w:comment w:id="60" w:author="治輝 齋藤" w:date="2026-05-21T11:14:00Z" w:initials="治齋">
    <w:p w14:paraId="273C12B1" w14:textId="2D446080" w:rsidR="009C5672" w:rsidRDefault="009C5672">
      <w:pPr>
        <w:pStyle w:val="a4"/>
      </w:pPr>
      <w:r>
        <w:rPr>
          <w:rStyle w:val="a3"/>
        </w:rPr>
        <w:annotationRef/>
      </w:r>
      <w:r>
        <w:rPr>
          <w:rFonts w:hint="eastAsia"/>
        </w:rPr>
        <w:t>結論について、「</w:t>
      </w:r>
      <w:r w:rsidRPr="00ED46B8">
        <w:rPr>
          <w:rFonts w:hint="eastAsia"/>
        </w:rPr>
        <w:t>傾斜が強い県に住んでいる人では股関節骨折手術が多いが、それ以外の骨折は関係ない」</w:t>
      </w:r>
      <w:r>
        <w:rPr>
          <w:rFonts w:hint="eastAsia"/>
        </w:rPr>
        <w:t>旨についての記載のみに修正しました。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FC4033" w15:done="0"/>
  <w15:commentEx w15:paraId="14D92239" w15:paraIdParent="16FC4033" w15:done="0"/>
  <w15:commentEx w15:paraId="6597BC42" w15:done="0"/>
  <w15:commentEx w15:paraId="5453729F" w15:paraIdParent="6597BC42" w15:done="0"/>
  <w15:commentEx w15:paraId="379C477B" w15:done="0"/>
  <w15:commentEx w15:paraId="273C12B1" w15:paraIdParent="379C4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3271C" w16cex:dateUtc="2026-05-18T23:12:00Z"/>
  <w16cex:commentExtensible w16cex:durableId="1EC077D8" w16cex:dateUtc="2026-05-21T02:13:00Z"/>
  <w16cex:commentExtensible w16cex:durableId="0A15CDEC" w16cex:dateUtc="2026-05-18T23:13:00Z"/>
  <w16cex:commentExtensible w16cex:durableId="76B2E1FA" w16cex:dateUtc="2026-05-21T02:13:00Z"/>
  <w16cex:commentExtensible w16cex:durableId="0D10D4E9" w16cex:dateUtc="2026-05-18T23:15:00Z"/>
  <w16cex:commentExtensible w16cex:durableId="73991C64" w16cex:dateUtc="2026-05-21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FC4033" w16cid:durableId="2A43271C"/>
  <w16cid:commentId w16cid:paraId="14D92239" w16cid:durableId="1EC077D8"/>
  <w16cid:commentId w16cid:paraId="6597BC42" w16cid:durableId="0A15CDEC"/>
  <w16cid:commentId w16cid:paraId="5453729F" w16cid:durableId="76B2E1FA"/>
  <w16cid:commentId w16cid:paraId="379C477B" w16cid:durableId="0D10D4E9"/>
  <w16cid:commentId w16cid:paraId="273C12B1" w16cid:durableId="73991C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7"/>
    <w:rsid w:val="000623BC"/>
    <w:rsid w:val="000D5314"/>
    <w:rsid w:val="000E4335"/>
    <w:rsid w:val="002A5A15"/>
    <w:rsid w:val="002E2A0D"/>
    <w:rsid w:val="004D6222"/>
    <w:rsid w:val="00615BE7"/>
    <w:rsid w:val="0063591A"/>
    <w:rsid w:val="00646AD0"/>
    <w:rsid w:val="00651A4C"/>
    <w:rsid w:val="0068172E"/>
    <w:rsid w:val="006850E0"/>
    <w:rsid w:val="007A4B2D"/>
    <w:rsid w:val="00857BA1"/>
    <w:rsid w:val="008E4862"/>
    <w:rsid w:val="00924FEA"/>
    <w:rsid w:val="009C5672"/>
    <w:rsid w:val="00A3397C"/>
    <w:rsid w:val="00AB207D"/>
    <w:rsid w:val="00B25413"/>
    <w:rsid w:val="00B37924"/>
    <w:rsid w:val="00B466B8"/>
    <w:rsid w:val="00BC6CB3"/>
    <w:rsid w:val="00D854A4"/>
    <w:rsid w:val="00E33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2F8CAF"/>
  <w15:chartTrackingRefBased/>
  <w15:docId w15:val="{E44DD2CC-36E1-463A-8C5A-E9DD7A90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C6CB3"/>
    <w:rPr>
      <w:sz w:val="18"/>
      <w:szCs w:val="18"/>
    </w:rPr>
  </w:style>
  <w:style w:type="paragraph" w:styleId="a4">
    <w:name w:val="annotation text"/>
    <w:basedOn w:val="a"/>
    <w:link w:val="a5"/>
    <w:uiPriority w:val="99"/>
    <w:semiHidden/>
    <w:unhideWhenUsed/>
    <w:rsid w:val="00BC6CB3"/>
    <w:pPr>
      <w:jc w:val="left"/>
    </w:pPr>
  </w:style>
  <w:style w:type="character" w:customStyle="1" w:styleId="a5">
    <w:name w:val="コメント文字列 (文字)"/>
    <w:basedOn w:val="a0"/>
    <w:link w:val="a4"/>
    <w:uiPriority w:val="99"/>
    <w:semiHidden/>
    <w:rsid w:val="00BC6CB3"/>
  </w:style>
  <w:style w:type="paragraph" w:styleId="a6">
    <w:name w:val="annotation subject"/>
    <w:basedOn w:val="a4"/>
    <w:next w:val="a4"/>
    <w:link w:val="a7"/>
    <w:uiPriority w:val="99"/>
    <w:semiHidden/>
    <w:unhideWhenUsed/>
    <w:rsid w:val="00BC6CB3"/>
    <w:rPr>
      <w:b/>
      <w:bCs/>
    </w:rPr>
  </w:style>
  <w:style w:type="character" w:customStyle="1" w:styleId="a7">
    <w:name w:val="コメント内容 (文字)"/>
    <w:basedOn w:val="a5"/>
    <w:link w:val="a6"/>
    <w:uiPriority w:val="99"/>
    <w:semiHidden/>
    <w:rsid w:val="00BC6CB3"/>
    <w:rPr>
      <w:b/>
      <w:bCs/>
    </w:rPr>
  </w:style>
  <w:style w:type="paragraph" w:styleId="a8">
    <w:name w:val="Revision"/>
    <w:hidden/>
    <w:uiPriority w:val="99"/>
    <w:semiHidden/>
    <w:rsid w:val="00E33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1200">
      <w:bodyDiv w:val="1"/>
      <w:marLeft w:val="0"/>
      <w:marRight w:val="0"/>
      <w:marTop w:val="0"/>
      <w:marBottom w:val="0"/>
      <w:divBdr>
        <w:top w:val="none" w:sz="0" w:space="0" w:color="auto"/>
        <w:left w:val="none" w:sz="0" w:space="0" w:color="auto"/>
        <w:bottom w:val="none" w:sz="0" w:space="0" w:color="auto"/>
        <w:right w:val="none" w:sz="0" w:space="0" w:color="auto"/>
      </w:divBdr>
      <w:divsChild>
        <w:div w:id="1956015212">
          <w:marLeft w:val="0"/>
          <w:marRight w:val="0"/>
          <w:marTop w:val="300"/>
          <w:marBottom w:val="0"/>
          <w:divBdr>
            <w:top w:val="single" w:sz="6" w:space="15" w:color="B2C1BD"/>
            <w:left w:val="none" w:sz="0" w:space="0" w:color="auto"/>
            <w:bottom w:val="none" w:sz="0" w:space="0" w:color="auto"/>
            <w:right w:val="none" w:sz="0" w:space="0" w:color="auto"/>
          </w:divBdr>
        </w:div>
      </w:divsChild>
    </w:div>
    <w:div w:id="101997614">
      <w:bodyDiv w:val="1"/>
      <w:marLeft w:val="0"/>
      <w:marRight w:val="0"/>
      <w:marTop w:val="0"/>
      <w:marBottom w:val="0"/>
      <w:divBdr>
        <w:top w:val="none" w:sz="0" w:space="0" w:color="auto"/>
        <w:left w:val="none" w:sz="0" w:space="0" w:color="auto"/>
        <w:bottom w:val="none" w:sz="0" w:space="0" w:color="auto"/>
        <w:right w:val="none" w:sz="0" w:space="0" w:color="auto"/>
      </w:divBdr>
      <w:divsChild>
        <w:div w:id="1830904245">
          <w:marLeft w:val="0"/>
          <w:marRight w:val="0"/>
          <w:marTop w:val="300"/>
          <w:marBottom w:val="0"/>
          <w:divBdr>
            <w:top w:val="single" w:sz="6" w:space="15" w:color="B2C1BD"/>
            <w:left w:val="none" w:sz="0" w:space="0" w:color="auto"/>
            <w:bottom w:val="none" w:sz="0" w:space="0" w:color="auto"/>
            <w:right w:val="none" w:sz="0" w:space="0" w:color="auto"/>
          </w:divBdr>
        </w:div>
      </w:divsChild>
    </w:div>
    <w:div w:id="413164620">
      <w:bodyDiv w:val="1"/>
      <w:marLeft w:val="0"/>
      <w:marRight w:val="0"/>
      <w:marTop w:val="0"/>
      <w:marBottom w:val="0"/>
      <w:divBdr>
        <w:top w:val="none" w:sz="0" w:space="0" w:color="auto"/>
        <w:left w:val="none" w:sz="0" w:space="0" w:color="auto"/>
        <w:bottom w:val="none" w:sz="0" w:space="0" w:color="auto"/>
        <w:right w:val="none" w:sz="0" w:space="0" w:color="auto"/>
      </w:divBdr>
      <w:divsChild>
        <w:div w:id="883518172">
          <w:marLeft w:val="0"/>
          <w:marRight w:val="0"/>
          <w:marTop w:val="300"/>
          <w:marBottom w:val="0"/>
          <w:divBdr>
            <w:top w:val="single" w:sz="6" w:space="15" w:color="B2C1BD"/>
            <w:left w:val="none" w:sz="0" w:space="0" w:color="auto"/>
            <w:bottom w:val="none" w:sz="0" w:space="0" w:color="auto"/>
            <w:right w:val="none" w:sz="0" w:space="0" w:color="auto"/>
          </w:divBdr>
        </w:div>
      </w:divsChild>
    </w:div>
    <w:div w:id="804201360">
      <w:bodyDiv w:val="1"/>
      <w:marLeft w:val="0"/>
      <w:marRight w:val="0"/>
      <w:marTop w:val="0"/>
      <w:marBottom w:val="0"/>
      <w:divBdr>
        <w:top w:val="none" w:sz="0" w:space="0" w:color="auto"/>
        <w:left w:val="none" w:sz="0" w:space="0" w:color="auto"/>
        <w:bottom w:val="none" w:sz="0" w:space="0" w:color="auto"/>
        <w:right w:val="none" w:sz="0" w:space="0" w:color="auto"/>
      </w:divBdr>
      <w:divsChild>
        <w:div w:id="1257054348">
          <w:marLeft w:val="0"/>
          <w:marRight w:val="0"/>
          <w:marTop w:val="300"/>
          <w:marBottom w:val="0"/>
          <w:divBdr>
            <w:top w:val="single" w:sz="6" w:space="15" w:color="B2C1BD"/>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4329</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Haru Sai</dc:creator>
  <cp:keywords/>
  <dc:description/>
  <cp:lastModifiedBy>治輝 齋藤</cp:lastModifiedBy>
  <cp:revision>2</cp:revision>
  <dcterms:created xsi:type="dcterms:W3CDTF">2026-05-22T00:05:00Z</dcterms:created>
  <dcterms:modified xsi:type="dcterms:W3CDTF">2026-05-22T00:05:00Z</dcterms:modified>
</cp:coreProperties>
</file>