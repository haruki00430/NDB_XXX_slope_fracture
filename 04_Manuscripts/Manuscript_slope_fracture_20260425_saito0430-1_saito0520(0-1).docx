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174903" w14:textId="77777777" w:rsidR="00073AD9" w:rsidRDefault="00000000">
      <w:pPr>
        <w:pStyle w:val="a4"/>
      </w:pPr>
      <w:r>
        <w:t>Association between Terrain Slope and Hip Fracture Surgery Rates Among Older Adults: A Nationwide Ecological Study in Japan</w:t>
      </w:r>
    </w:p>
    <w:p w14:paraId="7758F6CA" w14:textId="77777777" w:rsidR="00073AD9" w:rsidRDefault="00000000">
      <w:pPr>
        <w:pStyle w:val="Author"/>
      </w:pPr>
      <w:r>
        <w:t>[Author 1]</w:t>
      </w:r>
    </w:p>
    <w:p w14:paraId="2B00A995" w14:textId="77777777" w:rsidR="00073AD9" w:rsidRDefault="00000000">
      <w:pPr>
        <w:pStyle w:val="Author"/>
      </w:pPr>
      <w:r>
        <w:t>[Author 2]</w:t>
      </w:r>
    </w:p>
    <w:p w14:paraId="537678E4" w14:textId="4B33EC48" w:rsidR="00073AD9" w:rsidRDefault="00000000">
      <w:pPr>
        <w:pStyle w:val="a8"/>
      </w:pPr>
      <w:r>
        <w:t>2026-</w:t>
      </w:r>
      <w:r w:rsidR="00CA7656">
        <w:rPr>
          <w:rFonts w:hint="eastAsia"/>
          <w:lang w:eastAsia="ja-JP"/>
        </w:rPr>
        <w:t>04</w:t>
      </w:r>
      <w:r>
        <w:t>-</w:t>
      </w:r>
      <w:r w:rsidR="00E53E4C">
        <w:rPr>
          <w:rFonts w:hint="eastAsia"/>
          <w:lang w:eastAsia="ja-JP"/>
        </w:rPr>
        <w:t>25</w:t>
      </w:r>
    </w:p>
    <w:p w14:paraId="0308B2C6" w14:textId="77777777" w:rsidR="00073AD9" w:rsidRDefault="00000000">
      <w:r>
        <w:pict w14:anchorId="7A00CCE9">
          <v:rect id="_x0000_i1027" style="width:0;height:1.5pt" o:hralign="center" o:hrstd="t" o:hr="t"/>
        </w:pict>
      </w:r>
    </w:p>
    <w:p w14:paraId="7FBF17A3" w14:textId="77777777" w:rsidR="00073AD9" w:rsidRDefault="00000000" w:rsidP="00705772">
      <w:pPr>
        <w:pStyle w:val="1"/>
        <w:spacing w:line="360" w:lineRule="auto"/>
      </w:pPr>
      <w:bookmarkStart w:id="0" w:name="abstract"/>
      <w:commentRangeStart w:id="1"/>
      <w:commentRangeStart w:id="2"/>
      <w:r>
        <w:t>Abstract</w:t>
      </w:r>
      <w:commentRangeEnd w:id="1"/>
      <w:r w:rsidR="00B47F82">
        <w:rPr>
          <w:rStyle w:val="af2"/>
          <w:sz w:val="40"/>
          <w:szCs w:val="40"/>
        </w:rPr>
        <w:commentReference w:id="1"/>
      </w:r>
      <w:commentRangeEnd w:id="2"/>
      <w:r w:rsidR="0072467F">
        <w:rPr>
          <w:rStyle w:val="af2"/>
          <w:rFonts w:asciiTheme="minorHAnsi" w:eastAsiaTheme="minorEastAsia" w:hAnsiTheme="minorHAnsi" w:cstheme="minorBidi"/>
          <w:color w:val="auto"/>
        </w:rPr>
        <w:commentReference w:id="2"/>
      </w:r>
    </w:p>
    <w:p w14:paraId="5B0A40A8" w14:textId="33E3DFD9" w:rsidR="00073AD9" w:rsidRDefault="001C1A6A" w:rsidP="00705772">
      <w:pPr>
        <w:pStyle w:val="a0"/>
        <w:spacing w:line="360" w:lineRule="auto"/>
      </w:pPr>
      <w:r w:rsidRPr="001C1A6A">
        <w:t>Hip fracture</w:t>
      </w:r>
      <w:ins w:id="3" w:author="治輝 齋藤" w:date="2026-05-19T21:11:00Z" w16du:dateUtc="2026-05-19T12:11:00Z">
        <w:r w:rsidR="0072467F">
          <w:rPr>
            <w:rFonts w:hint="eastAsia"/>
            <w:lang w:eastAsia="ja-JP"/>
          </w:rPr>
          <w:t>s</w:t>
        </w:r>
      </w:ins>
      <w:r w:rsidRPr="001C1A6A">
        <w:t xml:space="preserve"> </w:t>
      </w:r>
      <w:del w:id="4" w:author="治輝 齋藤" w:date="2026-05-19T21:11:00Z" w16du:dateUtc="2026-05-19T12:11:00Z">
        <w:r w:rsidRPr="001C1A6A" w:rsidDel="0072467F">
          <w:delText>imposes</w:delText>
        </w:r>
      </w:del>
      <w:ins w:id="5" w:author="治輝 齋藤" w:date="2026-05-19T21:11:00Z" w16du:dateUtc="2026-05-19T12:11:00Z">
        <w:r w:rsidR="0072467F" w:rsidRPr="0072467F">
          <w:t>place</w:t>
        </w:r>
      </w:ins>
      <w:r w:rsidRPr="001C1A6A">
        <w:t xml:space="preserve"> a </w:t>
      </w:r>
      <w:del w:id="6" w:author="治輝 齋藤" w:date="2026-05-19T21:12:00Z" w16du:dateUtc="2026-05-19T12:12:00Z">
        <w:r w:rsidRPr="001C1A6A" w:rsidDel="0072467F">
          <w:delText>large</w:delText>
        </w:r>
      </w:del>
      <w:ins w:id="7" w:author="治輝 齋藤" w:date="2026-05-19T21:12:00Z" w16du:dateUtc="2026-05-19T12:12:00Z">
        <w:r w:rsidR="0072467F">
          <w:rPr>
            <w:rFonts w:hint="eastAsia"/>
            <w:lang w:eastAsia="ja-JP"/>
          </w:rPr>
          <w:t>heavy</w:t>
        </w:r>
      </w:ins>
      <w:r w:rsidRPr="001C1A6A">
        <w:t xml:space="preserve"> burden on older adults in Japan</w:t>
      </w:r>
      <w:ins w:id="8" w:author="治輝 齋藤" w:date="2026-05-19T21:12:00Z" w16du:dateUtc="2026-05-19T12:12:00Z">
        <w:r w:rsidR="0072467F">
          <w:rPr>
            <w:rFonts w:hint="eastAsia"/>
            <w:lang w:eastAsia="ja-JP"/>
          </w:rPr>
          <w:t>.</w:t>
        </w:r>
      </w:ins>
      <w:ins w:id="9" w:author="治輝 齋藤" w:date="2026-05-19T21:13:00Z" w16du:dateUtc="2026-05-19T12:13:00Z">
        <w:r w:rsidR="0072467F" w:rsidRPr="0072467F">
          <w:t xml:space="preserve"> Whether steeper regional terrain relates to hip fracture surgery rates across prefectures remains unclear</w:t>
        </w:r>
      </w:ins>
      <w:del w:id="10" w:author="治輝 齋藤" w:date="2026-05-19T21:13:00Z" w16du:dateUtc="2026-05-19T12:13:00Z">
        <w:r w:rsidRPr="001C1A6A" w:rsidDel="0072467F">
          <w:delText>, and community-level environmental correlates of hip fracture surgery rates remain incompletely understood, including terrain slope</w:delText>
        </w:r>
      </w:del>
      <w:r w:rsidRPr="001C1A6A">
        <w:t xml:space="preserve">. We </w:t>
      </w:r>
      <w:ins w:id="11" w:author="治輝 齋藤" w:date="2026-05-19T21:13:00Z" w16du:dateUtc="2026-05-19T12:13:00Z">
        <w:r w:rsidR="0072467F" w:rsidRPr="0072467F">
          <w:t>studied all 47 Japanese prefectures in an ecological design</w:t>
        </w:r>
      </w:ins>
      <w:del w:id="12" w:author="治輝 齋藤" w:date="2026-05-19T21:13:00Z" w16du:dateUtc="2026-05-19T12:13:00Z">
        <w:r w:rsidRPr="001C1A6A" w:rsidDel="0072467F">
          <w:delText>conducted an ecological study of 47 prefectures</w:delText>
        </w:r>
      </w:del>
      <w:ins w:id="13" w:author="治輝 齋藤" w:date="2026-05-19T21:14:00Z" w16du:dateUtc="2026-05-19T12:14:00Z">
        <w:r w:rsidR="0072467F">
          <w:rPr>
            <w:rFonts w:hint="eastAsia"/>
            <w:lang w:eastAsia="ja-JP"/>
          </w:rPr>
          <w:t xml:space="preserve">. </w:t>
        </w:r>
        <w:r w:rsidR="0072467F" w:rsidRPr="0072467F">
          <w:t>We linked prefecture-level data from national open sources.</w:t>
        </w:r>
      </w:ins>
      <w:r w:rsidRPr="001C1A6A">
        <w:t xml:space="preserve"> </w:t>
      </w:r>
      <w:ins w:id="14" w:author="治輝 齋藤" w:date="2026-05-19T22:12:00Z" w16du:dateUtc="2026-05-19T13:12:00Z">
        <w:r w:rsidR="00F745C3" w:rsidRPr="00F745C3">
          <w:t>Annual</w:t>
        </w:r>
        <w:r w:rsidR="00F745C3">
          <w:rPr>
            <w:rFonts w:hint="eastAsia"/>
            <w:lang w:eastAsia="ja-JP"/>
          </w:rPr>
          <w:t xml:space="preserve"> f</w:t>
        </w:r>
      </w:ins>
      <w:ins w:id="15" w:author="治輝 齋藤" w:date="2026-05-19T21:14:00Z" w16du:dateUtc="2026-05-19T12:14:00Z">
        <w:r w:rsidR="0072467F" w:rsidRPr="0072467F">
          <w:t>racture surgery rates (per 100,000</w:t>
        </w:r>
      </w:ins>
      <w:ins w:id="16" w:author="治輝 齋藤" w:date="2026-05-19T22:13:00Z" w16du:dateUtc="2026-05-19T13:13:00Z">
        <w:r w:rsidR="00F745C3" w:rsidRPr="00F745C3">
          <w:t xml:space="preserve"> population per year</w:t>
        </w:r>
      </w:ins>
      <w:ins w:id="17" w:author="治輝 齋藤" w:date="2026-05-19T21:14:00Z" w16du:dateUtc="2026-05-19T12:14:00Z">
        <w:r w:rsidR="0072467F" w:rsidRPr="0072467F">
          <w:t>) came from</w:t>
        </w:r>
      </w:ins>
      <w:del w:id="18" w:author="治輝 齋藤" w:date="2026-05-19T21:15:00Z" w16du:dateUtc="2026-05-19T12:15:00Z">
        <w:r w:rsidRPr="001C1A6A" w:rsidDel="0072467F">
          <w:delText>using</w:delText>
        </w:r>
      </w:del>
      <w:r w:rsidRPr="001C1A6A">
        <w:t xml:space="preserve"> the 10th National Database (NDB) Open Data</w:t>
      </w:r>
      <w:ins w:id="19" w:author="治輝 齋藤" w:date="2026-05-19T21:15:00Z" w16du:dateUtc="2026-05-19T12:15:00Z">
        <w:r w:rsidR="0072467F" w:rsidRPr="0072467F">
          <w:t xml:space="preserve"> (Reiwa 5 health insurance claims, April 2023 through March 2024)</w:t>
        </w:r>
      </w:ins>
      <w:del w:id="20" w:author="治輝 齋藤" w:date="2026-05-19T21:15:00Z" w16du:dateUtc="2026-05-19T12:15:00Z">
        <w:r w:rsidRPr="001C1A6A" w:rsidDel="0072467F">
          <w:delText>: fracture surgery rates (per 100,000) from Reiwa 5 health insurance claims (April 2023 through March 2024)</w:delText>
        </w:r>
      </w:del>
      <w:ins w:id="21" w:author="治輝 齋藤" w:date="2026-05-19T21:15:00Z" w16du:dateUtc="2026-05-19T12:15:00Z">
        <w:r w:rsidR="0072467F">
          <w:rPr>
            <w:rFonts w:hint="eastAsia"/>
            <w:lang w:eastAsia="ja-JP"/>
          </w:rPr>
          <w:t>.</w:t>
        </w:r>
      </w:ins>
      <w:r w:rsidRPr="001C1A6A">
        <w:t xml:space="preserve"> </w:t>
      </w:r>
      <w:del w:id="22" w:author="治輝 齋藤" w:date="2026-05-19T21:15:00Z" w16du:dateUtc="2026-05-19T12:15:00Z">
        <w:r w:rsidRPr="001C1A6A" w:rsidDel="0072467F">
          <w:delText>and h</w:delText>
        </w:r>
      </w:del>
      <w:ins w:id="23" w:author="治輝 齋藤" w:date="2026-05-19T21:15:00Z" w16du:dateUtc="2026-05-19T12:15:00Z">
        <w:r w:rsidR="0072467F">
          <w:rPr>
            <w:rFonts w:hint="eastAsia"/>
            <w:lang w:eastAsia="ja-JP"/>
          </w:rPr>
          <w:t>H</w:t>
        </w:r>
      </w:ins>
      <w:r w:rsidRPr="001C1A6A">
        <w:t xml:space="preserve">abitual </w:t>
      </w:r>
      <w:ins w:id="24" w:author="治輝 齋藤" w:date="2026-05-19T21:16:00Z" w16du:dateUtc="2026-05-19T12:16:00Z">
        <w:r w:rsidR="0072467F" w:rsidRPr="0072467F">
          <w:t>fast</w:t>
        </w:r>
        <w:r w:rsidR="0072467F">
          <w:rPr>
            <w:rFonts w:hint="eastAsia"/>
            <w:lang w:eastAsia="ja-JP"/>
          </w:rPr>
          <w:t xml:space="preserve"> </w:t>
        </w:r>
      </w:ins>
      <w:proofErr w:type="spellStart"/>
      <w:r w:rsidRPr="001C1A6A">
        <w:t>walking</w:t>
      </w:r>
      <w:del w:id="25" w:author="治輝 齋藤" w:date="2026-05-19T21:16:00Z" w16du:dateUtc="2026-05-19T12:16:00Z">
        <w:r w:rsidRPr="001C1A6A" w:rsidDel="0072467F">
          <w:delText xml:space="preserve"> speed</w:delText>
        </w:r>
      </w:del>
      <w:ins w:id="26" w:author="治輝 齋藤" w:date="2026-05-19T21:16:00Z" w16du:dateUtc="2026-05-19T12:16:00Z">
        <w:r w:rsidR="0072467F">
          <w:rPr>
            <w:rFonts w:hint="eastAsia"/>
            <w:lang w:eastAsia="ja-JP"/>
          </w:rPr>
          <w:t>came</w:t>
        </w:r>
      </w:ins>
      <w:proofErr w:type="spellEnd"/>
      <w:r w:rsidRPr="001C1A6A">
        <w:t xml:space="preserve"> from Reiwa 4 Specific Health Checkup tabulations (April 2022 through March 2023)</w:t>
      </w:r>
      <w:ins w:id="27" w:author="治輝 齋藤" w:date="2026-05-19T21:16:00Z" w16du:dateUtc="2026-05-19T12:16:00Z">
        <w:r w:rsidR="0072467F">
          <w:rPr>
            <w:rFonts w:hint="eastAsia"/>
            <w:lang w:eastAsia="ja-JP"/>
          </w:rPr>
          <w:t>.</w:t>
        </w:r>
      </w:ins>
      <w:del w:id="28" w:author="治輝 齋藤" w:date="2026-05-19T21:16:00Z" w16du:dateUtc="2026-05-19T12:16:00Z">
        <w:r w:rsidRPr="001C1A6A" w:rsidDel="0072467F">
          <w:delText>;</w:delText>
        </w:r>
      </w:del>
      <w:r w:rsidRPr="001C1A6A">
        <w:t xml:space="preserve"> </w:t>
      </w:r>
      <w:ins w:id="29" w:author="治輝 齋藤" w:date="2026-05-19T22:02:00Z" w16du:dateUtc="2026-05-19T13:02:00Z">
        <w:r w:rsidR="00BE3401" w:rsidRPr="00BE3401">
          <w:t xml:space="preserve">We calculated habitable-area-weighted mean terrain slope from national 10-m digital elevation models. </w:t>
        </w:r>
      </w:ins>
      <w:del w:id="30" w:author="治輝 齋藤" w:date="2026-05-19T21:17:00Z" w16du:dateUtc="2026-05-19T12:17:00Z">
        <w:r w:rsidRPr="001C1A6A" w:rsidDel="0072467F">
          <w:delText>habitable-area-weighted terrain slope from national 10-m digital elevation models; a</w:delText>
        </w:r>
      </w:del>
      <w:del w:id="31" w:author="治輝 齋藤" w:date="2026-05-19T23:20:00Z" w16du:dateUtc="2026-05-19T14:20:00Z">
        <w:r w:rsidRPr="001C1A6A" w:rsidDel="00DA5DB9">
          <w:delText>ging rate</w:delText>
        </w:r>
      </w:del>
      <w:ins w:id="32" w:author="治輝 齋藤" w:date="2026-05-19T23:20:00Z" w16du:dateUtc="2026-05-19T14:20:00Z">
        <w:r w:rsidR="00DA5DB9" w:rsidRPr="00DA5DB9">
          <w:t xml:space="preserve"> Proportion aged ≥65 years</w:t>
        </w:r>
      </w:ins>
      <w:r w:rsidRPr="001C1A6A">
        <w:t xml:space="preserve"> and population density from the 2020 census. </w:t>
      </w:r>
      <w:ins w:id="33" w:author="治輝 齋藤" w:date="2026-05-19T21:02:00Z" w16du:dateUtc="2026-05-19T12:02:00Z">
        <w:r w:rsidR="007A2815" w:rsidRPr="007A2815">
          <w:t xml:space="preserve">We used multivariable linear regression to </w:t>
        </w:r>
        <w:r w:rsidR="007A2815" w:rsidRPr="007A2815">
          <w:lastRenderedPageBreak/>
          <w:t xml:space="preserve">test whether terrain slope was independently associated with hip fracture surgery rates after adjustment for </w:t>
        </w:r>
      </w:ins>
      <w:ins w:id="34" w:author="治輝 齋藤" w:date="2026-05-19T23:21:00Z" w16du:dateUtc="2026-05-19T14:21:00Z">
        <w:r w:rsidR="00DA5DB9" w:rsidRPr="00DA5DB9">
          <w:t>proportion aged ≥65 years</w:t>
        </w:r>
      </w:ins>
      <w:ins w:id="35" w:author="治輝 齋藤" w:date="2026-05-19T21:02:00Z" w16du:dateUtc="2026-05-19T12:02:00Z">
        <w:r w:rsidR="007A2815" w:rsidRPr="007A2815">
          <w:t xml:space="preserve">, fast walking </w:t>
        </w:r>
      </w:ins>
      <w:ins w:id="36" w:author="治輝 齋藤" w:date="2026-05-19T23:21:00Z" w16du:dateUtc="2026-05-19T14:21:00Z">
        <w:r w:rsidR="00DA5DB9" w:rsidRPr="00DA5DB9">
          <w:t>proportion</w:t>
        </w:r>
      </w:ins>
      <w:ins w:id="37" w:author="治輝 齋藤" w:date="2026-05-19T21:02:00Z" w16du:dateUtc="2026-05-19T12:02:00Z">
        <w:r w:rsidR="007A2815" w:rsidRPr="007A2815">
          <w:t xml:space="preserve">, and population density. </w:t>
        </w:r>
      </w:ins>
      <w:del w:id="38" w:author="治輝 齋藤" w:date="2026-05-19T21:25:00Z" w16du:dateUtc="2026-05-19T12:25:00Z">
        <w:r w:rsidRPr="001C1A6A" w:rsidDel="00071026">
          <w:delText>We fitted ordinary least squares (OLS) models with heteroskedasticity-robust (HC3) standard errors and nonparametric bootstrap resampling (</w:delText>
        </w:r>
        <w:r w:rsidRPr="007D54A5" w:rsidDel="00071026">
          <w:rPr>
            <w:i/>
            <w:iCs/>
          </w:rPr>
          <w:delText>B</w:delText>
        </w:r>
        <w:r w:rsidRPr="001C1A6A" w:rsidDel="00071026">
          <w:delText xml:space="preserve"> = 5000)</w:delText>
        </w:r>
      </w:del>
      <w:del w:id="39" w:author="治輝 齋藤" w:date="2026-05-19T21:04:00Z" w16du:dateUtc="2026-05-19T12:04:00Z">
        <w:r w:rsidRPr="001C1A6A" w:rsidDel="007A2815">
          <w:delText xml:space="preserve"> </w:delText>
        </w:r>
        <w:commentRangeStart w:id="40"/>
        <w:commentRangeStart w:id="41"/>
        <w:r w:rsidRPr="001C1A6A" w:rsidDel="007A2815">
          <w:delText>as sensitivity analyses</w:delText>
        </w:r>
      </w:del>
      <w:del w:id="42" w:author="治輝 齋藤" w:date="2026-05-19T21:25:00Z" w16du:dateUtc="2026-05-19T12:25:00Z">
        <w:r w:rsidRPr="001C1A6A" w:rsidDel="00071026">
          <w:delText>.</w:delText>
        </w:r>
      </w:del>
      <w:commentRangeEnd w:id="40"/>
      <w:r w:rsidR="00CB1C9B" w:rsidRPr="001C1A6A">
        <w:rPr>
          <w:rStyle w:val="af2"/>
          <w:sz w:val="24"/>
          <w:szCs w:val="24"/>
        </w:rPr>
        <w:commentReference w:id="40"/>
      </w:r>
      <w:commentRangeEnd w:id="41"/>
      <w:r w:rsidR="00071026">
        <w:rPr>
          <w:rStyle w:val="af2"/>
        </w:rPr>
        <w:commentReference w:id="41"/>
      </w:r>
      <w:r w:rsidRPr="001C1A6A">
        <w:t xml:space="preserve"> </w:t>
      </w:r>
      <w:ins w:id="43" w:author="治輝 齋藤" w:date="2026-05-19T21:17:00Z" w16du:dateUtc="2026-05-19T12:17:00Z">
        <w:r w:rsidR="0072467F" w:rsidRPr="0072467F">
          <w:t xml:space="preserve">Across prefectures, </w:t>
        </w:r>
      </w:ins>
      <w:ins w:id="44" w:author="治輝 齋藤" w:date="2026-05-19T22:05:00Z" w16du:dateUtc="2026-05-19T13:05:00Z">
        <w:r w:rsidR="00BE3401">
          <w:rPr>
            <w:rFonts w:hint="eastAsia"/>
            <w:lang w:eastAsia="ja-JP"/>
          </w:rPr>
          <w:t xml:space="preserve">the </w:t>
        </w:r>
      </w:ins>
      <w:commentRangeStart w:id="45"/>
      <w:commentRangeStart w:id="46"/>
      <w:del w:id="47" w:author="治輝 齋藤" w:date="2026-05-19T21:17:00Z" w16du:dateUtc="2026-05-19T12:17:00Z">
        <w:r w:rsidRPr="001C1A6A" w:rsidDel="0072467F">
          <w:delText>M</w:delText>
        </w:r>
      </w:del>
      <w:ins w:id="48" w:author="治輝 齋藤" w:date="2026-05-19T21:17:00Z" w16du:dateUtc="2026-05-19T12:17:00Z">
        <w:r w:rsidR="0072467F">
          <w:rPr>
            <w:rFonts w:hint="eastAsia"/>
            <w:lang w:eastAsia="ja-JP"/>
          </w:rPr>
          <w:t>m</w:t>
        </w:r>
      </w:ins>
      <w:r w:rsidRPr="001C1A6A">
        <w:t xml:space="preserve">ean </w:t>
      </w:r>
      <w:ins w:id="49" w:author="治輝 齋藤" w:date="2026-05-19T21:58:00Z" w16du:dateUtc="2026-05-19T12:58:00Z">
        <w:r w:rsidR="00BE3401" w:rsidRPr="00BE3401">
          <w:t>terrain</w:t>
        </w:r>
        <w:r w:rsidR="00BE3401">
          <w:rPr>
            <w:rFonts w:hint="eastAsia"/>
            <w:lang w:eastAsia="ja-JP"/>
          </w:rPr>
          <w:t xml:space="preserve"> </w:t>
        </w:r>
      </w:ins>
      <w:r w:rsidRPr="001C1A6A">
        <w:t>slope was 8.57 degrees (SD 3.16)</w:t>
      </w:r>
      <w:ins w:id="50" w:author="治輝 齋藤" w:date="2026-05-19T21:18:00Z" w16du:dateUtc="2026-05-19T12:18:00Z">
        <w:r w:rsidR="0072467F">
          <w:rPr>
            <w:rFonts w:hint="eastAsia"/>
            <w:lang w:eastAsia="ja-JP"/>
          </w:rPr>
          <w:t>.</w:t>
        </w:r>
      </w:ins>
      <w:ins w:id="51" w:author="治輝 齋藤" w:date="2026-05-19T22:05:00Z" w16du:dateUtc="2026-05-19T13:05:00Z">
        <w:r w:rsidR="00BE3401">
          <w:rPr>
            <w:rFonts w:hint="eastAsia"/>
            <w:lang w:eastAsia="ja-JP"/>
          </w:rPr>
          <w:t xml:space="preserve"> </w:t>
        </w:r>
        <w:r w:rsidR="00BE3401" w:rsidRPr="00BE3401">
          <w:rPr>
            <w:lang w:eastAsia="ja-JP"/>
          </w:rPr>
          <w:t>Slopes ranged from 1.81 to 15.43 degrees, reflecting how steep residential land is in each prefecture.</w:t>
        </w:r>
      </w:ins>
      <w:del w:id="52" w:author="治輝 齋藤" w:date="2026-05-19T21:18:00Z" w16du:dateUtc="2026-05-19T12:18:00Z">
        <w:r w:rsidRPr="001C1A6A" w:rsidDel="0072467F">
          <w:delText xml:space="preserve"> and</w:delText>
        </w:r>
      </w:del>
      <w:commentRangeEnd w:id="45"/>
      <w:r w:rsidR="00407B16" w:rsidRPr="001C1A6A">
        <w:rPr>
          <w:rStyle w:val="af2"/>
          <w:sz w:val="24"/>
          <w:szCs w:val="24"/>
        </w:rPr>
        <w:commentReference w:id="45"/>
      </w:r>
      <w:commentRangeEnd w:id="46"/>
      <w:r w:rsidR="00BE3401">
        <w:rPr>
          <w:rStyle w:val="af2"/>
        </w:rPr>
        <w:commentReference w:id="46"/>
      </w:r>
      <w:r w:rsidRPr="001C1A6A">
        <w:t xml:space="preserve"> </w:t>
      </w:r>
      <w:del w:id="53" w:author="治輝 齋藤" w:date="2026-05-19T21:18:00Z" w16du:dateUtc="2026-05-19T12:18:00Z">
        <w:r w:rsidRPr="001C1A6A" w:rsidDel="0072467F">
          <w:delText>m</w:delText>
        </w:r>
      </w:del>
      <w:ins w:id="54" w:author="治輝 齋藤" w:date="2026-05-19T22:14:00Z" w16du:dateUtc="2026-05-19T13:14:00Z">
        <w:r w:rsidR="00F745C3">
          <w:rPr>
            <w:rFonts w:hint="eastAsia"/>
            <w:lang w:eastAsia="ja-JP"/>
          </w:rPr>
          <w:t>The m</w:t>
        </w:r>
      </w:ins>
      <w:r w:rsidRPr="001C1A6A">
        <w:t xml:space="preserve">ean </w:t>
      </w:r>
      <w:ins w:id="55" w:author="治輝 齋藤" w:date="2026-05-19T22:14:00Z" w16du:dateUtc="2026-05-19T13:14:00Z">
        <w:r w:rsidR="00F745C3">
          <w:rPr>
            <w:rFonts w:hint="eastAsia"/>
            <w:lang w:eastAsia="ja-JP"/>
          </w:rPr>
          <w:t xml:space="preserve">annual </w:t>
        </w:r>
      </w:ins>
      <w:r w:rsidRPr="001C1A6A">
        <w:t xml:space="preserve">hip fracture surgery rate was 254.0 per </w:t>
      </w:r>
      <w:commentRangeStart w:id="56"/>
      <w:commentRangeStart w:id="57"/>
      <w:r w:rsidRPr="001C1A6A">
        <w:t>100,000</w:t>
      </w:r>
      <w:commentRangeEnd w:id="56"/>
      <w:r w:rsidR="00407B16" w:rsidRPr="001C1A6A">
        <w:rPr>
          <w:rStyle w:val="af2"/>
          <w:sz w:val="24"/>
          <w:szCs w:val="24"/>
        </w:rPr>
        <w:commentReference w:id="56"/>
      </w:r>
      <w:commentRangeEnd w:id="57"/>
      <w:r w:rsidR="00F745C3">
        <w:rPr>
          <w:rStyle w:val="af2"/>
        </w:rPr>
        <w:commentReference w:id="57"/>
      </w:r>
      <w:ins w:id="58" w:author="治輝 齋藤" w:date="2026-05-19T22:14:00Z" w16du:dateUtc="2026-05-19T13:14:00Z">
        <w:r w:rsidR="00F745C3" w:rsidRPr="00F745C3">
          <w:t xml:space="preserve"> population</w:t>
        </w:r>
      </w:ins>
      <w:r w:rsidRPr="001C1A6A">
        <w:t xml:space="preserve"> (SD 37.6). </w:t>
      </w:r>
      <w:ins w:id="59" w:author="治輝 齋藤" w:date="2026-05-19T22:50:00Z" w16du:dateUtc="2026-05-19T13:50:00Z">
        <w:r w:rsidR="0075459B" w:rsidRPr="0075459B">
          <w:t xml:space="preserve">Before adjustment for </w:t>
        </w:r>
      </w:ins>
      <w:ins w:id="60" w:author="治輝 齋藤" w:date="2026-05-19T23:22:00Z" w16du:dateUtc="2026-05-19T14:22:00Z">
        <w:r w:rsidR="00DA5DB9" w:rsidRPr="00DA5DB9">
          <w:t>proportion aged ≥65 years, fast-walking proportion</w:t>
        </w:r>
      </w:ins>
      <w:ins w:id="61" w:author="治輝 齋藤" w:date="2026-05-19T22:50:00Z" w16du:dateUtc="2026-05-19T13:50:00Z">
        <w:r w:rsidR="0075459B" w:rsidRPr="0075459B">
          <w:t>, and population density, each additional degree of slope corresponded to approximately 5.7 additional hip fracture surgeries per 100,000 population</w:t>
        </w:r>
      </w:ins>
      <w:del w:id="62" w:author="治輝 齋藤" w:date="2026-05-19T22:18:00Z" w16du:dateUtc="2026-05-19T13:18:00Z">
        <w:r w:rsidRPr="001C1A6A" w:rsidDel="005F4CD1">
          <w:delText>T</w:delText>
        </w:r>
      </w:del>
      <w:del w:id="63" w:author="治輝 齋藤" w:date="2026-05-19T22:50:00Z" w16du:dateUtc="2026-05-19T13:50:00Z">
        <w:r w:rsidRPr="001C1A6A" w:rsidDel="0075459B">
          <w:delText>errain</w:delText>
        </w:r>
      </w:del>
      <w:del w:id="64" w:author="治輝 齋藤" w:date="2026-05-19T22:18:00Z" w16du:dateUtc="2026-05-19T13:18:00Z">
        <w:r w:rsidRPr="001C1A6A" w:rsidDel="005F4CD1">
          <w:delText xml:space="preserve"> slope</w:delText>
        </w:r>
      </w:del>
      <w:del w:id="65" w:author="治輝 齋藤" w:date="2026-05-19T22:50:00Z" w16du:dateUtc="2026-05-19T13:50:00Z">
        <w:r w:rsidRPr="001C1A6A" w:rsidDel="0075459B">
          <w:delText xml:space="preserve"> was </w:delText>
        </w:r>
      </w:del>
      <w:del w:id="66" w:author="治輝 齋藤" w:date="2026-05-19T22:18:00Z" w16du:dateUtc="2026-05-19T13:18:00Z">
        <w:r w:rsidRPr="001C1A6A" w:rsidDel="005F4CD1">
          <w:delText xml:space="preserve">positively </w:delText>
        </w:r>
      </w:del>
      <w:del w:id="67" w:author="治輝 齋藤" w:date="2026-05-19T22:50:00Z" w16du:dateUtc="2026-05-19T13:50:00Z">
        <w:r w:rsidRPr="001C1A6A" w:rsidDel="0075459B">
          <w:delText xml:space="preserve">associated with </w:delText>
        </w:r>
        <w:commentRangeStart w:id="68"/>
        <w:r w:rsidRPr="001C1A6A" w:rsidDel="0075459B">
          <w:delText>hip fracture rates</w:delText>
        </w:r>
        <w:commentRangeEnd w:id="68"/>
        <w:r w:rsidR="001D54C3" w:rsidDel="0075459B">
          <w:rPr>
            <w:rStyle w:val="af2"/>
          </w:rPr>
          <w:commentReference w:id="68"/>
        </w:r>
        <w:r w:rsidRPr="001C1A6A" w:rsidDel="0075459B">
          <w:delText xml:space="preserve"> </w:delText>
        </w:r>
      </w:del>
      <w:del w:id="69" w:author="治輝 齋藤" w:date="2026-05-19T22:19:00Z" w16du:dateUtc="2026-05-19T13:19:00Z">
        <w:r w:rsidRPr="001C1A6A" w:rsidDel="005F4CD1">
          <w:delText>in unadjusted models</w:delText>
        </w:r>
      </w:del>
      <w:r w:rsidRPr="001C1A6A">
        <w:t xml:space="preserve"> (</w:t>
      </w:r>
      <w:commentRangeStart w:id="70"/>
      <w:commentRangeStart w:id="71"/>
      <w:del w:id="72" w:author="治輝 齋藤" w:date="2026-05-19T22:19:00Z" w16du:dateUtc="2026-05-19T13:19:00Z">
        <w:r w:rsidRPr="001C1A6A" w:rsidDel="005F4CD1">
          <w:delText>β = 5.65</w:delText>
        </w:r>
      </w:del>
      <w:commentRangeEnd w:id="70"/>
      <w:r w:rsidR="00407B16" w:rsidRPr="001C1A6A">
        <w:rPr>
          <w:rStyle w:val="af2"/>
          <w:sz w:val="24"/>
          <w:szCs w:val="24"/>
        </w:rPr>
        <w:commentReference w:id="70"/>
      </w:r>
      <w:commentRangeEnd w:id="71"/>
      <w:r w:rsidR="005F4CD1">
        <w:rPr>
          <w:rStyle w:val="af2"/>
        </w:rPr>
        <w:commentReference w:id="71"/>
      </w:r>
      <w:del w:id="73" w:author="治輝 齋藤" w:date="2026-05-19T22:50:00Z" w16du:dateUtc="2026-05-19T13:50:00Z">
        <w:r w:rsidRPr="001C1A6A" w:rsidDel="0075459B">
          <w:delText xml:space="preserve">; </w:delText>
        </w:r>
      </w:del>
      <w:r w:rsidRPr="001C1A6A">
        <w:t xml:space="preserve">95% CI, 2.50–8.79; </w:t>
      </w:r>
      <w:r w:rsidRPr="007D54A5">
        <w:rPr>
          <w:i/>
          <w:iCs/>
        </w:rPr>
        <w:t>p</w:t>
      </w:r>
      <w:r w:rsidRPr="001C1A6A">
        <w:t xml:space="preserve"> = 0.001)</w:t>
      </w:r>
      <w:ins w:id="74" w:author="治輝 齋藤" w:date="2026-05-19T21:18:00Z" w16du:dateUtc="2026-05-19T12:18:00Z">
        <w:r w:rsidR="0072467F">
          <w:rPr>
            <w:rFonts w:hint="eastAsia"/>
            <w:lang w:eastAsia="ja-JP"/>
          </w:rPr>
          <w:t>.</w:t>
        </w:r>
      </w:ins>
      <w:del w:id="75" w:author="治輝 齋藤" w:date="2026-05-19T21:18:00Z" w16du:dateUtc="2026-05-19T12:18:00Z">
        <w:r w:rsidRPr="001C1A6A" w:rsidDel="0072467F">
          <w:delText xml:space="preserve"> and</w:delText>
        </w:r>
      </w:del>
      <w:ins w:id="76" w:author="治輝 齋藤" w:date="2026-05-19T21:18:00Z" w16du:dateUtc="2026-05-19T12:18:00Z">
        <w:r w:rsidR="0072467F" w:rsidRPr="0072467F">
          <w:t xml:space="preserve">After </w:t>
        </w:r>
        <w:proofErr w:type="spellStart"/>
        <w:r w:rsidR="0072467F" w:rsidRPr="0072467F">
          <w:t>adjustment</w:t>
        </w:r>
      </w:ins>
      <w:del w:id="77" w:author="治輝 齋藤" w:date="2026-05-19T21:19:00Z" w16du:dateUtc="2026-05-19T12:19:00Z">
        <w:r w:rsidRPr="001C1A6A" w:rsidDel="0072467F">
          <w:delText xml:space="preserve"> </w:delText>
        </w:r>
        <w:commentRangeStart w:id="78"/>
        <w:commentRangeStart w:id="79"/>
        <w:r w:rsidRPr="001C1A6A" w:rsidDel="0072467F">
          <w:delText>in adjusted models</w:delText>
        </w:r>
      </w:del>
      <w:ins w:id="80" w:author="治輝 齋藤" w:date="2026-05-19T22:30:00Z" w16du:dateUtc="2026-05-19T13:30:00Z">
        <w:r w:rsidR="00A27614" w:rsidRPr="00A27614">
          <w:t>for</w:t>
        </w:r>
        <w:proofErr w:type="spellEnd"/>
        <w:r w:rsidR="00A27614" w:rsidRPr="00A27614">
          <w:t xml:space="preserve"> </w:t>
        </w:r>
      </w:ins>
      <w:ins w:id="81" w:author="治輝 齋藤" w:date="2026-05-19T22:50:00Z" w16du:dateUtc="2026-05-19T13:50:00Z">
        <w:r w:rsidR="0075459B" w:rsidRPr="0075459B">
          <w:t>those covariates</w:t>
        </w:r>
      </w:ins>
      <w:ins w:id="82" w:author="治輝 齋藤" w:date="2026-05-19T21:19:00Z" w16du:dateUtc="2026-05-19T12:19:00Z">
        <w:r w:rsidR="0072467F">
          <w:rPr>
            <w:rFonts w:hint="eastAsia"/>
            <w:lang w:eastAsia="ja-JP"/>
          </w:rPr>
          <w:t xml:space="preserve">, </w:t>
        </w:r>
      </w:ins>
      <w:ins w:id="83" w:author="治輝 齋藤" w:date="2026-05-19T22:51:00Z" w16du:dateUtc="2026-05-19T13:51:00Z">
        <w:r w:rsidR="0075459B" w:rsidRPr="0075459B">
          <w:rPr>
            <w:lang w:eastAsia="ja-JP"/>
          </w:rPr>
          <w:t>terrain slope was positively associated with annual hip fracture surgery rates. E</w:t>
        </w:r>
      </w:ins>
      <w:ins w:id="84" w:author="治輝 齋藤" w:date="2026-05-19T22:21:00Z" w16du:dateUtc="2026-05-19T13:21:00Z">
        <w:r w:rsidR="005F4CD1" w:rsidRPr="005F4CD1">
          <w:rPr>
            <w:lang w:eastAsia="ja-JP"/>
          </w:rPr>
          <w:t>ach additional degree of slope corresponded to approximately 3.5 additional hip fracture surgeries per 100,000 population</w:t>
        </w:r>
      </w:ins>
      <w:del w:id="85" w:author="治輝 齋藤" w:date="2026-05-19T22:21:00Z" w16du:dateUtc="2026-05-19T13:21:00Z">
        <w:r w:rsidRPr="001C1A6A" w:rsidDel="005F4CD1">
          <w:delText xml:space="preserve"> with conventional standard errors</w:delText>
        </w:r>
        <w:commentRangeEnd w:id="78"/>
        <w:r w:rsidR="00407B16" w:rsidRPr="001C1A6A" w:rsidDel="005F4CD1">
          <w:rPr>
            <w:rStyle w:val="af2"/>
            <w:sz w:val="24"/>
            <w:szCs w:val="24"/>
          </w:rPr>
          <w:commentReference w:id="78"/>
        </w:r>
      </w:del>
      <w:commentRangeEnd w:id="79"/>
      <w:r w:rsidR="00A27614">
        <w:rPr>
          <w:rStyle w:val="af2"/>
        </w:rPr>
        <w:commentReference w:id="79"/>
      </w:r>
      <w:r w:rsidRPr="001C1A6A">
        <w:t xml:space="preserve"> (</w:t>
      </w:r>
      <w:del w:id="86" w:author="治輝 齋藤" w:date="2026-05-19T22:21:00Z" w16du:dateUtc="2026-05-19T13:21:00Z">
        <w:r w:rsidRPr="001C1A6A" w:rsidDel="005F4CD1">
          <w:delText xml:space="preserve">β = 3.49; </w:delText>
        </w:r>
      </w:del>
      <w:r w:rsidRPr="001C1A6A">
        <w:t xml:space="preserve">95% CI, 0.11–6.86; </w:t>
      </w:r>
      <w:r w:rsidRPr="007D54A5">
        <w:rPr>
          <w:i/>
          <w:iCs/>
        </w:rPr>
        <w:t>p</w:t>
      </w:r>
      <w:r w:rsidRPr="001C1A6A">
        <w:t xml:space="preserve"> = 0.043)</w:t>
      </w:r>
      <w:ins w:id="87" w:author="治輝 齋藤" w:date="2026-05-19T21:19:00Z" w16du:dateUtc="2026-05-19T12:19:00Z">
        <w:r w:rsidR="0072467F">
          <w:rPr>
            <w:rFonts w:hint="eastAsia"/>
            <w:lang w:eastAsia="ja-JP"/>
          </w:rPr>
          <w:t>.</w:t>
        </w:r>
      </w:ins>
      <w:del w:id="88" w:author="治輝 齋藤" w:date="2026-05-19T21:19:00Z" w16du:dateUtc="2026-05-19T12:19:00Z">
        <w:r w:rsidRPr="001C1A6A" w:rsidDel="0072467F">
          <w:delText>;</w:delText>
        </w:r>
      </w:del>
      <w:del w:id="89" w:author="治輝 齋藤" w:date="2026-05-19T22:22:00Z" w16du:dateUtc="2026-05-19T13:22:00Z">
        <w:r w:rsidRPr="001C1A6A" w:rsidDel="005F4CD1">
          <w:delText xml:space="preserve"> HC3 and bootstrap intervals for the slope coefficient were borderline at N = 47.</w:delText>
        </w:r>
      </w:del>
      <w:r w:rsidRPr="001C1A6A">
        <w:t xml:space="preserve"> </w:t>
      </w:r>
      <w:del w:id="90" w:author="治輝 齋藤" w:date="2026-05-19T21:20:00Z" w16du:dateUtc="2026-05-19T12:20:00Z">
        <w:r w:rsidRPr="001C1A6A" w:rsidDel="0072467F">
          <w:delText>N</w:delText>
        </w:r>
      </w:del>
      <w:del w:id="91" w:author="治輝 齋藤" w:date="2026-05-19T22:43:00Z" w16du:dateUtc="2026-05-19T13:43:00Z">
        <w:r w:rsidRPr="001C1A6A" w:rsidDel="00ED46B8">
          <w:delText xml:space="preserve">o associations </w:delText>
        </w:r>
      </w:del>
      <w:del w:id="92" w:author="治輝 齋藤" w:date="2026-05-19T21:20:00Z" w16du:dateUtc="2026-05-19T12:20:00Z">
        <w:r w:rsidRPr="001C1A6A" w:rsidDel="0072467F">
          <w:delText xml:space="preserve">were observed </w:delText>
        </w:r>
      </w:del>
      <w:del w:id="93" w:author="治輝 齋藤" w:date="2026-05-19T22:43:00Z" w16du:dateUtc="2026-05-19T13:43:00Z">
        <w:r w:rsidRPr="001C1A6A" w:rsidDel="00ED46B8">
          <w:delText>for humerus or forearm</w:delText>
        </w:r>
      </w:del>
      <w:del w:id="94" w:author="治輝 齋藤" w:date="2026-05-19T20:39:00Z" w16du:dateUtc="2026-05-19T11:39:00Z">
        <w:r w:rsidRPr="001C1A6A" w:rsidDel="001D54C3">
          <w:delText xml:space="preserve"> fractures</w:delText>
        </w:r>
      </w:del>
      <w:del w:id="95" w:author="治輝 齋藤" w:date="2026-05-19T22:43:00Z" w16du:dateUtc="2026-05-19T13:43:00Z">
        <w:r w:rsidRPr="001C1A6A" w:rsidDel="00ED46B8">
          <w:delText xml:space="preserve">. </w:delText>
        </w:r>
      </w:del>
      <w:ins w:id="96" w:author="治輝 齋藤" w:date="2026-05-19T22:44:00Z" w16du:dateUtc="2026-05-19T13:44:00Z">
        <w:r w:rsidR="00ED46B8" w:rsidRPr="00ED46B8">
          <w:t xml:space="preserve">The </w:t>
        </w:r>
      </w:ins>
      <w:ins w:id="97" w:author="治輝 齋藤" w:date="2026-05-19T22:55:00Z" w16du:dateUtc="2026-05-19T13:55:00Z">
        <w:r w:rsidR="004E0F5B" w:rsidRPr="004E0F5B">
          <w:t>adjusted</w:t>
        </w:r>
        <w:r w:rsidR="004E0F5B">
          <w:rPr>
            <w:rFonts w:hint="eastAsia"/>
            <w:lang w:eastAsia="ja-JP"/>
          </w:rPr>
          <w:t xml:space="preserve"> </w:t>
        </w:r>
      </w:ins>
      <w:ins w:id="98" w:author="治輝 齋藤" w:date="2026-05-19T22:44:00Z" w16du:dateUtc="2026-05-19T13:44:00Z">
        <w:r w:rsidR="00ED46B8" w:rsidRPr="00ED46B8">
          <w:t>association was specific to hip fracture surgery rates and was not observed for humerus or forearm fracture surger</w:t>
        </w:r>
      </w:ins>
      <w:ins w:id="99" w:author="治輝 齋藤" w:date="2026-05-19T22:55:00Z" w16du:dateUtc="2026-05-19T13:55:00Z">
        <w:r w:rsidR="004E0F5B">
          <w:rPr>
            <w:rFonts w:hint="eastAsia"/>
            <w:lang w:eastAsia="ja-JP"/>
          </w:rPr>
          <w:t>y rat</w:t>
        </w:r>
      </w:ins>
      <w:ins w:id="100" w:author="治輝 齋藤" w:date="2026-05-19T22:44:00Z" w16du:dateUtc="2026-05-19T13:44:00Z">
        <w:r w:rsidR="00ED46B8" w:rsidRPr="00ED46B8">
          <w:t>es</w:t>
        </w:r>
      </w:ins>
      <w:del w:id="101" w:author="治輝 齋藤" w:date="2026-05-19T22:44:00Z" w16du:dateUtc="2026-05-19T13:44:00Z">
        <w:r w:rsidRPr="001C1A6A" w:rsidDel="00ED46B8">
          <w:delText>Prefecture-level terrain slope showed a hip-specific signal consistent with lateral-fall mechanisms</w:delText>
        </w:r>
        <w:commentRangeStart w:id="102"/>
        <w:commentRangeStart w:id="103"/>
        <w:r w:rsidRPr="001C1A6A" w:rsidDel="00ED46B8">
          <w:delText>, but inferential sensitivity at small ecological N warrants cautious interpretation</w:delText>
        </w:r>
        <w:commentRangeEnd w:id="102"/>
        <w:r w:rsidR="00CB1C9B" w:rsidRPr="001C1A6A" w:rsidDel="00ED46B8">
          <w:rPr>
            <w:rStyle w:val="af2"/>
            <w:sz w:val="24"/>
            <w:szCs w:val="24"/>
          </w:rPr>
          <w:commentReference w:id="102"/>
        </w:r>
      </w:del>
      <w:commentRangeEnd w:id="103"/>
      <w:r w:rsidR="00ED46B8">
        <w:rPr>
          <w:rStyle w:val="af2"/>
        </w:rPr>
        <w:commentReference w:id="103"/>
      </w:r>
      <w:r w:rsidRPr="001C1A6A">
        <w:t>.</w:t>
      </w:r>
      <w:bookmarkStart w:id="104" w:name="conclusions"/>
    </w:p>
    <w:p w14:paraId="335F4440" w14:textId="13EDFE77" w:rsidR="00073AD9" w:rsidRDefault="00000000" w:rsidP="00705772">
      <w:pPr>
        <w:pStyle w:val="a0"/>
        <w:spacing w:line="360" w:lineRule="auto"/>
        <w:rPr>
          <w:lang w:eastAsia="ja-JP"/>
        </w:rPr>
      </w:pPr>
      <w:r>
        <w:rPr>
          <w:b/>
          <w:bCs/>
        </w:rPr>
        <w:t>Keywords</w:t>
      </w:r>
      <w:r>
        <w:t>: terrain</w:t>
      </w:r>
      <w:r w:rsidR="00AA6810">
        <w:rPr>
          <w:rFonts w:hint="eastAsia"/>
          <w:lang w:eastAsia="ja-JP"/>
        </w:rPr>
        <w:t>;</w:t>
      </w:r>
      <w:r>
        <w:t xml:space="preserve"> slope; hip</w:t>
      </w:r>
      <w:r w:rsidR="00AA6810">
        <w:rPr>
          <w:rFonts w:hint="eastAsia"/>
          <w:lang w:eastAsia="ja-JP"/>
        </w:rPr>
        <w:t>;</w:t>
      </w:r>
      <w:r>
        <w:t xml:space="preserve"> fracture; ecolog</w:t>
      </w:r>
      <w:r w:rsidR="00AA6810">
        <w:rPr>
          <w:rFonts w:hint="eastAsia"/>
          <w:lang w:eastAsia="ja-JP"/>
        </w:rPr>
        <w:t>y</w:t>
      </w:r>
      <w:r>
        <w:t xml:space="preserve">; Japan; </w:t>
      </w:r>
      <w:r w:rsidR="00AA6810">
        <w:rPr>
          <w:rFonts w:hint="eastAsia"/>
          <w:lang w:eastAsia="ja-JP"/>
        </w:rPr>
        <w:t>epidemiology</w:t>
      </w:r>
    </w:p>
    <w:p w14:paraId="68CA0F35" w14:textId="77777777" w:rsidR="00073AD9" w:rsidRDefault="00000000" w:rsidP="00705772">
      <w:pPr>
        <w:spacing w:line="360" w:lineRule="auto"/>
      </w:pPr>
      <w:r>
        <w:pict w14:anchorId="0BC1EF66">
          <v:rect id="_x0000_i1028" style="width:0;height:1.5pt" o:hralign="center" o:hrstd="t" o:hr="t"/>
        </w:pict>
      </w:r>
    </w:p>
    <w:p w14:paraId="2AB65ACB" w14:textId="77777777" w:rsidR="00073AD9" w:rsidRDefault="00000000" w:rsidP="00705772">
      <w:pPr>
        <w:pStyle w:val="1"/>
        <w:spacing w:line="360" w:lineRule="auto"/>
      </w:pPr>
      <w:bookmarkStart w:id="105" w:name="introduction"/>
      <w:bookmarkEnd w:id="0"/>
      <w:bookmarkEnd w:id="104"/>
      <w:r>
        <w:lastRenderedPageBreak/>
        <w:t>Introduction</w:t>
      </w:r>
    </w:p>
    <w:p w14:paraId="30C5DEDC" w14:textId="7F81DE13" w:rsidR="00073AD9" w:rsidRDefault="00000000" w:rsidP="00705772">
      <w:pPr>
        <w:pStyle w:val="FirstParagraph"/>
        <w:spacing w:line="360" w:lineRule="auto"/>
      </w:pPr>
      <w:r>
        <w:t>Hip fracture is a serious public health problem among older adults worldwide. In Japan, approximately 200,000 hip fractures occur annually, and this number is projected to increase with the ongoing demographic shift toward an aging society.</w:t>
      </w:r>
      <w:r w:rsidR="00AA6810" w:rsidRPr="00AA6810">
        <w:t xml:space="preserve"> [1, 2]</w:t>
      </w:r>
      <w:r>
        <w:t xml:space="preserve"> Hip fracture leads to prolonged hospitalization, functional decline, institutionalization, and increased mortality, imposing a substantial burden on both individuals and the healthcare </w:t>
      </w:r>
      <w:proofErr w:type="gramStart"/>
      <w:r>
        <w:t>system.</w:t>
      </w:r>
      <w:r w:rsidR="00AA6810" w:rsidRPr="00AA6810">
        <w:t>[</w:t>
      </w:r>
      <w:proofErr w:type="gramEnd"/>
      <w:r w:rsidR="00AA6810" w:rsidRPr="00AA6810">
        <w:t>1, 3]</w:t>
      </w:r>
      <w:r>
        <w:t xml:space="preserve"> The acute care costs of hip fracture treatment in Japan reached approximately 1,000 billion yen ($989 million) in 2021, and this burden continues to escalate.</w:t>
      </w:r>
      <w:r w:rsidR="00AA6810" w:rsidRPr="00AA6810">
        <w:t xml:space="preserve"> [4, 5]</w:t>
      </w:r>
    </w:p>
    <w:p w14:paraId="320371D8" w14:textId="3F5F9046" w:rsidR="00073AD9" w:rsidRDefault="00000000" w:rsidP="00705772">
      <w:pPr>
        <w:pStyle w:val="a0"/>
        <w:spacing w:line="360" w:lineRule="auto"/>
        <w:rPr>
          <w:lang w:eastAsia="ja-JP"/>
        </w:rPr>
      </w:pPr>
      <w:r>
        <w:t>Falls are the primary cause of hip fractures, accounting for more than 90% of cases.</w:t>
      </w:r>
      <w:r w:rsidR="00AA6810" w:rsidRPr="00AA6810">
        <w:t xml:space="preserve"> [6]</w:t>
      </w:r>
      <w:r>
        <w:t xml:space="preserve"> Multiple risk factors for falls have been identified, including muscle weakness, impaired gait and balance, polypharmacy, and visual impairment.</w:t>
      </w:r>
      <w:r w:rsidR="00AA6810" w:rsidRPr="00AA6810">
        <w:t xml:space="preserve"> [7]</w:t>
      </w:r>
      <w:r>
        <w:t xml:space="preserve"> Among environmental factors, home hazards such as slippery floors, steps, and inadequate lighting are well recognized.</w:t>
      </w:r>
      <w:r w:rsidR="00AA6810" w:rsidRPr="00AA6810">
        <w:t xml:space="preserve"> [8]</w:t>
      </w:r>
      <w:r>
        <w:t xml:space="preserve"> However, broader environmental determinants of fall risk at the community level, such as outdoor terrain characteristics, have received limited attention despite their potential population-level impact.</w:t>
      </w:r>
      <w:r w:rsidR="00AA6810" w:rsidRPr="00AA6810">
        <w:t xml:space="preserve"> [9]</w:t>
      </w:r>
      <w:r w:rsidR="00A5630A">
        <w:rPr>
          <w:rFonts w:hint="eastAsia"/>
          <w:lang w:eastAsia="ja-JP"/>
        </w:rPr>
        <w:t xml:space="preserve"> </w:t>
      </w:r>
    </w:p>
    <w:p w14:paraId="49332FBA" w14:textId="27F0BDF5" w:rsidR="00073AD9" w:rsidRDefault="00000000" w:rsidP="00705772">
      <w:pPr>
        <w:pStyle w:val="a0"/>
        <w:spacing w:line="360" w:lineRule="auto"/>
      </w:pPr>
      <w:r>
        <w:t>Terrain slope is a plausible environmental determinant of fall-related fractures. Walking on inclined surfaces requires greater neuromuscular effort and alters biomechanics, increasing instability, particularly among older adults with impaired balance and reduced muscle strength.</w:t>
      </w:r>
      <w:r w:rsidR="00AA6810" w:rsidRPr="00AA6810">
        <w:t xml:space="preserve"> [10, 11]</w:t>
      </w:r>
      <w:r>
        <w:t xml:space="preserve"> The control of body center of mass (</w:t>
      </w:r>
      <w:proofErr w:type="spellStart"/>
      <w:r>
        <w:t>CoM</w:t>
      </w:r>
      <w:proofErr w:type="spellEnd"/>
      <w:r>
        <w:t>) during inclined walking becomes increasingly challenging with age, as margin of stability (MoS) decreases and required coefficient of friction (RCOF) changes unpredictably on uneven terrain.</w:t>
      </w:r>
      <w:r w:rsidR="00AA6810" w:rsidRPr="00AA6810">
        <w:t xml:space="preserve"> [12, 13]</w:t>
      </w:r>
      <w:r>
        <w:t xml:space="preserve"> Regions with steeper terrain may expose residents to greater fall risk during daily outdoor activities, including commuting and shopping. Japan’s varied topography—ranging from flat coastal plains to steep </w:t>
      </w:r>
      <w:r>
        <w:lastRenderedPageBreak/>
        <w:t>mountain foothills—provides a natural laboratory to test this hypothesis at a nationwide scale.</w:t>
      </w:r>
    </w:p>
    <w:p w14:paraId="4BBADE9E" w14:textId="2C9F81E0" w:rsidR="00073AD9" w:rsidRDefault="00000000" w:rsidP="00705772">
      <w:pPr>
        <w:pStyle w:val="a0"/>
        <w:spacing w:line="360" w:lineRule="auto"/>
      </w:pPr>
      <w:r>
        <w:t>Previous studies have demonstrated that environmental terrain features are associated with physical activity levels and walking speed in community-dwelling older adults.</w:t>
      </w:r>
      <w:r w:rsidR="00AA6810" w:rsidRPr="00AA6810">
        <w:t xml:space="preserve"> [14]</w:t>
      </w:r>
      <w:r>
        <w:t xml:space="preserve"> Walking speed is itself a powerful predictor of fracture risk</w:t>
      </w:r>
      <w:r w:rsidR="006558D1">
        <w:rPr>
          <w:rFonts w:hint="eastAsia"/>
          <w:lang w:eastAsia="ja-JP"/>
        </w:rPr>
        <w:t xml:space="preserve"> </w:t>
      </w:r>
      <w:r w:rsidR="00AA6810" w:rsidRPr="00AA6810">
        <w:rPr>
          <w:lang w:eastAsia="ja-JP"/>
        </w:rPr>
        <w:t>[15, 16]</w:t>
      </w:r>
      <w:r>
        <w:t xml:space="preserve"> and has been designated the “sixth vital sign.”</w:t>
      </w:r>
      <w:r w:rsidR="00CA3F03" w:rsidRPr="00CA3F03">
        <w:t xml:space="preserve"> </w:t>
      </w:r>
      <w:r w:rsidR="00CA3F03" w:rsidRPr="00CA3F03">
        <w:rPr>
          <w:lang w:eastAsia="ja-JP"/>
        </w:rPr>
        <w:t>[17]</w:t>
      </w:r>
      <w:r>
        <w:t xml:space="preserve"> Older adults walking on complex outdoor terrain unconsciously adopt cautious gait strategies, reducing step length and cadence, </w:t>
      </w:r>
      <w:commentRangeStart w:id="106"/>
      <w:r>
        <w:t>which may lead to chronic deconditioning and increased frailty</w:t>
      </w:r>
      <w:commentRangeEnd w:id="106"/>
      <w:r w:rsidR="00A810BB">
        <w:rPr>
          <w:rStyle w:val="af2"/>
          <w:sz w:val="24"/>
          <w:szCs w:val="24"/>
        </w:rPr>
        <w:commentReference w:id="106"/>
      </w:r>
      <w:r>
        <w:t>.</w:t>
      </w:r>
      <w:r w:rsidR="00CA3F03" w:rsidRPr="00CA3F03">
        <w:t xml:space="preserve"> </w:t>
      </w:r>
      <w:r w:rsidR="00CA3F03" w:rsidRPr="00CA3F03">
        <w:rPr>
          <w:lang w:eastAsia="ja-JP"/>
        </w:rPr>
        <w:t>[18, 19]</w:t>
      </w:r>
      <w:r>
        <w:t xml:space="preserve"> </w:t>
      </w:r>
      <w:commentRangeStart w:id="107"/>
      <w:r>
        <w:t xml:space="preserve">We therefore hypothesized that </w:t>
      </w:r>
      <w:ins w:id="108" w:author="治輝 齋藤" w:date="2026-05-19T20:40:00Z" w16du:dateUtc="2026-05-19T11:40:00Z">
        <w:r w:rsidR="001D54C3" w:rsidRPr="001D54C3">
          <w:t>steeper</w:t>
        </w:r>
        <w:r w:rsidR="001D54C3">
          <w:rPr>
            <w:rFonts w:hint="eastAsia"/>
            <w:lang w:eastAsia="ja-JP"/>
          </w:rPr>
          <w:t xml:space="preserve"> </w:t>
        </w:r>
      </w:ins>
      <w:r>
        <w:t xml:space="preserve">terrain slope may </w:t>
      </w:r>
      <w:del w:id="109" w:author="治輝 齋藤" w:date="2026-05-19T20:41:00Z" w16du:dateUtc="2026-05-19T11:41:00Z">
        <w:r w:rsidDel="001D54C3">
          <w:delText>influence</w:delText>
        </w:r>
      </w:del>
      <w:ins w:id="110" w:author="治輝 齋藤" w:date="2026-05-19T20:41:00Z" w16du:dateUtc="2026-05-19T11:41:00Z">
        <w:r w:rsidR="001D54C3" w:rsidRPr="001D54C3">
          <w:t>be associated with higher prefecture-level</w:t>
        </w:r>
      </w:ins>
      <w:r>
        <w:t xml:space="preserve"> hip fracture</w:t>
      </w:r>
      <w:ins w:id="111" w:author="治輝 齋藤" w:date="2026-05-19T20:41:00Z" w16du:dateUtc="2026-05-19T11:41:00Z">
        <w:r w:rsidR="001D54C3">
          <w:rPr>
            <w:rFonts w:hint="eastAsia"/>
            <w:lang w:eastAsia="ja-JP"/>
          </w:rPr>
          <w:t xml:space="preserve"> </w:t>
        </w:r>
        <w:r w:rsidR="001D54C3" w:rsidRPr="001D54C3">
          <w:t>surgery</w:t>
        </w:r>
      </w:ins>
      <w:r>
        <w:t xml:space="preserve"> rates</w:t>
      </w:r>
      <w:ins w:id="112" w:author="治輝 齋藤" w:date="2026-05-19T20:41:00Z" w16du:dateUtc="2026-05-19T11:41:00Z">
        <w:r w:rsidR="001D54C3" w:rsidRPr="001D54C3">
          <w:rPr>
            <w:lang w:eastAsia="ja-JP"/>
          </w:rPr>
          <w:t>. We treated these rates as administrative proxies for population-level surgical burden after hip and femoral fractures. The association may reflect</w:t>
        </w:r>
      </w:ins>
      <w:del w:id="113" w:author="治輝 齋藤" w:date="2026-05-19T20:42:00Z" w16du:dateUtc="2026-05-19T11:42:00Z">
        <w:r w:rsidDel="001D54C3">
          <w:delText xml:space="preserve"> through</w:delText>
        </w:r>
      </w:del>
      <w:r>
        <w:t xml:space="preserve"> direct mechanical effects of inclined walking (direct pathway)</w:t>
      </w:r>
      <w:ins w:id="114" w:author="治輝 齋藤" w:date="2026-05-19T20:42:00Z" w16du:dateUtc="2026-05-19T11:42:00Z">
        <w:r w:rsidR="001D54C3">
          <w:rPr>
            <w:rFonts w:hint="eastAsia"/>
            <w:lang w:eastAsia="ja-JP"/>
          </w:rPr>
          <w:t xml:space="preserve">. </w:t>
        </w:r>
      </w:ins>
      <w:del w:id="115" w:author="治輝 齋藤" w:date="2026-05-19T20:42:00Z" w16du:dateUtc="2026-05-19T11:42:00Z">
        <w:r w:rsidDel="001D54C3">
          <w:delText xml:space="preserve"> and through its effect on</w:delText>
        </w:r>
      </w:del>
      <w:ins w:id="116" w:author="治輝 齋藤" w:date="2026-05-19T20:42:00Z" w16du:dateUtc="2026-05-19T11:42:00Z">
        <w:r w:rsidR="001D54C3" w:rsidRPr="001D54C3">
          <w:t>It may also relate to</w:t>
        </w:r>
      </w:ins>
      <w:r>
        <w:t xml:space="preserve"> walking capacity (indirect pathway)</w:t>
      </w:r>
      <w:commentRangeEnd w:id="107"/>
      <w:r w:rsidR="001D54C3">
        <w:rPr>
          <w:rStyle w:val="af2"/>
        </w:rPr>
        <w:commentReference w:id="107"/>
      </w:r>
      <w:r>
        <w:t>.</w:t>
      </w:r>
    </w:p>
    <w:p w14:paraId="5AFB2A64" w14:textId="2EEF8166" w:rsidR="00073AD9" w:rsidRDefault="00000000" w:rsidP="00705772">
      <w:pPr>
        <w:pStyle w:val="a0"/>
        <w:spacing w:line="360" w:lineRule="auto"/>
      </w:pPr>
      <w:r>
        <w:t xml:space="preserve">Despite these theoretical considerations, no nationwide study has examined the association between </w:t>
      </w:r>
      <w:commentRangeStart w:id="117"/>
      <w:r>
        <w:t>prefectural-level</w:t>
      </w:r>
      <w:commentRangeEnd w:id="117"/>
      <w:r w:rsidR="00A810BB">
        <w:rPr>
          <w:rStyle w:val="af2"/>
          <w:sz w:val="24"/>
          <w:szCs w:val="24"/>
        </w:rPr>
        <w:commentReference w:id="117"/>
      </w:r>
      <w:r>
        <w:t xml:space="preserve"> terrain slope and fracture surgery rates using population-based administrative data. International ecological studies from Norway (NOREPOS) and China (CHARLS) have demonstrated significant associations between high elevation, complex terrain, and elevated hip fracture risk,</w:t>
      </w:r>
      <w:r w:rsidR="00CA3F03" w:rsidRPr="00CA3F03">
        <w:t xml:space="preserve"> </w:t>
      </w:r>
      <w:r w:rsidR="00CA3F03" w:rsidRPr="00CA3F03">
        <w:rPr>
          <w:lang w:eastAsia="ja-JP"/>
        </w:rPr>
        <w:t>[20, 21]</w:t>
      </w:r>
      <w:r>
        <w:t xml:space="preserve"> but Japan-specific nationwide evidence has been lacking. The National Database (NDB) of Health Insurance Claims, released as open data by Japan’s Ministry of Health, </w:t>
      </w:r>
      <w:proofErr w:type="spellStart"/>
      <w:r>
        <w:t>Labour</w:t>
      </w:r>
      <w:proofErr w:type="spellEnd"/>
      <w:r>
        <w:t xml:space="preserve"> and Welfare, provides a unique opportunity to assess fracture surgery rates across all 47 Japanese prefectures. Combined with digital elevation model (DEM) data from the Geospatial Information Authority of Japan, this ecological approach enables the first nationwide quantitative assessment of the </w:t>
      </w:r>
      <w:commentRangeStart w:id="118"/>
      <w:r>
        <w:t>terrain–fracture</w:t>
      </w:r>
      <w:ins w:id="119" w:author="治輝 齋藤" w:date="2026-05-19T20:43:00Z" w16du:dateUtc="2026-05-19T11:43:00Z">
        <w:r w:rsidR="001D54C3">
          <w:rPr>
            <w:rFonts w:hint="eastAsia"/>
            <w:lang w:eastAsia="ja-JP"/>
          </w:rPr>
          <w:t xml:space="preserve"> </w:t>
        </w:r>
        <w:r w:rsidR="001D54C3" w:rsidRPr="001D54C3">
          <w:rPr>
            <w:lang w:eastAsia="ja-JP"/>
          </w:rPr>
          <w:t>surgery</w:t>
        </w:r>
      </w:ins>
      <w:r>
        <w:t xml:space="preserve"> relationship</w:t>
      </w:r>
      <w:commentRangeEnd w:id="118"/>
      <w:r w:rsidR="001D54C3">
        <w:rPr>
          <w:rStyle w:val="af2"/>
        </w:rPr>
        <w:commentReference w:id="118"/>
      </w:r>
      <w:r>
        <w:t xml:space="preserve"> in Japan.</w:t>
      </w:r>
    </w:p>
    <w:p w14:paraId="709613BE" w14:textId="54A8ABDD" w:rsidR="00073AD9" w:rsidRDefault="00000000" w:rsidP="00705772">
      <w:pPr>
        <w:pStyle w:val="a0"/>
        <w:spacing w:line="360" w:lineRule="auto"/>
      </w:pPr>
      <w:commentRangeStart w:id="120"/>
      <w:r>
        <w:lastRenderedPageBreak/>
        <w:t xml:space="preserve">In this study, we examined whether terrain slope was associated with hip fracture surgery rates </w:t>
      </w:r>
      <w:del w:id="121" w:author="治輝 齋藤" w:date="2026-05-19T20:45:00Z" w16du:dateUtc="2026-05-19T11:45:00Z">
        <w:r w:rsidDel="001D54C3">
          <w:delText>at the prefectural level, independent of</w:delText>
        </w:r>
      </w:del>
      <w:ins w:id="122" w:author="治輝 齋藤" w:date="2026-05-19T20:45:00Z" w16du:dateUtc="2026-05-19T11:45:00Z">
        <w:r w:rsidR="001D54C3" w:rsidRPr="001D54C3">
          <w:t>across prefectures. We adjusted for</w:t>
        </w:r>
      </w:ins>
      <w:r>
        <w:t xml:space="preserve"> </w:t>
      </w:r>
      <w:del w:id="123" w:author="治輝 齋藤" w:date="2026-05-19T23:23:00Z" w16du:dateUtc="2026-05-19T14:23:00Z">
        <w:r w:rsidDel="00DA5DB9">
          <w:delText>aging rate</w:delText>
        </w:r>
      </w:del>
      <w:ins w:id="124" w:author="治輝 齋藤" w:date="2026-05-19T23:23:00Z" w16du:dateUtc="2026-05-19T14:23:00Z">
        <w:r w:rsidR="00DA5DB9" w:rsidRPr="00DA5DB9">
          <w:t>proportion aged ≥65 years</w:t>
        </w:r>
      </w:ins>
      <w:ins w:id="125" w:author="治輝 齋藤" w:date="2026-05-19T20:45:00Z" w16du:dateUtc="2026-05-19T11:45:00Z">
        <w:r w:rsidR="001D54C3">
          <w:rPr>
            <w:rFonts w:hint="eastAsia"/>
            <w:lang w:eastAsia="ja-JP"/>
          </w:rPr>
          <w:t>,</w:t>
        </w:r>
      </w:ins>
      <w:r>
        <w:t xml:space="preserve"> </w:t>
      </w:r>
      <w:del w:id="126" w:author="治輝 齋藤" w:date="2026-05-19T20:45:00Z" w16du:dateUtc="2026-05-19T11:45:00Z">
        <w:r w:rsidDel="001D54C3">
          <w:delText>and</w:delText>
        </w:r>
      </w:del>
      <w:ins w:id="127" w:author="治輝 齋藤" w:date="2026-05-19T20:45:00Z" w16du:dateUtc="2026-05-19T11:45:00Z">
        <w:r w:rsidR="001D54C3">
          <w:rPr>
            <w:rFonts w:hint="eastAsia"/>
            <w:lang w:eastAsia="ja-JP"/>
          </w:rPr>
          <w:t>fast</w:t>
        </w:r>
      </w:ins>
      <w:ins w:id="128" w:author="治輝 齋藤" w:date="2026-05-19T23:23:00Z" w16du:dateUtc="2026-05-19T14:23:00Z">
        <w:r w:rsidR="00DA5DB9">
          <w:rPr>
            <w:rFonts w:hint="eastAsia"/>
            <w:lang w:eastAsia="ja-JP"/>
          </w:rPr>
          <w:t>-</w:t>
        </w:r>
      </w:ins>
      <w:del w:id="129" w:author="治輝 齋藤" w:date="2026-05-19T23:23:00Z" w16du:dateUtc="2026-05-19T14:23:00Z">
        <w:r w:rsidDel="00DA5DB9">
          <w:delText xml:space="preserve"> </w:delText>
        </w:r>
      </w:del>
      <w:r>
        <w:t xml:space="preserve">walking </w:t>
      </w:r>
      <w:del w:id="130" w:author="治輝 齋藤" w:date="2026-05-19T20:45:00Z" w16du:dateUtc="2026-05-19T11:45:00Z">
        <w:r w:rsidDel="001D54C3">
          <w:delText>speed</w:delText>
        </w:r>
      </w:del>
      <w:ins w:id="131" w:author="治輝 齋藤" w:date="2026-05-19T23:24:00Z" w16du:dateUtc="2026-05-19T14:24:00Z">
        <w:r w:rsidR="00DA5DB9" w:rsidRPr="00DA5DB9">
          <w:t xml:space="preserve"> </w:t>
        </w:r>
        <w:r w:rsidR="00DA5DB9" w:rsidRPr="00DA5DB9">
          <w:rPr>
            <w:lang w:eastAsia="ja-JP"/>
          </w:rPr>
          <w:t>proportion</w:t>
        </w:r>
      </w:ins>
      <w:r>
        <w:t xml:space="preserve">, </w:t>
      </w:r>
      <w:ins w:id="132" w:author="治輝 齋藤" w:date="2026-05-19T20:46:00Z" w16du:dateUtc="2026-05-19T11:46:00Z">
        <w:r w:rsidR="001D54C3" w:rsidRPr="001D54C3">
          <w:t>and population density</w:t>
        </w:r>
        <w:r w:rsidR="001D54C3">
          <w:rPr>
            <w:rFonts w:hint="eastAsia"/>
            <w:lang w:eastAsia="ja-JP"/>
          </w:rPr>
          <w:t xml:space="preserve"> </w:t>
        </w:r>
      </w:ins>
      <w:r>
        <w:t>using nationwide administrative and geospatial data.</w:t>
      </w:r>
      <w:ins w:id="133" w:author="治輝 齋藤" w:date="2026-05-19T20:46:00Z" w16du:dateUtc="2026-05-19T11:46:00Z">
        <w:r w:rsidR="001D54C3" w:rsidRPr="001D54C3">
          <w:t xml:space="preserve"> NDB Open Data provide procedure counts, not fracture incidence. We therefore interpreted prefecture-level surgery rates as administrative proxies for fracture-related surgical burden. Not all fractures receive surgery, and operative thresholds may vary across regions.</w:t>
        </w:r>
      </w:ins>
      <w:commentRangeEnd w:id="120"/>
      <w:ins w:id="134" w:author="治輝 齋藤" w:date="2026-05-19T20:47:00Z" w16du:dateUtc="2026-05-19T11:47:00Z">
        <w:r w:rsidR="00DA1990">
          <w:rPr>
            <w:rStyle w:val="af2"/>
          </w:rPr>
          <w:commentReference w:id="120"/>
        </w:r>
      </w:ins>
    </w:p>
    <w:p w14:paraId="488062EC" w14:textId="77777777" w:rsidR="00073AD9" w:rsidRDefault="00000000" w:rsidP="00705772">
      <w:pPr>
        <w:spacing w:line="360" w:lineRule="auto"/>
      </w:pPr>
      <w:r>
        <w:pict w14:anchorId="2A09CD22">
          <v:rect id="_x0000_i1029" style="width:0;height:1.5pt" o:hralign="center" o:hrstd="t" o:hr="t"/>
        </w:pict>
      </w:r>
    </w:p>
    <w:p w14:paraId="005FDE2A" w14:textId="77777777" w:rsidR="00073AD9" w:rsidRDefault="00000000" w:rsidP="00705772">
      <w:pPr>
        <w:pStyle w:val="1"/>
        <w:spacing w:line="360" w:lineRule="auto"/>
      </w:pPr>
      <w:bookmarkStart w:id="135" w:name="methods-1"/>
      <w:bookmarkEnd w:id="105"/>
      <w:r>
        <w:t>Methods</w:t>
      </w:r>
    </w:p>
    <w:p w14:paraId="78DAB058" w14:textId="77777777" w:rsidR="00073AD9" w:rsidRDefault="00000000" w:rsidP="00705772">
      <w:pPr>
        <w:pStyle w:val="2"/>
        <w:spacing w:line="360" w:lineRule="auto"/>
      </w:pPr>
      <w:bookmarkStart w:id="136" w:name="study-design"/>
      <w:r>
        <w:t>1. Study Design</w:t>
      </w:r>
    </w:p>
    <w:p w14:paraId="78AC1DEC" w14:textId="77777777" w:rsidR="00073AD9" w:rsidRDefault="00000000" w:rsidP="00705772">
      <w:pPr>
        <w:pStyle w:val="FirstParagraph"/>
        <w:spacing w:line="360" w:lineRule="auto"/>
      </w:pPr>
      <w:r>
        <w:t>We conducted a nationwide ecological study in which the Japanese prefecture (N = 47) served as the unit of analysis. Prefecture-level aggregate data were used because individual-level geospatial information is not available from NDB Open Data. The study period was fiscal year 2021 (April 2021 through March 2022).</w:t>
      </w:r>
    </w:p>
    <w:p w14:paraId="7E04DBFE" w14:textId="77777777" w:rsidR="00073AD9" w:rsidRDefault="00000000" w:rsidP="00705772">
      <w:pPr>
        <w:pStyle w:val="2"/>
        <w:spacing w:line="360" w:lineRule="auto"/>
      </w:pPr>
      <w:bookmarkStart w:id="137" w:name="outcome-fracture-surgery-rates"/>
      <w:bookmarkEnd w:id="136"/>
      <w:r>
        <w:t>2. Outcome: Fracture Surgery Rates</w:t>
      </w:r>
    </w:p>
    <w:p w14:paraId="1B78A9D2" w14:textId="65B9CF0A" w:rsidR="00073AD9" w:rsidRDefault="00000000" w:rsidP="00705772">
      <w:pPr>
        <w:pStyle w:val="FirstParagraph"/>
        <w:spacing w:line="360" w:lineRule="auto"/>
      </w:pPr>
      <w:commentRangeStart w:id="138"/>
      <w:del w:id="139" w:author="治輝 齋藤" w:date="2026-05-19T20:48:00Z" w16du:dateUtc="2026-05-19T11:48:00Z">
        <w:r w:rsidDel="00DA1990">
          <w:delText>Fracture</w:delText>
        </w:r>
      </w:del>
      <w:ins w:id="140" w:author="治輝 齋藤" w:date="2026-05-19T20:48:00Z" w16du:dateUtc="2026-05-19T11:48:00Z">
        <w:r w:rsidR="00DA1990" w:rsidRPr="00DA1990">
          <w:t>We obtained fracture</w:t>
        </w:r>
      </w:ins>
      <w:r>
        <w:t xml:space="preserve"> surgery rates</w:t>
      </w:r>
      <w:del w:id="141" w:author="治輝 齋藤" w:date="2026-05-19T20:49:00Z" w16du:dateUtc="2026-05-19T11:49:00Z">
        <w:r w:rsidDel="00DA1990">
          <w:delText xml:space="preserve"> were derived</w:delText>
        </w:r>
      </w:del>
      <w:r>
        <w:t xml:space="preserve"> from the 10th NDB Open Data (released </w:t>
      </w:r>
      <w:ins w:id="142" w:author="治輝 齋藤" w:date="2026-05-19T20:49:00Z" w16du:dateUtc="2026-05-19T11:49:00Z">
        <w:r w:rsidR="00DA1990">
          <w:rPr>
            <w:rFonts w:hint="eastAsia"/>
            <w:lang w:eastAsia="ja-JP"/>
          </w:rPr>
          <w:t>30 May 2025</w:t>
        </w:r>
      </w:ins>
      <w:del w:id="143" w:author="治輝 齋藤" w:date="2026-05-19T20:49:00Z" w16du:dateUtc="2026-05-19T11:49:00Z">
        <w:r w:rsidDel="00DA1990">
          <w:delText>2023</w:delText>
        </w:r>
      </w:del>
      <w:r>
        <w:t>)</w:t>
      </w:r>
      <w:ins w:id="144" w:author="治輝 齋藤" w:date="2026-05-19T20:49:00Z" w16du:dateUtc="2026-05-19T11:49:00Z">
        <w:r w:rsidR="00DA1990">
          <w:rPr>
            <w:rFonts w:hint="eastAsia"/>
            <w:lang w:eastAsia="ja-JP"/>
          </w:rPr>
          <w:t>.</w:t>
        </w:r>
      </w:ins>
      <w:del w:id="145" w:author="治輝 齋藤" w:date="2026-05-19T20:49:00Z" w16du:dateUtc="2026-05-19T11:49:00Z">
        <w:r w:rsidDel="00DA1990">
          <w:delText>,</w:delText>
        </w:r>
      </w:del>
      <w:del w:id="146" w:author="治輝 齋藤" w:date="2026-05-19T20:50:00Z" w16du:dateUtc="2026-05-19T11:50:00Z">
        <w:r w:rsidDel="00DA1990">
          <w:delText xml:space="preserve"> which contains</w:delText>
        </w:r>
      </w:del>
      <w:ins w:id="147" w:author="治輝 齋藤" w:date="2026-05-19T20:50:00Z" w16du:dateUtc="2026-05-19T11:50:00Z">
        <w:r w:rsidR="00DA1990" w:rsidRPr="00DA1990">
          <w:t xml:space="preserve"> This release reports</w:t>
        </w:r>
      </w:ins>
      <w:r>
        <w:t xml:space="preserve"> prefecture-level </w:t>
      </w:r>
      <w:del w:id="148" w:author="治輝 齋藤" w:date="2026-05-19T20:50:00Z" w16du:dateUtc="2026-05-19T11:50:00Z">
        <w:r w:rsidDel="00DA1990">
          <w:delText>counts of medical procedures</w:delText>
        </w:r>
      </w:del>
      <w:ins w:id="149" w:author="治輝 齋藤" w:date="2026-05-19T20:50:00Z" w16du:dateUtc="2026-05-19T11:50:00Z">
        <w:r w:rsidR="00DA1990" w:rsidRPr="00DA1990">
          <w:t>procedure counts</w:t>
        </w:r>
      </w:ins>
      <w:del w:id="150" w:author="治輝 齋藤" w:date="2026-05-19T20:52:00Z" w16du:dateUtc="2026-05-19T11:52:00Z">
        <w:r w:rsidDel="00DA1990">
          <w:delText xml:space="preserve"> claimed</w:delText>
        </w:r>
      </w:del>
      <w:ins w:id="151" w:author="治輝 齋藤" w:date="2026-05-19T20:52:00Z" w16du:dateUtc="2026-05-19T11:52:00Z">
        <w:r w:rsidR="00DA1990" w:rsidRPr="00DA1990">
          <w:t xml:space="preserve"> from Reiwa 5 fiscal year claims (April 2023 through March 2024)</w:t>
        </w:r>
      </w:ins>
      <w:r>
        <w:t xml:space="preserve"> under the national health insurance system. We extracted </w:t>
      </w:r>
      <w:del w:id="152" w:author="治輝 齋藤" w:date="2026-05-19T20:52:00Z" w16du:dateUtc="2026-05-19T11:52:00Z">
        <w:r w:rsidDel="00DA1990">
          <w:delText xml:space="preserve">claims for </w:delText>
        </w:r>
      </w:del>
      <w:r>
        <w:t xml:space="preserve">three </w:t>
      </w:r>
      <w:ins w:id="153" w:author="治輝 齋藤" w:date="2026-05-19T20:52:00Z" w16du:dateUtc="2026-05-19T11:52:00Z">
        <w:r w:rsidR="00DA1990" w:rsidRPr="00DA1990">
          <w:t>site-specific</w:t>
        </w:r>
      </w:ins>
      <w:del w:id="154" w:author="治輝 齋藤" w:date="2026-05-19T20:52:00Z" w16du:dateUtc="2026-05-19T11:52:00Z">
        <w:r w:rsidDel="00DA1990">
          <w:delText>fracture surgery</w:delText>
        </w:r>
      </w:del>
      <w:r>
        <w:t xml:space="preserve"> categories: (1) hip (femur) fracture surgery, (2) humerus fracture surgery, and (3) forearm fracture surgery. </w:t>
      </w:r>
      <w:ins w:id="155" w:author="治輝 齋藤" w:date="2026-05-19T20:53:00Z" w16du:dateUtc="2026-05-19T11:53:00Z">
        <w:r w:rsidR="00DA1990" w:rsidRPr="00DA1990">
          <w:t xml:space="preserve">We defined total fracture surgery rate as the sum of these three site-specific </w:t>
        </w:r>
        <w:r w:rsidR="00DA1990" w:rsidRPr="00DA1990">
          <w:lastRenderedPageBreak/>
          <w:t>counts</w:t>
        </w:r>
      </w:ins>
      <w:del w:id="156" w:author="治輝 齋藤" w:date="2026-05-19T20:53:00Z" w16du:dateUtc="2026-05-19T11:53:00Z">
        <w:r w:rsidDel="00DA1990">
          <w:delText>Rates were calculated</w:delText>
        </w:r>
      </w:del>
      <w:r>
        <w:t xml:space="preserve"> per 100,000 population</w:t>
      </w:r>
      <w:ins w:id="157" w:author="治輝 齋藤" w:date="2026-05-19T20:53:00Z" w16du:dateUtc="2026-05-19T11:53:00Z">
        <w:r w:rsidR="00DA1990">
          <w:rPr>
            <w:rFonts w:hint="eastAsia"/>
            <w:lang w:eastAsia="ja-JP"/>
          </w:rPr>
          <w:t>.</w:t>
        </w:r>
      </w:ins>
      <w:r>
        <w:t xml:space="preserve"> </w:t>
      </w:r>
      <w:ins w:id="158" w:author="治輝 齋藤" w:date="2026-05-19T20:53:00Z" w16du:dateUtc="2026-05-19T11:53:00Z">
        <w:r w:rsidR="00DA1990" w:rsidRPr="00DA1990">
          <w:t>We divided counts by</w:t>
        </w:r>
      </w:ins>
      <w:del w:id="159" w:author="治輝 齋藤" w:date="2026-05-19T20:53:00Z" w16du:dateUtc="2026-05-19T11:53:00Z">
        <w:r w:rsidDel="00DA1990">
          <w:delText>using population estimates from the</w:delText>
        </w:r>
      </w:del>
      <w:r>
        <w:t xml:space="preserve"> 2020 National Census</w:t>
      </w:r>
      <w:ins w:id="160" w:author="治輝 齋藤" w:date="2026-05-19T20:54:00Z" w16du:dateUtc="2026-05-19T11:54:00Z">
        <w:r w:rsidR="00DA1990" w:rsidRPr="00DA1990">
          <w:t xml:space="preserve"> population to obtain annual rates per 100,000. We interpreted these rates as administrative proxies for surgical burden rather than as unbiased measures of fracture incidence</w:t>
        </w:r>
        <w:commentRangeEnd w:id="138"/>
        <w:r w:rsidR="00DA1990">
          <w:rPr>
            <w:rStyle w:val="af2"/>
          </w:rPr>
          <w:commentReference w:id="138"/>
        </w:r>
      </w:ins>
      <w:r>
        <w:t>.</w:t>
      </w:r>
    </w:p>
    <w:p w14:paraId="7F178B37" w14:textId="77777777" w:rsidR="00073AD9" w:rsidRDefault="00000000" w:rsidP="00705772">
      <w:pPr>
        <w:pStyle w:val="2"/>
        <w:spacing w:line="360" w:lineRule="auto"/>
      </w:pPr>
      <w:bookmarkStart w:id="161" w:name="exposure-terrain-slope"/>
      <w:bookmarkEnd w:id="137"/>
      <w:r>
        <w:t>3. Exposure: Terrain Slope</w:t>
      </w:r>
    </w:p>
    <w:p w14:paraId="4544CA72" w14:textId="3CD318FA" w:rsidR="00073AD9" w:rsidRDefault="00000000" w:rsidP="00705772">
      <w:pPr>
        <w:pStyle w:val="FirstParagraph"/>
        <w:spacing w:line="360" w:lineRule="auto"/>
      </w:pPr>
      <w:r>
        <w:t>Terrain slope was calculated from a 10-m resolution digital elevation model (DEM) provided by the Geospatial Information Authority of Japan (Fundamental Geospatial Data). For each prefecture, the slope angle (degrees) was computed as the arctangent of the maximum rate of elevation change between each grid cell and its eight neighbors. We computed a habitable-area-weighted mean slope, in which each grid cell was weighted by an indicator of whether the land is classified as habitable (i.e., residential, agricultural, or commercial zones), following established methods for quantifying topographic exposure of residential populations.</w:t>
      </w:r>
      <w:r w:rsidR="00CA3F03" w:rsidRPr="00CA3F03">
        <w:t xml:space="preserve"> [10]</w:t>
      </w:r>
    </w:p>
    <w:p w14:paraId="7B174EDA" w14:textId="77777777" w:rsidR="00073AD9" w:rsidRDefault="00000000" w:rsidP="00705772">
      <w:pPr>
        <w:pStyle w:val="2"/>
        <w:spacing w:line="360" w:lineRule="auto"/>
      </w:pPr>
      <w:bookmarkStart w:id="162" w:name="covariate-walking-speed"/>
      <w:bookmarkEnd w:id="161"/>
      <w:r>
        <w:t>4. Covariate: Walking Speed</w:t>
      </w:r>
    </w:p>
    <w:p w14:paraId="4839006C" w14:textId="7075A9CE" w:rsidR="00073AD9" w:rsidRDefault="00000000" w:rsidP="00705772">
      <w:pPr>
        <w:pStyle w:val="FirstParagraph"/>
        <w:spacing w:line="360" w:lineRule="auto"/>
      </w:pPr>
      <w:r>
        <w:t>The proportion of individuals who reported walking fast (</w:t>
      </w:r>
      <w:ins w:id="163" w:author="治輝 齋藤" w:date="2026-05-19T23:24:00Z" w16du:dateUtc="2026-05-19T14:24:00Z">
        <w:r w:rsidR="00DA5DB9" w:rsidRPr="00DA5DB9">
          <w:t>proportion with</w:t>
        </w:r>
        <w:r w:rsidR="00DA5DB9">
          <w:rPr>
            <w:rFonts w:hint="eastAsia"/>
            <w:lang w:eastAsia="ja-JP"/>
          </w:rPr>
          <w:t xml:space="preserve"> </w:t>
        </w:r>
      </w:ins>
      <w:r>
        <w:t xml:space="preserve">fast </w:t>
      </w:r>
      <w:ins w:id="164" w:author="治輝 齋藤" w:date="2026-05-19T23:25:00Z" w16du:dateUtc="2026-05-19T14:25:00Z">
        <w:r w:rsidR="00DA5DB9" w:rsidRPr="00DA5DB9">
          <w:t>habitual</w:t>
        </w:r>
        <w:r w:rsidR="00DA5DB9">
          <w:rPr>
            <w:rFonts w:hint="eastAsia"/>
            <w:lang w:eastAsia="ja-JP"/>
          </w:rPr>
          <w:t xml:space="preserve"> </w:t>
        </w:r>
      </w:ins>
      <w:r>
        <w:t>walking</w:t>
      </w:r>
      <w:del w:id="165" w:author="治輝 齋藤" w:date="2026-05-19T23:25:00Z" w16du:dateUtc="2026-05-19T14:25:00Z">
        <w:r w:rsidDel="00DA5DB9">
          <w:delText xml:space="preserve"> rate</w:delText>
        </w:r>
      </w:del>
      <w:r>
        <w:t>, %) was derived from the NDB Specific Health Checkup (</w:t>
      </w:r>
      <w:proofErr w:type="spellStart"/>
      <w:r>
        <w:t>Tokutei</w:t>
      </w:r>
      <w:proofErr w:type="spellEnd"/>
      <w:r>
        <w:t xml:space="preserve"> Kenko </w:t>
      </w:r>
      <w:proofErr w:type="spellStart"/>
      <w:r>
        <w:t>Shinsa</w:t>
      </w:r>
      <w:proofErr w:type="spellEnd"/>
      <w:r>
        <w:t>) questionnaire administered as part of the national annual health screening program. Participants aged 40–74 years responded to a question on habitual walking speed, and we calculated the prefecture-level proportion of respondents who reported “fast” walking.</w:t>
      </w:r>
    </w:p>
    <w:p w14:paraId="4DD2198F" w14:textId="77777777" w:rsidR="00073AD9" w:rsidRDefault="00000000" w:rsidP="00705772">
      <w:pPr>
        <w:pStyle w:val="2"/>
        <w:spacing w:line="360" w:lineRule="auto"/>
      </w:pPr>
      <w:bookmarkStart w:id="166" w:name="additional-covariates"/>
      <w:bookmarkEnd w:id="162"/>
      <w:r>
        <w:t>5. Additional Covariates</w:t>
      </w:r>
    </w:p>
    <w:p w14:paraId="102B5320" w14:textId="6DDD8B1C" w:rsidR="00073AD9" w:rsidRDefault="00000000" w:rsidP="00705772">
      <w:pPr>
        <w:pStyle w:val="FirstParagraph"/>
        <w:spacing w:line="360" w:lineRule="auto"/>
      </w:pPr>
      <w:commentRangeStart w:id="167"/>
      <w:commentRangeStart w:id="168"/>
      <w:del w:id="169" w:author="治輝 齋藤" w:date="2026-05-19T23:03:00Z" w16du:dateUtc="2026-05-19T14:03:00Z">
        <w:r w:rsidDel="00DF1C6E">
          <w:delText>Aging rate</w:delText>
        </w:r>
        <w:commentRangeEnd w:id="167"/>
        <w:r w:rsidR="008A413E" w:rsidDel="00DF1C6E">
          <w:rPr>
            <w:rStyle w:val="af2"/>
            <w:sz w:val="24"/>
            <w:szCs w:val="24"/>
          </w:rPr>
          <w:commentReference w:id="167"/>
        </w:r>
      </w:del>
      <w:commentRangeEnd w:id="168"/>
      <w:r w:rsidR="00DF1C6E">
        <w:rPr>
          <w:rStyle w:val="af2"/>
        </w:rPr>
        <w:commentReference w:id="168"/>
      </w:r>
      <w:del w:id="170" w:author="治輝 齋藤" w:date="2026-05-19T23:03:00Z" w16du:dateUtc="2026-05-19T14:03:00Z">
        <w:r w:rsidDel="00DF1C6E">
          <w:delText xml:space="preserve"> (p</w:delText>
        </w:r>
      </w:del>
      <w:ins w:id="171" w:author="治輝 齋藤" w:date="2026-05-19T23:04:00Z" w16du:dateUtc="2026-05-19T14:04:00Z">
        <w:r w:rsidR="00DF1C6E">
          <w:rPr>
            <w:rFonts w:hint="eastAsia"/>
            <w:lang w:eastAsia="ja-JP"/>
          </w:rPr>
          <w:t>P</w:t>
        </w:r>
      </w:ins>
      <w:r>
        <w:t>roportion of individuals aged ≥65 years</w:t>
      </w:r>
      <w:del w:id="172" w:author="治輝 齋藤" w:date="2026-05-19T23:04:00Z" w16du:dateUtc="2026-05-19T14:04:00Z">
        <w:r w:rsidDel="00DF1C6E">
          <w:delText>, %)</w:delText>
        </w:r>
      </w:del>
      <w:r>
        <w:t xml:space="preserve"> was obtained from the 2020 National Census. Population density (persons per km²) was calculated as total population divided by prefecture area from the same source.</w:t>
      </w:r>
    </w:p>
    <w:p w14:paraId="6920B3BC" w14:textId="77777777" w:rsidR="00073AD9" w:rsidRDefault="00000000" w:rsidP="00705772">
      <w:pPr>
        <w:pStyle w:val="2"/>
        <w:spacing w:line="360" w:lineRule="auto"/>
      </w:pPr>
      <w:bookmarkStart w:id="173" w:name="statistical-analysis"/>
      <w:bookmarkEnd w:id="166"/>
      <w:r>
        <w:lastRenderedPageBreak/>
        <w:t>6. Statistical Analysis</w:t>
      </w:r>
    </w:p>
    <w:p w14:paraId="269C2D95" w14:textId="35FE3CD8" w:rsidR="00073AD9" w:rsidRDefault="00000000" w:rsidP="00705772">
      <w:pPr>
        <w:pStyle w:val="FirstParagraph"/>
        <w:spacing w:line="360" w:lineRule="auto"/>
      </w:pPr>
      <w:r>
        <w:t xml:space="preserve">We </w:t>
      </w:r>
      <w:r w:rsidR="009643D6" w:rsidRPr="009643D6">
        <w:t>summarized prefecture-level distributions using mean, SD, median, 25th and 75th percentiles</w:t>
      </w:r>
      <w:r w:rsidR="009643D6">
        <w:rPr>
          <w:rFonts w:hint="eastAsia"/>
          <w:lang w:eastAsia="ja-JP"/>
        </w:rPr>
        <w:t xml:space="preserve">, </w:t>
      </w:r>
      <w:r w:rsidR="006558D1" w:rsidRPr="006558D1">
        <w:t>minimum, and maximum</w:t>
      </w:r>
      <w:r>
        <w:t>. Pearson correlation coefficients were computed between terrain slope and each outcome and covariate variable. We fit two regression models for each fracture outcome:</w:t>
      </w:r>
    </w:p>
    <w:p w14:paraId="508D7163" w14:textId="77777777" w:rsidR="00073AD9" w:rsidRDefault="00000000" w:rsidP="00705772">
      <w:pPr>
        <w:pStyle w:val="Compact"/>
        <w:numPr>
          <w:ilvl w:val="0"/>
          <w:numId w:val="2"/>
        </w:numPr>
        <w:spacing w:line="360" w:lineRule="auto"/>
      </w:pPr>
      <w:r>
        <w:rPr>
          <w:b/>
          <w:bCs/>
        </w:rPr>
        <w:t>Model 1 (unadjusted)</w:t>
      </w:r>
      <w:r>
        <w:t>: Simple linear regression of fracture rate on terrain slope only.</w:t>
      </w:r>
    </w:p>
    <w:p w14:paraId="5D43CF03" w14:textId="19361FCF" w:rsidR="00073AD9" w:rsidRDefault="00000000" w:rsidP="005B47C8">
      <w:pPr>
        <w:pStyle w:val="Compact"/>
        <w:numPr>
          <w:ilvl w:val="0"/>
          <w:numId w:val="2"/>
        </w:numPr>
        <w:spacing w:line="360" w:lineRule="auto"/>
      </w:pPr>
      <w:r>
        <w:rPr>
          <w:b/>
          <w:bCs/>
        </w:rPr>
        <w:t>Model 2 (multivariable)</w:t>
      </w:r>
      <w:r>
        <w:t xml:space="preserve">: Multiple linear regression of fracture rate on terrain slope, </w:t>
      </w:r>
      <w:ins w:id="174" w:author="治輝 齋藤" w:date="2026-05-19T23:25:00Z" w16du:dateUtc="2026-05-19T14:25:00Z">
        <w:r w:rsidR="00DA5DB9" w:rsidRPr="00DA5DB9">
          <w:t>proportion aged ≥65 years</w:t>
        </w:r>
      </w:ins>
      <w:del w:id="175" w:author="治輝 齋藤" w:date="2026-05-19T23:25:00Z" w16du:dateUtc="2026-05-19T14:25:00Z">
        <w:r w:rsidDel="00DA5DB9">
          <w:delText>aging rate</w:delText>
        </w:r>
      </w:del>
      <w:r>
        <w:t>, fast</w:t>
      </w:r>
      <w:ins w:id="176" w:author="治輝 齋藤" w:date="2026-05-19T23:25:00Z" w16du:dateUtc="2026-05-19T14:25:00Z">
        <w:r w:rsidR="00DA5DB9">
          <w:rPr>
            <w:rFonts w:hint="eastAsia"/>
            <w:lang w:eastAsia="ja-JP"/>
          </w:rPr>
          <w:t>-</w:t>
        </w:r>
      </w:ins>
      <w:del w:id="177" w:author="治輝 齋藤" w:date="2026-05-19T23:25:00Z" w16du:dateUtc="2026-05-19T14:25:00Z">
        <w:r w:rsidDel="00DA5DB9">
          <w:delText xml:space="preserve"> </w:delText>
        </w:r>
      </w:del>
      <w:r>
        <w:t xml:space="preserve">walking </w:t>
      </w:r>
      <w:ins w:id="178" w:author="治輝 齋藤" w:date="2026-05-19T23:25:00Z" w16du:dateUtc="2026-05-19T14:25:00Z">
        <w:r w:rsidR="00DA5DB9" w:rsidRPr="00DA5DB9">
          <w:t>proportion</w:t>
        </w:r>
      </w:ins>
      <w:del w:id="179" w:author="治輝 齋藤" w:date="2026-05-19T23:25:00Z" w16du:dateUtc="2026-05-19T14:25:00Z">
        <w:r w:rsidDel="00DA5DB9">
          <w:delText>rate</w:delText>
        </w:r>
      </w:del>
      <w:r>
        <w:t>, and population density.</w:t>
      </w:r>
      <w:ins w:id="180" w:author="治輝 齋藤" w:date="2026-04-30T18:01:00Z" w16du:dateUtc="2026-04-30T09:01:00Z">
        <w:r w:rsidR="005B47C8">
          <w:rPr>
            <w:lang w:eastAsia="ja-JP"/>
          </w:rPr>
          <w:br/>
        </w:r>
        <w:commentRangeStart w:id="181"/>
        <w:r w:rsidR="005B47C8">
          <w:t xml:space="preserve">In the primary causal interpretation, </w:t>
        </w:r>
      </w:ins>
      <w:ins w:id="182" w:author="治輝 齋藤" w:date="2026-05-19T23:26:00Z" w16du:dateUtc="2026-05-19T14:26:00Z">
        <w:r w:rsidR="00DA5DB9" w:rsidRPr="00DA5DB9">
          <w:t>proportion aged ≥65 years</w:t>
        </w:r>
      </w:ins>
      <w:ins w:id="183" w:author="治輝 齋藤" w:date="2026-04-30T18:01:00Z" w16du:dateUtc="2026-04-30T09:01:00Z">
        <w:r w:rsidR="005B47C8">
          <w:t xml:space="preserve"> and </w:t>
        </w:r>
      </w:ins>
      <w:ins w:id="184" w:author="治輝 齋藤" w:date="2026-05-19T23:26:00Z" w16du:dateUtc="2026-05-19T14:26:00Z">
        <w:r w:rsidR="00DA5DB9" w:rsidRPr="00DA5DB9">
          <w:t>fast-walking proportion</w:t>
        </w:r>
      </w:ins>
      <w:ins w:id="185" w:author="治輝 齋藤" w:date="2026-04-30T18:01:00Z" w16du:dateUtc="2026-04-30T09:01:00Z">
        <w:r w:rsidR="005B47C8">
          <w:t xml:space="preserve"> were treated as confounder-adjustment variables rather than formal mediators.</w:t>
        </w:r>
        <w:commentRangeEnd w:id="181"/>
        <w:r w:rsidR="005B47C8">
          <w:rPr>
            <w:rStyle w:val="af2"/>
            <w:sz w:val="24"/>
            <w:szCs w:val="24"/>
          </w:rPr>
          <w:commentReference w:id="181"/>
        </w:r>
      </w:ins>
    </w:p>
    <w:p w14:paraId="0D697D16" w14:textId="7EE1EE4B" w:rsidR="00073AD9" w:rsidRDefault="00000000" w:rsidP="00705772">
      <w:pPr>
        <w:pStyle w:val="FirstParagraph"/>
        <w:spacing w:line="360" w:lineRule="auto"/>
        <w:rPr>
          <w:lang w:eastAsia="ja-JP"/>
        </w:rPr>
      </w:pPr>
      <w:r>
        <w:t xml:space="preserve">Model performance was assessed using the coefficient of determination (R²), adjusted R², and the F-statistic. Regression coefficients (β) and 95% confidence intervals (CIs) are reported. Statistical significance was defined as </w:t>
      </w:r>
      <w:r>
        <w:rPr>
          <w:i/>
          <w:iCs/>
        </w:rPr>
        <w:t>p</w:t>
      </w:r>
      <w:r>
        <w:t xml:space="preserve"> &lt; 0.05 (two-sided). All analyses were performed using Python (version 3.</w:t>
      </w:r>
      <w:r w:rsidR="000B2A23">
        <w:rPr>
          <w:rFonts w:hint="eastAsia"/>
          <w:lang w:eastAsia="ja-JP"/>
        </w:rPr>
        <w:t>14</w:t>
      </w:r>
      <w:r w:rsidR="009643D6">
        <w:rPr>
          <w:rFonts w:hint="eastAsia"/>
          <w:lang w:eastAsia="ja-JP"/>
        </w:rPr>
        <w:t>.2</w:t>
      </w:r>
      <w:r>
        <w:t xml:space="preserve">) with the </w:t>
      </w:r>
      <w:proofErr w:type="spellStart"/>
      <w:r w:rsidR="00B65167" w:rsidRPr="00B65167">
        <w:t>statsmodels</w:t>
      </w:r>
      <w:proofErr w:type="spellEnd"/>
      <w:r w:rsidR="00B65167">
        <w:rPr>
          <w:rFonts w:hint="eastAsia"/>
          <w:lang w:eastAsia="ja-JP"/>
        </w:rPr>
        <w:t xml:space="preserve"> </w:t>
      </w:r>
      <w:r>
        <w:t>library (version 0.14</w:t>
      </w:r>
      <w:r w:rsidR="00B65167">
        <w:rPr>
          <w:rFonts w:hint="eastAsia"/>
          <w:lang w:eastAsia="ja-JP"/>
        </w:rPr>
        <w:t>.6</w:t>
      </w:r>
      <w:r>
        <w:t>).</w:t>
      </w:r>
      <w:r w:rsidR="00B65167" w:rsidRPr="00B65167">
        <w:t xml:space="preserve"> Linear regression models were estimated by ordinary least squares (OLS) using the </w:t>
      </w:r>
      <w:proofErr w:type="spellStart"/>
      <w:r w:rsidR="00B65167" w:rsidRPr="00B65167">
        <w:t>statsmodels</w:t>
      </w:r>
      <w:proofErr w:type="spellEnd"/>
      <w:r w:rsidR="00B65167" w:rsidRPr="00B65167">
        <w:t xml:space="preserve"> formula interface</w:t>
      </w:r>
      <w:r w:rsidR="00B65167">
        <w:rPr>
          <w:rFonts w:hint="eastAsia"/>
          <w:lang w:eastAsia="ja-JP"/>
        </w:rPr>
        <w:t>.</w:t>
      </w:r>
    </w:p>
    <w:p w14:paraId="61FFF099" w14:textId="72A61112" w:rsidR="00061A98" w:rsidRDefault="00A5744A" w:rsidP="00705772">
      <w:pPr>
        <w:pStyle w:val="a0"/>
        <w:spacing w:line="360" w:lineRule="auto"/>
        <w:rPr>
          <w:ins w:id="186" w:author="治輝 齋藤" w:date="2026-04-30T19:43:00Z" w16du:dateUtc="2026-04-30T10:43:00Z"/>
        </w:rPr>
      </w:pPr>
      <w:r w:rsidRPr="00A5744A">
        <w:rPr>
          <w:lang w:eastAsia="ja-JP"/>
        </w:rPr>
        <w:t>For the primary hip-fracture outcome (Model 2), we assessed linear model assumptions graphically using residuals-versus-fitted and normal quantile–quantile (Q–Q) plots of OLS residuals, and we report</w:t>
      </w:r>
      <w:ins w:id="187" w:author="山岸良匡" w:date="2026-05-18T19:21:00Z" w16du:dateUtc="2026-05-18T10:21:00Z">
        <w:r w:rsidR="008A413E">
          <w:rPr>
            <w:rFonts w:hint="eastAsia"/>
            <w:lang w:eastAsia="ja-JP"/>
          </w:rPr>
          <w:t>ed</w:t>
        </w:r>
      </w:ins>
      <w:r w:rsidRPr="00A5744A">
        <w:rPr>
          <w:lang w:eastAsia="ja-JP"/>
        </w:rPr>
        <w:t xml:space="preserve"> the Shapiro–Wilk test on residuals for descriptive completeness (small-N tests are interpreted cautiously). Because prefecture-level ecological analyses can exhibit heteroskedasticity and leverage from skewed covariates (notably population density), we conducted sensitivity analyses: </w:t>
      </w:r>
      <w:r w:rsidRPr="00A5744A">
        <w:rPr>
          <w:lang w:eastAsia="ja-JP"/>
        </w:rPr>
        <w:lastRenderedPageBreak/>
        <w:t xml:space="preserve">(1) heteroskedasticity-robust standard errors (HC3) for two-sided </w:t>
      </w:r>
      <w:r w:rsidRPr="00A5744A">
        <w:rPr>
          <w:i/>
          <w:iCs/>
          <w:lang w:eastAsia="ja-JP"/>
        </w:rPr>
        <w:t>p</w:t>
      </w:r>
      <w:r w:rsidRPr="00A5744A">
        <w:rPr>
          <w:lang w:eastAsia="ja-JP"/>
        </w:rPr>
        <w:t xml:space="preserve"> values and CIs, and (2) a nonparametric bootstrap with </w:t>
      </w:r>
      <w:r w:rsidRPr="00A5744A">
        <w:rPr>
          <w:i/>
          <w:iCs/>
          <w:lang w:eastAsia="ja-JP"/>
        </w:rPr>
        <w:t>B</w:t>
      </w:r>
      <w:r w:rsidRPr="00A5744A">
        <w:rPr>
          <w:lang w:eastAsia="ja-JP"/>
        </w:rPr>
        <w:t xml:space="preserve"> = 5,000 resamples of prefectures (with replacement) to obtain a percentile 95% CI for the terrain slope coefficient.</w:t>
      </w:r>
      <w:commentRangeStart w:id="188"/>
      <w:ins w:id="189" w:author="治輝 齋藤" w:date="2026-04-30T18:02:00Z" w16du:dateUtc="2026-04-30T09:02:00Z">
        <w:r w:rsidR="005B47C8" w:rsidRPr="005B47C8">
          <w:rPr>
            <w:lang w:eastAsia="ja-JP"/>
          </w:rPr>
          <w:t xml:space="preserve"> Given N = 47 with multiple covariates, we also checked coefficient stability and multicollinearity diagnostics (including model condition number) and interpreted estimates cautiously.</w:t>
        </w:r>
        <w:commentRangeEnd w:id="188"/>
        <w:r w:rsidR="005B47C8">
          <w:rPr>
            <w:rStyle w:val="af2"/>
            <w:sz w:val="24"/>
            <w:szCs w:val="24"/>
          </w:rPr>
          <w:commentReference w:id="188"/>
        </w:r>
      </w:ins>
    </w:p>
    <w:p w14:paraId="6214F16B" w14:textId="28BE002B" w:rsidR="00A5744A" w:rsidRDefault="00061A98" w:rsidP="00705772">
      <w:pPr>
        <w:pStyle w:val="a0"/>
        <w:spacing w:line="360" w:lineRule="auto"/>
        <w:rPr>
          <w:lang w:eastAsia="ja-JP"/>
        </w:rPr>
      </w:pPr>
      <w:commentRangeStart w:id="190"/>
      <w:ins w:id="191" w:author="治輝 齋藤" w:date="2026-04-30T19:43:00Z" w16du:dateUtc="2026-04-30T10:43:00Z">
        <w:r w:rsidRPr="00061A98">
          <w:rPr>
            <w:lang w:eastAsia="ja-JP"/>
          </w:rPr>
          <w:t xml:space="preserve">As an additional sensitivity analysis for age-structure confounding, we </w:t>
        </w:r>
      </w:ins>
      <w:ins w:id="192" w:author="治輝 齋藤" w:date="2026-04-30T20:48:00Z" w16du:dateUtc="2026-04-30T11:48:00Z">
        <w:r w:rsidR="005A5D79" w:rsidRPr="005A5D79">
          <w:rPr>
            <w:lang w:eastAsia="ja-JP"/>
          </w:rPr>
          <w:t>performed</w:t>
        </w:r>
      </w:ins>
      <w:ins w:id="193" w:author="治輝 齋藤" w:date="2026-04-30T19:43:00Z" w16du:dateUtc="2026-04-30T10:43:00Z">
        <w:r w:rsidRPr="00061A98">
          <w:rPr>
            <w:lang w:eastAsia="ja-JP"/>
          </w:rPr>
          <w:t xml:space="preserve"> indirect</w:t>
        </w:r>
      </w:ins>
      <w:ins w:id="194" w:author="治輝 齋藤" w:date="2026-04-30T20:49:00Z" w16du:dateUtc="2026-04-30T11:49:00Z">
        <w:r w:rsidR="005A5D79">
          <w:rPr>
            <w:rFonts w:hint="eastAsia"/>
            <w:lang w:eastAsia="ja-JP"/>
          </w:rPr>
          <w:t xml:space="preserve"> </w:t>
        </w:r>
      </w:ins>
      <w:ins w:id="195" w:author="治輝 齋藤" w:date="2026-04-30T19:43:00Z" w16du:dateUtc="2026-04-30T10:43:00Z">
        <w:r w:rsidRPr="00061A98">
          <w:rPr>
            <w:lang w:eastAsia="ja-JP"/>
          </w:rPr>
          <w:t>standardization for the femur-surgery outcome</w:t>
        </w:r>
      </w:ins>
      <w:ins w:id="196" w:author="治輝 齋藤" w:date="2026-04-30T20:49:00Z" w16du:dateUtc="2026-04-30T11:49:00Z">
        <w:r w:rsidR="005A5D79" w:rsidRPr="005A5D79">
          <w:rPr>
            <w:lang w:eastAsia="ja-JP"/>
          </w:rPr>
          <w:t>. We combined</w:t>
        </w:r>
      </w:ins>
      <w:ins w:id="197" w:author="治輝 齋藤" w:date="2026-04-30T19:43:00Z" w16du:dateUtc="2026-04-30T10:43:00Z">
        <w:r w:rsidRPr="00061A98">
          <w:rPr>
            <w:lang w:eastAsia="ja-JP"/>
          </w:rPr>
          <w:t xml:space="preserve"> NDB age-stratified surgery tables </w:t>
        </w:r>
      </w:ins>
      <w:ins w:id="198" w:author="治輝 齋藤" w:date="2026-04-30T20:49:00Z" w16du:dateUtc="2026-04-30T11:49:00Z">
        <w:r w:rsidR="005A5D79" w:rsidRPr="005A5D79">
          <w:rPr>
            <w:lang w:eastAsia="ja-JP"/>
          </w:rPr>
          <w:t>with</w:t>
        </w:r>
      </w:ins>
      <w:ins w:id="199" w:author="治輝 齋藤" w:date="2026-04-30T19:43:00Z" w16du:dateUtc="2026-04-30T10:43:00Z">
        <w:r w:rsidRPr="00061A98">
          <w:rPr>
            <w:lang w:eastAsia="ja-JP"/>
          </w:rPr>
          <w:t xml:space="preserve"> 2020 census 5-year age-group population counts from e-Stat. Because disclosure-control masking (`"-"`) was present in age-stratified surgery cells, we prespecified imputation scenarios (`"-" = 0`, `5`, or `9`) and repeated the SIR/ISR workflow for each scenario. For each scenario, we calculated national age-specific surgery rates, expected prefectural counts, SIR, and ISR (SIR × national crude rate)</w:t>
        </w:r>
      </w:ins>
      <w:ins w:id="200" w:author="治輝 齋藤" w:date="2026-04-30T20:50:00Z" w16du:dateUtc="2026-04-30T11:50:00Z">
        <w:r w:rsidR="005A5D79" w:rsidRPr="005A5D79">
          <w:rPr>
            <w:lang w:eastAsia="ja-JP"/>
          </w:rPr>
          <w:t>. We</w:t>
        </w:r>
      </w:ins>
      <w:ins w:id="201" w:author="治輝 齋藤" w:date="2026-04-30T19:43:00Z" w16du:dateUtc="2026-04-30T10:43:00Z">
        <w:r w:rsidRPr="00061A98">
          <w:rPr>
            <w:lang w:eastAsia="ja-JP"/>
          </w:rPr>
          <w:t xml:space="preserve"> then regressed ISR on terrain slope with and without covariate adjustment. </w:t>
        </w:r>
      </w:ins>
      <w:ins w:id="202" w:author="治輝 齋藤" w:date="2026-04-30T20:50:00Z" w16du:dateUtc="2026-04-30T11:50:00Z">
        <w:r w:rsidR="005A5D79" w:rsidRPr="005A5D79">
          <w:rPr>
            <w:lang w:eastAsia="ja-JP"/>
          </w:rPr>
          <w:t>These analyses were treated</w:t>
        </w:r>
      </w:ins>
      <w:ins w:id="203" w:author="治輝 齋藤" w:date="2026-04-30T19:43:00Z" w16du:dateUtc="2026-04-30T10:43:00Z">
        <w:r w:rsidRPr="00061A98">
          <w:rPr>
            <w:lang w:eastAsia="ja-JP"/>
          </w:rPr>
          <w:t xml:space="preserve"> as sensitivity analyses only (not primary inference), given potential secondary masking.</w:t>
        </w:r>
      </w:ins>
      <w:commentRangeEnd w:id="190"/>
      <w:ins w:id="204" w:author="治輝 齋藤" w:date="2026-04-30T20:24:00Z" w16du:dateUtc="2026-04-30T11:24:00Z">
        <w:r w:rsidR="00B4073B">
          <w:rPr>
            <w:rStyle w:val="af2"/>
            <w:sz w:val="24"/>
            <w:szCs w:val="24"/>
            <w:lang w:eastAsia="ja-JP"/>
          </w:rPr>
          <w:commentReference w:id="190"/>
        </w:r>
      </w:ins>
    </w:p>
    <w:p w14:paraId="557CFC09" w14:textId="42AC402E" w:rsidR="00E911FF" w:rsidRPr="00A5744A" w:rsidRDefault="00E911FF" w:rsidP="00705772">
      <w:pPr>
        <w:pStyle w:val="a0"/>
        <w:spacing w:line="360" w:lineRule="auto"/>
        <w:rPr>
          <w:lang w:eastAsia="ja-JP"/>
        </w:rPr>
      </w:pPr>
      <w:r w:rsidRPr="00E911FF">
        <w:rPr>
          <w:lang w:eastAsia="ja-JP"/>
        </w:rPr>
        <w:t>All manuscript figures were generated programmatically from study data</w:t>
      </w:r>
      <w:commentRangeStart w:id="205"/>
      <w:commentRangeStart w:id="206"/>
      <w:r w:rsidRPr="00E911FF">
        <w:rPr>
          <w:lang w:eastAsia="ja-JP"/>
        </w:rPr>
        <w:t xml:space="preserve"> </w:t>
      </w:r>
      <w:del w:id="207" w:author="治輝 齋藤" w:date="2026-05-19T23:49:00Z" w16du:dateUtc="2026-05-19T14:49:00Z">
        <w:r w:rsidRPr="00E911FF" w:rsidDel="00380229">
          <w:rPr>
            <w:lang w:eastAsia="ja-JP"/>
          </w:rPr>
          <w:delText>(not by image-generative AI tools)</w:delText>
        </w:r>
      </w:del>
      <w:r w:rsidRPr="00E911FF">
        <w:rPr>
          <w:lang w:eastAsia="ja-JP"/>
        </w:rPr>
        <w:t xml:space="preserve"> </w:t>
      </w:r>
      <w:commentRangeEnd w:id="205"/>
      <w:r w:rsidR="008A413E" w:rsidRPr="00E911FF">
        <w:rPr>
          <w:rStyle w:val="af2"/>
          <w:sz w:val="24"/>
          <w:szCs w:val="24"/>
          <w:lang w:eastAsia="ja-JP"/>
        </w:rPr>
        <w:commentReference w:id="205"/>
      </w:r>
      <w:commentRangeEnd w:id="206"/>
      <w:r w:rsidR="00380229">
        <w:rPr>
          <w:rStyle w:val="af2"/>
        </w:rPr>
        <w:commentReference w:id="206"/>
      </w:r>
      <w:r w:rsidRPr="00E911FF">
        <w:rPr>
          <w:lang w:eastAsia="ja-JP"/>
        </w:rPr>
        <w:t xml:space="preserve">using reproducible Python workflows: Python 3.14.2 with pandas 2.3.3, </w:t>
      </w:r>
      <w:proofErr w:type="spellStart"/>
      <w:r w:rsidRPr="00E911FF">
        <w:rPr>
          <w:lang w:eastAsia="ja-JP"/>
        </w:rPr>
        <w:t>numpy</w:t>
      </w:r>
      <w:proofErr w:type="spellEnd"/>
      <w:r w:rsidRPr="00E911FF">
        <w:rPr>
          <w:lang w:eastAsia="ja-JP"/>
        </w:rPr>
        <w:t xml:space="preserve"> 2.3.5, matplotlib 3.10.8, seaborn 0.13.2, </w:t>
      </w:r>
      <w:proofErr w:type="spellStart"/>
      <w:r w:rsidRPr="00E911FF">
        <w:rPr>
          <w:lang w:eastAsia="ja-JP"/>
        </w:rPr>
        <w:t>scipy</w:t>
      </w:r>
      <w:proofErr w:type="spellEnd"/>
      <w:r w:rsidRPr="00E911FF">
        <w:rPr>
          <w:lang w:eastAsia="ja-JP"/>
        </w:rPr>
        <w:t xml:space="preserve"> 1.16.3, </w:t>
      </w:r>
      <w:proofErr w:type="spellStart"/>
      <w:r w:rsidRPr="00E911FF">
        <w:rPr>
          <w:lang w:eastAsia="ja-JP"/>
        </w:rPr>
        <w:t>geopandas</w:t>
      </w:r>
      <w:proofErr w:type="spellEnd"/>
      <w:r w:rsidRPr="00E911FF">
        <w:rPr>
          <w:lang w:eastAsia="ja-JP"/>
        </w:rPr>
        <w:t xml:space="preserve"> 1.1.2, and </w:t>
      </w:r>
      <w:proofErr w:type="spellStart"/>
      <w:r w:rsidRPr="00E911FF">
        <w:rPr>
          <w:lang w:eastAsia="ja-JP"/>
        </w:rPr>
        <w:t>japanize</w:t>
      </w:r>
      <w:proofErr w:type="spellEnd"/>
      <w:r>
        <w:rPr>
          <w:rFonts w:hint="eastAsia"/>
          <w:lang w:eastAsia="ja-JP"/>
        </w:rPr>
        <w:t xml:space="preserve"> </w:t>
      </w:r>
      <w:r w:rsidRPr="00E911FF">
        <w:rPr>
          <w:lang w:eastAsia="ja-JP"/>
        </w:rPr>
        <w:t xml:space="preserve">matplotlib 1.1.3. Figure 1 was generated via linear-fit visualization from the prefecture-level analytical dataset, </w:t>
      </w:r>
      <w:del w:id="208" w:author="治輝 齋藤" w:date="2026-05-20T08:32:00Z" w16du:dateUtc="2026-05-19T23:32:00Z">
        <w:r w:rsidRPr="00E911FF" w:rsidDel="0078098C">
          <w:rPr>
            <w:lang w:eastAsia="ja-JP"/>
          </w:rPr>
          <w:delText xml:space="preserve">Figure 2 from the corresponding correlation matrix, </w:delText>
        </w:r>
      </w:del>
      <w:r w:rsidRPr="00E911FF">
        <w:rPr>
          <w:lang w:eastAsia="ja-JP"/>
        </w:rPr>
        <w:t xml:space="preserve">and Figures </w:t>
      </w:r>
      <w:ins w:id="209" w:author="治輝 齋藤" w:date="2026-05-20T08:32:00Z" w16du:dateUtc="2026-05-19T23:32:00Z">
        <w:r w:rsidR="0078098C">
          <w:rPr>
            <w:rFonts w:hint="eastAsia"/>
            <w:lang w:eastAsia="ja-JP"/>
          </w:rPr>
          <w:t>2-4</w:t>
        </w:r>
      </w:ins>
      <w:del w:id="210" w:author="治輝 齋藤" w:date="2026-05-20T08:32:00Z" w16du:dateUtc="2026-05-19T23:32:00Z">
        <w:r w:rsidRPr="00E911FF" w:rsidDel="0078098C">
          <w:rPr>
            <w:lang w:eastAsia="ja-JP"/>
          </w:rPr>
          <w:delText>3-5</w:delText>
        </w:r>
      </w:del>
      <w:r w:rsidRPr="00E911FF">
        <w:rPr>
          <w:lang w:eastAsia="ja-JP"/>
        </w:rPr>
        <w:t xml:space="preserve"> by joining prefecture-level indicators to national prefectural boundary geodata and rendering choropleth maps.</w:t>
      </w:r>
    </w:p>
    <w:p w14:paraId="22F0640D" w14:textId="77777777" w:rsidR="00073AD9" w:rsidRDefault="00000000" w:rsidP="00705772">
      <w:pPr>
        <w:pStyle w:val="a0"/>
        <w:spacing w:line="360" w:lineRule="auto"/>
      </w:pPr>
      <w:r>
        <w:t>This study used publicly available aggregate data; individual informed consent was not required, and institutional ethics review was not applicable in accordance with Japanese ethical guidelines for epidemiological research.</w:t>
      </w:r>
    </w:p>
    <w:p w14:paraId="7B3AFCE4" w14:textId="77777777" w:rsidR="00073AD9" w:rsidRDefault="00000000" w:rsidP="00705772">
      <w:pPr>
        <w:spacing w:line="360" w:lineRule="auto"/>
      </w:pPr>
      <w:r>
        <w:lastRenderedPageBreak/>
        <w:pict w14:anchorId="550F6A37">
          <v:rect id="_x0000_i1030" style="width:0;height:1.5pt" o:hralign="center" o:hrstd="t" o:hr="t"/>
        </w:pict>
      </w:r>
    </w:p>
    <w:p w14:paraId="2104C38C" w14:textId="77777777" w:rsidR="00073AD9" w:rsidRDefault="00000000" w:rsidP="00705772">
      <w:pPr>
        <w:pStyle w:val="1"/>
        <w:spacing w:line="360" w:lineRule="auto"/>
      </w:pPr>
      <w:bookmarkStart w:id="211" w:name="results-1"/>
      <w:bookmarkEnd w:id="135"/>
      <w:bookmarkEnd w:id="173"/>
      <w:r>
        <w:t>Results</w:t>
      </w:r>
    </w:p>
    <w:p w14:paraId="4ECE8A21" w14:textId="77777777" w:rsidR="00073AD9" w:rsidRDefault="00000000" w:rsidP="00705772">
      <w:pPr>
        <w:pStyle w:val="2"/>
        <w:spacing w:line="360" w:lineRule="auto"/>
      </w:pPr>
      <w:bookmarkStart w:id="212" w:name="descriptive-statistics"/>
      <w:r>
        <w:t>1. Descriptive Statistics</w:t>
      </w:r>
    </w:p>
    <w:p w14:paraId="6495FDA3" w14:textId="3EFEFE88" w:rsidR="00073AD9" w:rsidRDefault="00000000" w:rsidP="00705772">
      <w:pPr>
        <w:pStyle w:val="FirstParagraph"/>
        <w:spacing w:line="360" w:lineRule="auto"/>
      </w:pPr>
      <w:r>
        <w:t>Across the 47 Japanese prefectures, the mean habitable-area-weighted terrain slope was 8.57 ± 3.16 degrees (</w:t>
      </w:r>
      <w:r w:rsidR="00E11A9A" w:rsidRPr="00E11A9A">
        <w:t xml:space="preserve">median 8.36; interquartile range [IQR] 6.56–10.95; </w:t>
      </w:r>
      <w:r>
        <w:t>range 1.81–15.43 degrees) (Table 1). The mean hip fracture surgery rate was 254.0 ± 37.6 per 100,000 population (</w:t>
      </w:r>
      <w:r w:rsidR="00E11A9A" w:rsidRPr="00E11A9A">
        <w:t>median 253.9; IQR 228.6–286.3;</w:t>
      </w:r>
      <w:r w:rsidR="00E11A9A">
        <w:rPr>
          <w:rFonts w:hint="eastAsia"/>
          <w:lang w:eastAsia="ja-JP"/>
        </w:rPr>
        <w:t xml:space="preserve"> </w:t>
      </w:r>
      <w:r>
        <w:t>range 167.6–329.6), and the mean total fracture surgery rate was 352.8 ± 54.9 per 100,000</w:t>
      </w:r>
      <w:r w:rsidR="00E11A9A" w:rsidRPr="00E11A9A">
        <w:t xml:space="preserve"> (median 356.1; IQR 306.4–397.1)</w:t>
      </w:r>
      <w:r>
        <w:t xml:space="preserve">. The mean </w:t>
      </w:r>
      <w:ins w:id="213" w:author="治輝 齋藤" w:date="2026-05-19T23:26:00Z" w16du:dateUtc="2026-05-19T14:26:00Z">
        <w:r w:rsidR="00DA5DB9" w:rsidRPr="00DA5DB9">
          <w:t>proportion aged ≥65 years</w:t>
        </w:r>
      </w:ins>
      <w:del w:id="214" w:author="治輝 齋藤" w:date="2026-05-19T23:26:00Z" w16du:dateUtc="2026-05-19T14:26:00Z">
        <w:r w:rsidDel="00DA5DB9">
          <w:delText>aging rate</w:delText>
        </w:r>
      </w:del>
      <w:r>
        <w:t xml:space="preserve"> was 30.7 ± 3.1%</w:t>
      </w:r>
      <w:r w:rsidR="00E11A9A" w:rsidRPr="00E11A9A">
        <w:t xml:space="preserve"> (median 31.3%; IQR 29.3–32.9%)</w:t>
      </w:r>
      <w:r>
        <w:t>, and the mean proportion with fast</w:t>
      </w:r>
      <w:ins w:id="215" w:author="治輝 齋藤" w:date="2026-05-19T23:26:00Z" w16du:dateUtc="2026-05-19T14:26:00Z">
        <w:r w:rsidR="00DA5DB9">
          <w:rPr>
            <w:rFonts w:hint="eastAsia"/>
            <w:lang w:eastAsia="ja-JP"/>
          </w:rPr>
          <w:t>-</w:t>
        </w:r>
      </w:ins>
      <w:del w:id="216" w:author="治輝 齋藤" w:date="2026-05-19T23:26:00Z" w16du:dateUtc="2026-05-19T14:26:00Z">
        <w:r w:rsidDel="00DA5DB9">
          <w:delText xml:space="preserve"> </w:delText>
        </w:r>
      </w:del>
      <w:r>
        <w:t xml:space="preserve">walking </w:t>
      </w:r>
      <w:ins w:id="217" w:author="治輝 齋藤" w:date="2026-05-19T23:26:00Z" w16du:dateUtc="2026-05-19T14:26:00Z">
        <w:r w:rsidR="00DA5DB9" w:rsidRPr="00DA5DB9">
          <w:t>proportion</w:t>
        </w:r>
      </w:ins>
      <w:del w:id="218" w:author="治輝 齋藤" w:date="2026-05-19T23:26:00Z" w16du:dateUtc="2026-05-19T14:26:00Z">
        <w:r w:rsidDel="00DA5DB9">
          <w:delText>speed</w:delText>
        </w:r>
      </w:del>
      <w:r>
        <w:t xml:space="preserve"> was 48.6 ± 4.3%</w:t>
      </w:r>
      <w:r w:rsidR="00E11A9A" w:rsidRPr="00E11A9A">
        <w:t xml:space="preserve"> (median 49.2%; IQR 46.2–51.2%). Population density was right-skewed (mean 657 persons/km² versus median 265; IQR 173–469)</w:t>
      </w:r>
      <w:r>
        <w:t>.</w:t>
      </w:r>
    </w:p>
    <w:p w14:paraId="69303466" w14:textId="77777777" w:rsidR="00073AD9" w:rsidRDefault="00000000" w:rsidP="00705772">
      <w:pPr>
        <w:pStyle w:val="2"/>
        <w:spacing w:line="360" w:lineRule="auto"/>
      </w:pPr>
      <w:bookmarkStart w:id="219" w:name="correlation-analysis"/>
      <w:bookmarkEnd w:id="212"/>
      <w:r>
        <w:t>2. Correlation Analysis</w:t>
      </w:r>
    </w:p>
    <w:p w14:paraId="79571341" w14:textId="18C76A9C" w:rsidR="00073AD9" w:rsidRDefault="0078098C" w:rsidP="00705772">
      <w:pPr>
        <w:pStyle w:val="FirstParagraph"/>
        <w:spacing w:line="360" w:lineRule="auto"/>
      </w:pPr>
      <w:ins w:id="220" w:author="治輝 齋藤" w:date="2026-05-20T08:32:00Z" w16du:dateUtc="2026-05-19T23:32:00Z">
        <w:r w:rsidRPr="0078098C">
          <w:t>Bivariate correlations are summarized in Table 2 and illustrated for the primary exposure–outcome pair in Figure 1.</w:t>
        </w:r>
        <w:r>
          <w:rPr>
            <w:rFonts w:hint="eastAsia"/>
            <w:lang w:eastAsia="ja-JP"/>
          </w:rPr>
          <w:t xml:space="preserve"> </w:t>
        </w:r>
      </w:ins>
      <w:r w:rsidR="00000000">
        <w:t xml:space="preserve">Terrain slope </w:t>
      </w:r>
      <w:ins w:id="221" w:author="治輝 齋藤" w:date="2026-05-20T08:33:00Z" w16du:dateUtc="2026-05-19T23:33:00Z">
        <w:r w:rsidRPr="0078098C">
          <w:t>correlated positively</w:t>
        </w:r>
      </w:ins>
      <w:del w:id="222" w:author="治輝 齋藤" w:date="2026-05-20T08:33:00Z" w16du:dateUtc="2026-05-19T23:33:00Z">
        <w:r w:rsidR="00000000" w:rsidDel="0078098C">
          <w:delText>showed a moderate positive correlation</w:delText>
        </w:r>
      </w:del>
      <w:r w:rsidR="00000000">
        <w:t xml:space="preserve"> with hip fracture surgery </w:t>
      </w:r>
      <w:ins w:id="223" w:author="治輝 齋藤" w:date="2026-05-19T23:27:00Z" w16du:dateUtc="2026-05-19T14:27:00Z">
        <w:r w:rsidR="00DA5DB9" w:rsidRPr="00DA5DB9">
          <w:t>proportion</w:t>
        </w:r>
      </w:ins>
      <w:commentRangeStart w:id="224"/>
      <w:commentRangeStart w:id="225"/>
      <w:del w:id="226" w:author="治輝 齋藤" w:date="2026-05-19T23:27:00Z" w16du:dateUtc="2026-05-19T14:27:00Z">
        <w:r w:rsidR="00000000" w:rsidDel="00DA5DB9">
          <w:delText>rate</w:delText>
        </w:r>
        <w:commentRangeEnd w:id="224"/>
        <w:r w:rsidR="008A413E" w:rsidDel="00DA5DB9">
          <w:rPr>
            <w:rStyle w:val="af2"/>
            <w:sz w:val="24"/>
            <w:szCs w:val="24"/>
          </w:rPr>
          <w:commentReference w:id="224"/>
        </w:r>
      </w:del>
      <w:commentRangeEnd w:id="225"/>
      <w:r w:rsidR="00DA5DB9">
        <w:rPr>
          <w:rStyle w:val="af2"/>
        </w:rPr>
        <w:commentReference w:id="225"/>
      </w:r>
      <w:r w:rsidR="00000000">
        <w:t xml:space="preserve"> (r = 0.475, </w:t>
      </w:r>
      <w:r w:rsidR="00000000">
        <w:rPr>
          <w:i/>
          <w:iCs/>
        </w:rPr>
        <w:t>p</w:t>
      </w:r>
      <w:r w:rsidR="00000000">
        <w:t xml:space="preserve"> &lt; 0.01) and with total fracture surgery rate (r = 0.394, </w:t>
      </w:r>
      <w:r w:rsidR="00000000">
        <w:rPr>
          <w:i/>
          <w:iCs/>
        </w:rPr>
        <w:t>p</w:t>
      </w:r>
      <w:r w:rsidR="00000000">
        <w:t xml:space="preserve"> &lt; 0.01)</w:t>
      </w:r>
      <w:del w:id="227" w:author="治輝 齋藤" w:date="2026-05-20T08:33:00Z" w16du:dateUtc="2026-05-19T23:33:00Z">
        <w:r w:rsidR="00000000" w:rsidDel="0078098C">
          <w:delText xml:space="preserve"> (Table 2)</w:delText>
        </w:r>
      </w:del>
      <w:r w:rsidR="00000000">
        <w:t xml:space="preserve">. </w:t>
      </w:r>
      <w:del w:id="228" w:author="治輝 齋藤" w:date="2026-05-20T08:34:00Z" w16du:dateUtc="2026-05-19T23:34:00Z">
        <w:r w:rsidR="00CA3F03" w:rsidRPr="00CA3F03" w:rsidDel="0078098C">
          <w:delText xml:space="preserve">Figure 1 illustrates the bivariate association between terrain slope and hip fracture surgery rate; </w:delText>
        </w:r>
        <w:commentRangeStart w:id="229"/>
        <w:r w:rsidR="00CA3F03" w:rsidRPr="00CA3F03" w:rsidDel="0078098C">
          <w:delText>Figure 2</w:delText>
        </w:r>
        <w:commentRangeEnd w:id="229"/>
        <w:r w:rsidR="00A6730B" w:rsidRPr="00CA3F03" w:rsidDel="0078098C">
          <w:rPr>
            <w:rStyle w:val="af2"/>
            <w:sz w:val="24"/>
            <w:szCs w:val="24"/>
          </w:rPr>
          <w:commentReference w:id="229"/>
        </w:r>
        <w:r w:rsidR="00CA3F03" w:rsidRPr="00CA3F03" w:rsidDel="0078098C">
          <w:delText xml:space="preserve"> displays the correlation matrix.</w:delText>
        </w:r>
        <w:r w:rsidR="00CA3F03" w:rsidDel="0078098C">
          <w:rPr>
            <w:rFonts w:hint="eastAsia"/>
            <w:lang w:eastAsia="ja-JP"/>
          </w:rPr>
          <w:delText xml:space="preserve"> </w:delText>
        </w:r>
      </w:del>
      <w:r w:rsidR="00000000">
        <w:t xml:space="preserve">Slope </w:t>
      </w:r>
      <w:ins w:id="230" w:author="治輝 齋藤" w:date="2026-05-20T08:34:00Z" w16du:dateUtc="2026-05-19T23:34:00Z">
        <w:r w:rsidRPr="0078098C">
          <w:t>correlated</w:t>
        </w:r>
      </w:ins>
      <w:del w:id="231" w:author="治輝 齋藤" w:date="2026-05-20T08:34:00Z" w16du:dateUtc="2026-05-19T23:34:00Z">
        <w:r w:rsidR="00000000" w:rsidDel="0078098C">
          <w:delText>was also</w:delText>
        </w:r>
      </w:del>
      <w:r w:rsidR="00000000">
        <w:t xml:space="preserve"> positively </w:t>
      </w:r>
      <w:del w:id="232" w:author="治輝 齋藤" w:date="2026-05-20T08:34:00Z" w16du:dateUtc="2026-05-19T23:34:00Z">
        <w:r w:rsidR="00000000" w:rsidDel="0078098C">
          <w:delText xml:space="preserve">correlated </w:delText>
        </w:r>
      </w:del>
      <w:r w:rsidR="00000000">
        <w:t xml:space="preserve">with </w:t>
      </w:r>
      <w:ins w:id="233" w:author="治輝 齋藤" w:date="2026-05-19T23:27:00Z" w16du:dateUtc="2026-05-19T14:27:00Z">
        <w:r w:rsidR="00DA5DB9" w:rsidRPr="00DA5DB9">
          <w:t>proportion aged ≥65 years</w:t>
        </w:r>
      </w:ins>
      <w:del w:id="234" w:author="治輝 齋藤" w:date="2026-05-19T23:27:00Z" w16du:dateUtc="2026-05-19T14:27:00Z">
        <w:r w:rsidR="00000000" w:rsidDel="00DA5DB9">
          <w:delText>aging rate</w:delText>
        </w:r>
      </w:del>
      <w:r w:rsidR="00000000">
        <w:t xml:space="preserve"> (r = 0.505, </w:t>
      </w:r>
      <w:r w:rsidR="00000000">
        <w:rPr>
          <w:i/>
          <w:iCs/>
        </w:rPr>
        <w:t>p</w:t>
      </w:r>
      <w:r w:rsidR="00000000">
        <w:t xml:space="preserve"> &lt; 0.01)</w:t>
      </w:r>
      <w:del w:id="235" w:author="治輝 齋藤" w:date="2026-05-20T08:35:00Z" w16du:dateUtc="2026-05-19T23:35:00Z">
        <w:r w:rsidR="00000000" w:rsidDel="0078098C">
          <w:delText>. In contrast, slope</w:delText>
        </w:r>
      </w:del>
      <w:ins w:id="236" w:author="治輝 齋藤" w:date="2026-05-20T08:35:00Z" w16du:dateUtc="2026-05-19T23:35:00Z">
        <w:r>
          <w:rPr>
            <w:rFonts w:hint="eastAsia"/>
            <w:lang w:eastAsia="ja-JP"/>
          </w:rPr>
          <w:t xml:space="preserve"> and</w:t>
        </w:r>
      </w:ins>
      <w:r w:rsidR="00000000">
        <w:t xml:space="preserve"> showed a weak negative correlation with fast</w:t>
      </w:r>
      <w:ins w:id="237" w:author="治輝 齋藤" w:date="2026-05-19T23:28:00Z" w16du:dateUtc="2026-05-19T14:28:00Z">
        <w:r w:rsidR="00DA5DB9">
          <w:rPr>
            <w:rFonts w:hint="eastAsia"/>
            <w:lang w:eastAsia="ja-JP"/>
          </w:rPr>
          <w:t>-</w:t>
        </w:r>
      </w:ins>
      <w:del w:id="238" w:author="治輝 齋藤" w:date="2026-05-19T23:28:00Z" w16du:dateUtc="2026-05-19T14:28:00Z">
        <w:r w:rsidR="00000000" w:rsidDel="00DA5DB9">
          <w:delText xml:space="preserve"> </w:delText>
        </w:r>
      </w:del>
      <w:r w:rsidR="00000000">
        <w:t xml:space="preserve">walking </w:t>
      </w:r>
      <w:ins w:id="239" w:author="治輝 齋藤" w:date="2026-05-19T23:28:00Z" w16du:dateUtc="2026-05-19T14:28:00Z">
        <w:r w:rsidR="00DA5DB9" w:rsidRPr="00DA5DB9">
          <w:t>proportion</w:t>
        </w:r>
      </w:ins>
      <w:del w:id="240" w:author="治輝 齋藤" w:date="2026-05-19T23:28:00Z" w16du:dateUtc="2026-05-19T14:28:00Z">
        <w:r w:rsidR="00000000" w:rsidDel="00DA5DB9">
          <w:delText>rate</w:delText>
        </w:r>
      </w:del>
      <w:r w:rsidR="00000000">
        <w:t xml:space="preserve"> (r = −0.264</w:t>
      </w:r>
      <w:ins w:id="241" w:author="治輝 齋藤" w:date="2026-05-20T08:36:00Z" w16du:dateUtc="2026-05-19T23:36:00Z">
        <w:r w:rsidRPr="0078098C">
          <w:t xml:space="preserve">, </w:t>
        </w:r>
        <w:r w:rsidRPr="0078098C">
          <w:rPr>
            <w:i/>
            <w:iCs/>
          </w:rPr>
          <w:t>p</w:t>
        </w:r>
        <w:r w:rsidRPr="0078098C">
          <w:t xml:space="preserve"> = 0.073</w:t>
        </w:r>
      </w:ins>
      <w:r w:rsidR="00000000">
        <w:t>). Slope showed weak and non-significant correlations with humerus fracture rate (r = 0.138) and forearm fracture rate (r = 0.177).</w:t>
      </w:r>
    </w:p>
    <w:p w14:paraId="1C8A9B87" w14:textId="77777777" w:rsidR="00073AD9" w:rsidRDefault="00000000" w:rsidP="00705772">
      <w:pPr>
        <w:pStyle w:val="2"/>
        <w:spacing w:line="360" w:lineRule="auto"/>
      </w:pPr>
      <w:bookmarkStart w:id="242" w:name="regression-analysis-hip-fracture"/>
      <w:bookmarkEnd w:id="219"/>
      <w:r>
        <w:lastRenderedPageBreak/>
        <w:t>3. Regression Analysis: Hip Fracture</w:t>
      </w:r>
    </w:p>
    <w:p w14:paraId="0C7D47B6" w14:textId="63AFD947" w:rsidR="00073AD9" w:rsidRDefault="00000000" w:rsidP="00705772">
      <w:pPr>
        <w:pStyle w:val="FirstParagraph"/>
        <w:spacing w:line="360" w:lineRule="auto"/>
      </w:pPr>
      <w:r>
        <w:t xml:space="preserve">In the unadjusted model (Model 1), terrain slope was significantly and positively associated with hip fracture surgery rate (β = 5.65; 95% CI, 2.50–8.79; R² = 0.225; </w:t>
      </w:r>
      <w:r>
        <w:rPr>
          <w:i/>
          <w:iCs/>
        </w:rPr>
        <w:t>p</w:t>
      </w:r>
      <w:r>
        <w:t xml:space="preserve"> = 0.001). After adjustment for </w:t>
      </w:r>
      <w:ins w:id="243" w:author="治輝 齋藤" w:date="2026-05-19T23:29:00Z" w16du:dateUtc="2026-05-19T14:29:00Z">
        <w:r w:rsidR="00DA5DB9" w:rsidRPr="00DA5DB9">
          <w:t>proportion aged ≥65 years</w:t>
        </w:r>
      </w:ins>
      <w:del w:id="244" w:author="治輝 齋藤" w:date="2026-05-19T23:29:00Z" w16du:dateUtc="2026-05-19T14:29:00Z">
        <w:r w:rsidDel="00DA5DB9">
          <w:delText>aging rate</w:delText>
        </w:r>
      </w:del>
      <w:r>
        <w:t>, fast</w:t>
      </w:r>
      <w:ins w:id="245" w:author="治輝 齋藤" w:date="2026-05-19T23:29:00Z" w16du:dateUtc="2026-05-19T14:29:00Z">
        <w:r w:rsidR="00DA5DB9">
          <w:rPr>
            <w:rFonts w:hint="eastAsia"/>
            <w:lang w:eastAsia="ja-JP"/>
          </w:rPr>
          <w:t>-</w:t>
        </w:r>
      </w:ins>
      <w:del w:id="246" w:author="治輝 齋藤" w:date="2026-05-19T23:29:00Z" w16du:dateUtc="2026-05-19T14:29:00Z">
        <w:r w:rsidDel="00DA5DB9">
          <w:delText xml:space="preserve"> </w:delText>
        </w:r>
      </w:del>
      <w:r>
        <w:t xml:space="preserve">walking </w:t>
      </w:r>
      <w:ins w:id="247" w:author="治輝 齋藤" w:date="2026-05-19T23:29:00Z" w16du:dateUtc="2026-05-19T14:29:00Z">
        <w:r w:rsidR="00DA5DB9" w:rsidRPr="00DA5DB9">
          <w:t>proportion</w:t>
        </w:r>
      </w:ins>
      <w:del w:id="248" w:author="治輝 齋藤" w:date="2026-05-19T23:29:00Z" w16du:dateUtc="2026-05-19T14:29:00Z">
        <w:r w:rsidDel="00DA5DB9">
          <w:delText>rate</w:delText>
        </w:r>
      </w:del>
      <w:r>
        <w:t xml:space="preserve">, and population density (Model 2), </w:t>
      </w:r>
      <w:r w:rsidR="00E11A9A" w:rsidRPr="00E11A9A">
        <w:t xml:space="preserve">the slope coefficient was 3.49 (95% CI, 0.11–6.86; R² = 0.385; </w:t>
      </w:r>
      <w:r w:rsidR="00E11A9A" w:rsidRPr="00E11A9A">
        <w:rPr>
          <w:i/>
          <w:iCs/>
        </w:rPr>
        <w:t>p</w:t>
      </w:r>
      <w:r w:rsidR="00E11A9A" w:rsidRPr="00E11A9A">
        <w:t xml:space="preserve"> = 0.043) using conventional (model-based) standard errors</w:t>
      </w:r>
      <w:r>
        <w:t xml:space="preserve"> (Table 3). </w:t>
      </w:r>
      <w:ins w:id="249" w:author="治輝 齋藤" w:date="2026-05-19T23:29:00Z" w16du:dateUtc="2026-05-19T14:29:00Z">
        <w:r w:rsidR="00DA5DB9" w:rsidRPr="00DA5DB9">
          <w:t>Proportion aged ≥65 years</w:t>
        </w:r>
      </w:ins>
      <w:del w:id="250" w:author="治輝 齋藤" w:date="2026-05-19T23:29:00Z" w16du:dateUtc="2026-05-19T14:29:00Z">
        <w:r w:rsidDel="00DA5DB9">
          <w:delText>Aging rate</w:delText>
        </w:r>
      </w:del>
      <w:r>
        <w:t xml:space="preserve"> was also associated with hip fracture rate (β = 5.53; 95% CI, 1.32–9.74; </w:t>
      </w:r>
      <w:r>
        <w:rPr>
          <w:i/>
          <w:iCs/>
        </w:rPr>
        <w:t>p</w:t>
      </w:r>
      <w:r>
        <w:t xml:space="preserve"> = 0.011). Fast</w:t>
      </w:r>
      <w:ins w:id="251" w:author="治輝 齋藤" w:date="2026-05-19T23:29:00Z" w16du:dateUtc="2026-05-19T14:29:00Z">
        <w:r w:rsidR="00DA5DB9">
          <w:rPr>
            <w:rFonts w:hint="eastAsia"/>
            <w:lang w:eastAsia="ja-JP"/>
          </w:rPr>
          <w:t>-</w:t>
        </w:r>
      </w:ins>
      <w:del w:id="252" w:author="治輝 齋藤" w:date="2026-05-19T23:29:00Z" w16du:dateUtc="2026-05-19T14:29:00Z">
        <w:r w:rsidDel="00DA5DB9">
          <w:delText xml:space="preserve"> </w:delText>
        </w:r>
      </w:del>
      <w:r>
        <w:t xml:space="preserve">walking </w:t>
      </w:r>
      <w:ins w:id="253" w:author="治輝 齋藤" w:date="2026-05-19T23:29:00Z" w16du:dateUtc="2026-05-19T14:29:00Z">
        <w:r w:rsidR="00DA5DB9" w:rsidRPr="00DA5DB9">
          <w:t>proportion</w:t>
        </w:r>
      </w:ins>
      <w:del w:id="254" w:author="治輝 齋藤" w:date="2026-05-19T23:29:00Z" w16du:dateUtc="2026-05-19T14:29:00Z">
        <w:r w:rsidDel="00DA5DB9">
          <w:delText>rate</w:delText>
        </w:r>
      </w:del>
      <w:r>
        <w:t xml:space="preserve"> </w:t>
      </w:r>
      <w:r w:rsidR="00E11A9A" w:rsidRPr="00E11A9A">
        <w:t>was positively associated with hip fracture rate under HC3 robust inference (β = 2.02; 95% CI, 0.29–3.74; *p* = 0.022) but not under conventional standard errors (β = 2.02; 95% CI, −0.34–4.37;</w:t>
      </w:r>
      <w:r>
        <w:t xml:space="preserve"> </w:t>
      </w:r>
      <w:r>
        <w:rPr>
          <w:i/>
          <w:iCs/>
        </w:rPr>
        <w:t>p</w:t>
      </w:r>
      <w:r>
        <w:t xml:space="preserve"> = 0.091). Population density was not significantly associated with hip fracture rate (β = −0.001; </w:t>
      </w:r>
      <w:r>
        <w:rPr>
          <w:i/>
          <w:iCs/>
        </w:rPr>
        <w:t>p</w:t>
      </w:r>
      <w:r>
        <w:t xml:space="preserve"> = 0.818).</w:t>
      </w:r>
    </w:p>
    <w:p w14:paraId="39F72240" w14:textId="77777777" w:rsidR="00B4073B" w:rsidRDefault="00622A77" w:rsidP="00705772">
      <w:pPr>
        <w:pStyle w:val="a0"/>
        <w:spacing w:line="360" w:lineRule="auto"/>
        <w:rPr>
          <w:ins w:id="255" w:author="治輝 齋藤" w:date="2026-04-30T20:30:00Z" w16du:dateUtc="2026-04-30T11:30:00Z"/>
        </w:rPr>
      </w:pPr>
      <w:r w:rsidRPr="00622A77">
        <w:rPr>
          <w:lang w:eastAsia="ja-JP"/>
        </w:rPr>
        <w:t xml:space="preserve">Residual diagnostics for Model 2 did not indicate gross deviations from linearity in residuals versus fitted values. The Shapiro–Wilk test on OLS residuals was </w:t>
      </w:r>
      <w:r w:rsidRPr="00622A77">
        <w:rPr>
          <w:i/>
          <w:iCs/>
          <w:lang w:eastAsia="ja-JP"/>
        </w:rPr>
        <w:t>W</w:t>
      </w:r>
      <w:r w:rsidRPr="00622A77">
        <w:rPr>
          <w:lang w:eastAsia="ja-JP"/>
        </w:rPr>
        <w:t xml:space="preserve"> = 0.957 (</w:t>
      </w:r>
      <w:r w:rsidRPr="00622A77">
        <w:rPr>
          <w:i/>
          <w:iCs/>
          <w:lang w:eastAsia="ja-JP"/>
        </w:rPr>
        <w:t>p</w:t>
      </w:r>
      <w:r w:rsidRPr="00622A77">
        <w:rPr>
          <w:lang w:eastAsia="ja-JP"/>
        </w:rPr>
        <w:t xml:space="preserve"> = 0.079). Sensitivity analyses, however, indicated inferential fragility for the primary slope coefficient at N = 47: heteroskedasticity-robust (HC3) 95% CIs were −0.19 to 7.17 (</w:t>
      </w:r>
      <w:r w:rsidRPr="00622A77">
        <w:rPr>
          <w:i/>
          <w:iCs/>
          <w:lang w:eastAsia="ja-JP"/>
        </w:rPr>
        <w:t>p</w:t>
      </w:r>
      <w:r w:rsidRPr="00622A77">
        <w:rPr>
          <w:lang w:eastAsia="ja-JP"/>
        </w:rPr>
        <w:t xml:space="preserve"> = 0.063), and a nonparametric bootstrap 95% CI (prefecture resampling, </w:t>
      </w:r>
      <w:r w:rsidRPr="00622A77">
        <w:rPr>
          <w:i/>
          <w:iCs/>
          <w:lang w:eastAsia="ja-JP"/>
        </w:rPr>
        <w:t>B</w:t>
      </w:r>
      <w:r w:rsidRPr="00622A77">
        <w:rPr>
          <w:lang w:eastAsia="ja-JP"/>
        </w:rPr>
        <w:t xml:space="preserve"> = 5,000) was −0.03 to 7.09</w:t>
      </w:r>
      <w:commentRangeStart w:id="256"/>
      <w:r w:rsidRPr="00622A77">
        <w:rPr>
          <w:lang w:eastAsia="ja-JP"/>
        </w:rPr>
        <w:t xml:space="preserve"> (both intervals include null)</w:t>
      </w:r>
      <w:commentRangeEnd w:id="256"/>
      <w:r w:rsidR="00A6730B" w:rsidRPr="00622A77">
        <w:rPr>
          <w:rStyle w:val="af2"/>
          <w:sz w:val="24"/>
          <w:szCs w:val="24"/>
          <w:lang w:eastAsia="ja-JP"/>
        </w:rPr>
        <w:commentReference w:id="256"/>
      </w:r>
      <w:r w:rsidRPr="00622A77">
        <w:rPr>
          <w:lang w:eastAsia="ja-JP"/>
        </w:rPr>
        <w:t>.</w:t>
      </w:r>
    </w:p>
    <w:p w14:paraId="2B43F58A" w14:textId="167B86A2" w:rsidR="00622A77" w:rsidRPr="00622A77" w:rsidRDefault="00B4073B" w:rsidP="00705772">
      <w:pPr>
        <w:pStyle w:val="a0"/>
        <w:spacing w:line="360" w:lineRule="auto"/>
        <w:rPr>
          <w:lang w:eastAsia="ja-JP"/>
        </w:rPr>
      </w:pPr>
      <w:commentRangeStart w:id="257"/>
      <w:commentRangeStart w:id="258"/>
      <w:ins w:id="259" w:author="治輝 齋藤" w:date="2026-04-30T20:30:00Z" w16du:dateUtc="2026-04-30T11:30:00Z">
        <w:r w:rsidRPr="00B4073B">
          <w:rPr>
            <w:lang w:eastAsia="ja-JP"/>
          </w:rPr>
          <w:t xml:space="preserve">In masking-imputation indirect-standardization sensitivity analyses, the slope coefficient remained positive across all scenarios. In multivariable models (ISR ~ slope + </w:t>
        </w:r>
      </w:ins>
      <w:ins w:id="260" w:author="治輝 齋藤" w:date="2026-05-19T23:31:00Z" w16du:dateUtc="2026-05-19T14:31:00Z">
        <w:r w:rsidR="00EA5B09" w:rsidRPr="00EA5B09">
          <w:rPr>
            <w:lang w:eastAsia="ja-JP"/>
          </w:rPr>
          <w:t>proportion aged ≥65 years</w:t>
        </w:r>
      </w:ins>
      <w:ins w:id="261" w:author="治輝 齋藤" w:date="2026-04-30T20:30:00Z" w16du:dateUtc="2026-04-30T11:30:00Z">
        <w:r w:rsidRPr="00B4073B">
          <w:rPr>
            <w:lang w:eastAsia="ja-JP"/>
          </w:rPr>
          <w:t xml:space="preserve"> + fast</w:t>
        </w:r>
      </w:ins>
      <w:ins w:id="262" w:author="治輝 齋藤" w:date="2026-05-19T23:31:00Z" w16du:dateUtc="2026-05-19T14:31:00Z">
        <w:r w:rsidR="00EA5B09">
          <w:rPr>
            <w:rFonts w:hint="eastAsia"/>
            <w:lang w:eastAsia="ja-JP"/>
          </w:rPr>
          <w:t>-</w:t>
        </w:r>
      </w:ins>
      <w:ins w:id="263" w:author="治輝 齋藤" w:date="2026-04-30T20:30:00Z" w16du:dateUtc="2026-04-30T11:30:00Z">
        <w:r w:rsidRPr="00B4073B">
          <w:rPr>
            <w:lang w:eastAsia="ja-JP"/>
          </w:rPr>
          <w:t xml:space="preserve">walking </w:t>
        </w:r>
      </w:ins>
      <w:ins w:id="264" w:author="治輝 齋藤" w:date="2026-05-19T23:31:00Z" w16du:dateUtc="2026-05-19T14:31:00Z">
        <w:r w:rsidR="00EA5B09" w:rsidRPr="00EA5B09">
          <w:rPr>
            <w:lang w:eastAsia="ja-JP"/>
          </w:rPr>
          <w:t>proportion</w:t>
        </w:r>
      </w:ins>
      <w:ins w:id="265" w:author="治輝 齋藤" w:date="2026-04-30T20:30:00Z" w16du:dateUtc="2026-04-30T11:30:00Z">
        <w:r w:rsidRPr="00B4073B">
          <w:rPr>
            <w:lang w:eastAsia="ja-JP"/>
          </w:rPr>
          <w:t xml:space="preserve"> + population density), β was 5.71 (95% CI, 0.54–10.88; </w:t>
        </w:r>
        <w:r w:rsidRPr="00B4073B">
          <w:rPr>
            <w:i/>
            <w:iCs/>
            <w:lang w:eastAsia="ja-JP"/>
          </w:rPr>
          <w:t>p</w:t>
        </w:r>
        <w:r w:rsidRPr="00B4073B">
          <w:rPr>
            <w:lang w:eastAsia="ja-JP"/>
          </w:rPr>
          <w:t xml:space="preserve"> = 0.031) for `"-" = 0`, 3.61 (95% CI, 0.30–6.92; </w:t>
        </w:r>
        <w:r w:rsidRPr="00B4073B">
          <w:rPr>
            <w:i/>
            <w:iCs/>
            <w:lang w:eastAsia="ja-JP"/>
          </w:rPr>
          <w:t>p</w:t>
        </w:r>
        <w:r w:rsidRPr="00B4073B">
          <w:rPr>
            <w:lang w:eastAsia="ja-JP"/>
          </w:rPr>
          <w:t xml:space="preserve"> = 0.033) for `"-" = 5`, and 3.64 (95% CI, 0.28–7.00; </w:t>
        </w:r>
        <w:r w:rsidRPr="00B4073B">
          <w:rPr>
            <w:i/>
            <w:iCs/>
            <w:lang w:eastAsia="ja-JP"/>
          </w:rPr>
          <w:t>p</w:t>
        </w:r>
        <w:r w:rsidRPr="00B4073B">
          <w:rPr>
            <w:lang w:eastAsia="ja-JP"/>
          </w:rPr>
          <w:t xml:space="preserve"> = 0.035) for `"-" = 9`. Thus, the direction of association was stable, whereas the effect size varied across masking assumption</w:t>
        </w:r>
        <w:r>
          <w:rPr>
            <w:rFonts w:hint="eastAsia"/>
            <w:lang w:eastAsia="ja-JP"/>
          </w:rPr>
          <w:t>s</w:t>
        </w:r>
      </w:ins>
      <w:r w:rsidR="00622A77" w:rsidRPr="00622A77">
        <w:rPr>
          <w:lang w:eastAsia="ja-JP"/>
        </w:rPr>
        <w:t>.</w:t>
      </w:r>
      <w:commentRangeEnd w:id="257"/>
      <w:r w:rsidRPr="00622A77">
        <w:rPr>
          <w:rStyle w:val="af2"/>
          <w:sz w:val="24"/>
          <w:szCs w:val="24"/>
          <w:lang w:eastAsia="ja-JP"/>
        </w:rPr>
        <w:commentReference w:id="257"/>
      </w:r>
      <w:commentRangeEnd w:id="258"/>
      <w:r w:rsidR="00A6730B" w:rsidRPr="00622A77">
        <w:rPr>
          <w:rStyle w:val="af2"/>
          <w:sz w:val="24"/>
          <w:szCs w:val="24"/>
          <w:lang w:eastAsia="ja-JP"/>
        </w:rPr>
        <w:commentReference w:id="258"/>
      </w:r>
    </w:p>
    <w:p w14:paraId="3D34D767" w14:textId="77777777" w:rsidR="00073AD9" w:rsidRDefault="00000000" w:rsidP="00705772">
      <w:pPr>
        <w:pStyle w:val="2"/>
        <w:spacing w:line="360" w:lineRule="auto"/>
      </w:pPr>
      <w:bookmarkStart w:id="266" w:name="X19b7a829deade195ab8e30bfbfddb97c9ee92ae"/>
      <w:bookmarkEnd w:id="242"/>
      <w:r>
        <w:lastRenderedPageBreak/>
        <w:t>4. Regression Analysis: Total, Humerus, and Forearm Fractures</w:t>
      </w:r>
    </w:p>
    <w:p w14:paraId="2F384C6E" w14:textId="6383F606" w:rsidR="00073AD9" w:rsidRDefault="00000000" w:rsidP="00705772">
      <w:pPr>
        <w:pStyle w:val="FirstParagraph"/>
        <w:spacing w:line="360" w:lineRule="auto"/>
      </w:pPr>
      <w:r>
        <w:t xml:space="preserve">In the unadjusted model, slope was significantly associated with total fracture surgery rate (β = 6.85; 95% CI, 2.06–11.64; R² = 0.156; </w:t>
      </w:r>
      <w:r>
        <w:rPr>
          <w:i/>
          <w:iCs/>
        </w:rPr>
        <w:t>p</w:t>
      </w:r>
      <w:r>
        <w:t xml:space="preserve"> = 0.006). In the multivariable model, however, slope did not reach statistical significance for total fracture rate (β = 4.47; </w:t>
      </w:r>
      <w:r>
        <w:rPr>
          <w:i/>
          <w:iCs/>
        </w:rPr>
        <w:t>p</w:t>
      </w:r>
      <w:r>
        <w:t xml:space="preserve"> = 0.099), although </w:t>
      </w:r>
      <w:ins w:id="267" w:author="治輝 齋藤" w:date="2026-05-19T23:32:00Z" w16du:dateUtc="2026-05-19T14:32:00Z">
        <w:r w:rsidR="00EA5B09" w:rsidRPr="00EA5B09">
          <w:t>proportion aged ≥65 years</w:t>
        </w:r>
      </w:ins>
      <w:del w:id="268" w:author="治輝 齋藤" w:date="2026-05-19T23:32:00Z" w16du:dateUtc="2026-05-19T14:32:00Z">
        <w:r w:rsidDel="00EA5B09">
          <w:delText>aging rate</w:delText>
        </w:r>
      </w:del>
      <w:r>
        <w:t xml:space="preserve"> remained a significant predictor (β = 7.19; </w:t>
      </w:r>
      <w:r>
        <w:rPr>
          <w:i/>
          <w:iCs/>
        </w:rPr>
        <w:t>p</w:t>
      </w:r>
      <w:r>
        <w:t xml:space="preserve"> = 0.035; R² = 0.276). Neither humerus fracture rate (Model 1: </w:t>
      </w:r>
      <w:r>
        <w:rPr>
          <w:i/>
          <w:iCs/>
        </w:rPr>
        <w:t>p</w:t>
      </w:r>
      <w:r>
        <w:t xml:space="preserve"> = 0.355; Model 2: R² = 0.107) nor forearm fracture rate (Model 1: </w:t>
      </w:r>
      <w:r>
        <w:rPr>
          <w:i/>
          <w:iCs/>
        </w:rPr>
        <w:t>p</w:t>
      </w:r>
      <w:r>
        <w:t xml:space="preserve"> = 0.233; Model 2: R² = 0.062) was significantly associated with terrain slope in either model.</w:t>
      </w:r>
    </w:p>
    <w:p w14:paraId="1DD8F2C7" w14:textId="77777777" w:rsidR="00073AD9" w:rsidRDefault="00000000" w:rsidP="00705772">
      <w:pPr>
        <w:spacing w:line="360" w:lineRule="auto"/>
      </w:pPr>
      <w:r>
        <w:pict w14:anchorId="4B6AAA27">
          <v:rect id="_x0000_i1031" style="width:0;height:1.5pt" o:hralign="center" o:hrstd="t" o:hr="t"/>
        </w:pict>
      </w:r>
    </w:p>
    <w:p w14:paraId="26E67577" w14:textId="77777777" w:rsidR="00073AD9" w:rsidRDefault="00000000" w:rsidP="00705772">
      <w:pPr>
        <w:pStyle w:val="1"/>
        <w:spacing w:line="360" w:lineRule="auto"/>
      </w:pPr>
      <w:bookmarkStart w:id="269" w:name="discussion"/>
      <w:bookmarkEnd w:id="211"/>
      <w:bookmarkEnd w:id="266"/>
      <w:r>
        <w:t>Discussion</w:t>
      </w:r>
    </w:p>
    <w:p w14:paraId="72352068" w14:textId="77777777" w:rsidR="00073AD9" w:rsidRDefault="00000000" w:rsidP="00705772">
      <w:pPr>
        <w:pStyle w:val="2"/>
        <w:spacing w:line="360" w:lineRule="auto"/>
      </w:pPr>
      <w:bookmarkStart w:id="270" w:name="main-findings"/>
      <w:r>
        <w:t>1. Main Findings</w:t>
      </w:r>
    </w:p>
    <w:p w14:paraId="7B292F3D" w14:textId="085790E8" w:rsidR="00073AD9" w:rsidRDefault="00000000" w:rsidP="00705772">
      <w:pPr>
        <w:pStyle w:val="FirstParagraph"/>
        <w:spacing w:line="360" w:lineRule="auto"/>
      </w:pPr>
      <w:r>
        <w:t xml:space="preserve">This ecological study </w:t>
      </w:r>
      <w:commentRangeStart w:id="271"/>
      <w:ins w:id="272" w:author="治輝 齋藤" w:date="2026-04-30T19:12:00Z" w16du:dateUtc="2026-04-30T10:12:00Z">
        <w:r w:rsidR="00F964C5" w:rsidRPr="00F964C5">
          <w:t>showed</w:t>
        </w:r>
      </w:ins>
      <w:del w:id="273" w:author="治輝 齋藤" w:date="2026-04-30T19:12:00Z" w16du:dateUtc="2026-04-30T10:12:00Z">
        <w:r w:rsidDel="00F964C5">
          <w:delText>demonstrated</w:delText>
        </w:r>
      </w:del>
      <w:commentRangeEnd w:id="271"/>
      <w:r w:rsidR="00F964C5">
        <w:rPr>
          <w:rStyle w:val="af2"/>
          <w:sz w:val="24"/>
          <w:szCs w:val="24"/>
        </w:rPr>
        <w:commentReference w:id="271"/>
      </w:r>
      <w:r>
        <w:t xml:space="preserve"> </w:t>
      </w:r>
      <w:r w:rsidR="00622A77" w:rsidRPr="00622A77">
        <w:t>a positive association between prefectural-level terrain slope and</w:t>
      </w:r>
      <w:r>
        <w:t xml:space="preserve"> hip fracture surgery rates after adjustment for </w:t>
      </w:r>
      <w:ins w:id="274" w:author="治輝 齋藤" w:date="2026-05-19T23:32:00Z" w16du:dateUtc="2026-05-19T14:32:00Z">
        <w:r w:rsidR="00EA5B09" w:rsidRPr="00EA5B09">
          <w:t>proportion aged ≥65 years</w:t>
        </w:r>
      </w:ins>
      <w:del w:id="275" w:author="治輝 齋藤" w:date="2026-05-19T23:32:00Z" w16du:dateUtc="2026-05-19T14:32:00Z">
        <w:r w:rsidDel="00EA5B09">
          <w:delText>aging rate</w:delText>
        </w:r>
      </w:del>
      <w:r>
        <w:t>, walking speed, and population density (β = 3.49 per one-degree increase</w:t>
      </w:r>
      <w:r w:rsidR="00622A77" w:rsidRPr="00622A77">
        <w:t>; conventional 95% CI, 0.11–6.86;</w:t>
      </w:r>
      <w:r>
        <w:t xml:space="preserve"> </w:t>
      </w:r>
      <w:r>
        <w:rPr>
          <w:i/>
          <w:iCs/>
        </w:rPr>
        <w:t>p</w:t>
      </w:r>
      <w:r>
        <w:t xml:space="preserve"> = 0.043)</w:t>
      </w:r>
      <w:r w:rsidR="00622A77" w:rsidRPr="00622A77">
        <w:t>, while acknowledging that heteroskedasticity-robust and bootstrap intervals for the slope coefficient were compatible with no association at α = 0.05</w:t>
      </w:r>
      <w:r>
        <w:t xml:space="preserve">. </w:t>
      </w:r>
      <w:commentRangeStart w:id="276"/>
      <w:commentRangeStart w:id="277"/>
      <w:r>
        <w:t xml:space="preserve">Each additional degree of slope </w:t>
      </w:r>
      <w:r w:rsidR="00622A77" w:rsidRPr="00622A77">
        <w:t>corresponded to</w:t>
      </w:r>
      <w:r>
        <w:t xml:space="preserve"> approximately 3.5 additional hip fracture surgeries per 100,000 population</w:t>
      </w:r>
      <w:r w:rsidR="00622A77">
        <w:rPr>
          <w:rFonts w:hint="eastAsia"/>
          <w:lang w:eastAsia="ja-JP"/>
        </w:rPr>
        <w:t xml:space="preserve"> </w:t>
      </w:r>
      <w:r w:rsidR="00622A77" w:rsidRPr="00622A77">
        <w:t>under the primary OLS parameterization</w:t>
      </w:r>
      <w:r>
        <w:t>.</w:t>
      </w:r>
      <w:commentRangeEnd w:id="276"/>
      <w:r w:rsidR="001E418E">
        <w:rPr>
          <w:rStyle w:val="af2"/>
          <w:sz w:val="24"/>
          <w:szCs w:val="24"/>
        </w:rPr>
        <w:commentReference w:id="276"/>
      </w:r>
      <w:commentRangeEnd w:id="277"/>
      <w:r w:rsidR="0075459B">
        <w:rPr>
          <w:rStyle w:val="af2"/>
        </w:rPr>
        <w:commentReference w:id="277"/>
      </w:r>
      <w:r>
        <w:t xml:space="preserve"> </w:t>
      </w:r>
      <w:commentRangeStart w:id="278"/>
      <w:commentRangeStart w:id="279"/>
      <w:r w:rsidR="00556984" w:rsidRPr="00556984">
        <w:t>The adjusted</w:t>
      </w:r>
      <w:r>
        <w:t xml:space="preserve"> association was specific to hip fractures and was not observed for humerus or forearm fractures.</w:t>
      </w:r>
      <w:commentRangeEnd w:id="278"/>
      <w:r w:rsidR="001E418E" w:rsidRPr="006558D1">
        <w:rPr>
          <w:rStyle w:val="af2"/>
          <w:sz w:val="24"/>
          <w:szCs w:val="24"/>
        </w:rPr>
        <w:commentReference w:id="278"/>
      </w:r>
      <w:commentRangeEnd w:id="279"/>
      <w:r w:rsidR="004E0F5B">
        <w:rPr>
          <w:rStyle w:val="af2"/>
        </w:rPr>
        <w:commentReference w:id="279"/>
      </w:r>
      <w:r w:rsidR="006558D1" w:rsidRPr="006558D1">
        <w:t xml:space="preserve"> </w:t>
      </w:r>
      <w:r w:rsidR="000B6CF6">
        <w:rPr>
          <w:rFonts w:hint="eastAsia"/>
          <w:lang w:eastAsia="ja-JP"/>
        </w:rPr>
        <w:t>T</w:t>
      </w:r>
      <w:r w:rsidR="00556984" w:rsidRPr="00556984">
        <w:t xml:space="preserve">hese findings suggest that, at the population level, </w:t>
      </w:r>
      <w:commentRangeStart w:id="280"/>
      <w:r w:rsidR="00556984" w:rsidRPr="00556984">
        <w:t>steeper habitable terrain</w:t>
      </w:r>
      <w:commentRangeEnd w:id="280"/>
      <w:r w:rsidR="001E418E" w:rsidRPr="00556984">
        <w:rPr>
          <w:rStyle w:val="af2"/>
          <w:sz w:val="24"/>
          <w:szCs w:val="24"/>
        </w:rPr>
        <w:commentReference w:id="280"/>
      </w:r>
      <w:r w:rsidR="00556984" w:rsidRPr="00556984">
        <w:t xml:space="preserve"> may track hip-specific surgical burden beyond compositional aging and self-reported walking pace</w:t>
      </w:r>
      <w:r w:rsidR="006558D1" w:rsidRPr="006558D1">
        <w:t>.</w:t>
      </w:r>
    </w:p>
    <w:p w14:paraId="760621EE" w14:textId="77777777" w:rsidR="00073AD9" w:rsidRDefault="00000000" w:rsidP="00705772">
      <w:pPr>
        <w:pStyle w:val="2"/>
        <w:spacing w:line="360" w:lineRule="auto"/>
      </w:pPr>
      <w:bookmarkStart w:id="281" w:name="biological-plausibility"/>
      <w:bookmarkEnd w:id="270"/>
      <w:r>
        <w:lastRenderedPageBreak/>
        <w:t>2. Biological Plausibility</w:t>
      </w:r>
    </w:p>
    <w:p w14:paraId="6450A184" w14:textId="30934AE0" w:rsidR="00073AD9" w:rsidRDefault="00000000" w:rsidP="00705772">
      <w:pPr>
        <w:pStyle w:val="FirstParagraph"/>
        <w:spacing w:line="360" w:lineRule="auto"/>
      </w:pPr>
      <w:commentRangeStart w:id="282"/>
      <w:r>
        <w:t xml:space="preserve">The </w:t>
      </w:r>
      <w:del w:id="283" w:author="治輝 齋藤" w:date="2026-04-30T19:27:00Z" w16du:dateUtc="2026-04-30T10:27:00Z">
        <w:r w:rsidDel="00896745">
          <w:delText xml:space="preserve">specificity of the </w:delText>
        </w:r>
      </w:del>
      <w:r>
        <w:t xml:space="preserve">slope–fracture association </w:t>
      </w:r>
      <w:ins w:id="284" w:author="治輝 齋藤" w:date="2026-04-30T19:27:00Z" w16du:dateUtc="2026-04-30T10:27:00Z">
        <w:r w:rsidR="00896745" w:rsidRPr="00896745">
          <w:t>observed for</w:t>
        </w:r>
      </w:ins>
      <w:del w:id="285" w:author="治輝 齋藤" w:date="2026-04-30T19:27:00Z" w16du:dateUtc="2026-04-30T10:27:00Z">
        <w:r w:rsidDel="00896745">
          <w:delText>to</w:delText>
        </w:r>
      </w:del>
      <w:r>
        <w:t xml:space="preserve"> the hip </w:t>
      </w:r>
      <w:ins w:id="286" w:author="治輝 齋藤" w:date="2026-04-30T19:27:00Z" w16du:dateUtc="2026-04-30T10:27:00Z">
        <w:r w:rsidR="00896745">
          <w:rPr>
            <w:rFonts w:hint="eastAsia"/>
            <w:lang w:eastAsia="ja-JP"/>
          </w:rPr>
          <w:t>may be</w:t>
        </w:r>
      </w:ins>
      <w:del w:id="287" w:author="治輝 齋藤" w:date="2026-04-30T19:27:00Z" w16du:dateUtc="2026-04-30T10:27:00Z">
        <w:r w:rsidDel="00896745">
          <w:delText>is</w:delText>
        </w:r>
      </w:del>
      <w:r>
        <w:t xml:space="preserve"> biologically plausible and </w:t>
      </w:r>
      <w:ins w:id="288" w:author="治輝 齋藤" w:date="2026-04-30T19:28:00Z" w16du:dateUtc="2026-04-30T10:28:00Z">
        <w:r w:rsidR="00896745" w:rsidRPr="00896745">
          <w:t>may be partly</w:t>
        </w:r>
        <w:r w:rsidR="00896745">
          <w:rPr>
            <w:rFonts w:hint="eastAsia"/>
            <w:lang w:eastAsia="ja-JP"/>
          </w:rPr>
          <w:t xml:space="preserve"> </w:t>
        </w:r>
      </w:ins>
      <w:r>
        <w:t xml:space="preserve">supported by </w:t>
      </w:r>
      <w:del w:id="289" w:author="治輝 齋藤" w:date="2026-04-30T19:28:00Z" w16du:dateUtc="2026-04-30T10:28:00Z">
        <w:r w:rsidDel="00896745">
          <w:delText xml:space="preserve">extensive </w:delText>
        </w:r>
      </w:del>
      <w:r>
        <w:t>biomechanical evidence. Hip fractures typically result from lateral (sideways) falls,</w:t>
      </w:r>
      <w:r w:rsidR="00CA3F03" w:rsidRPr="00CA3F03">
        <w:t xml:space="preserve"> </w:t>
      </w:r>
      <w:r w:rsidR="00CA3F03" w:rsidRPr="00CA3F03">
        <w:rPr>
          <w:lang w:eastAsia="ja-JP"/>
        </w:rPr>
        <w:t>[22, 23]</w:t>
      </w:r>
      <w:r>
        <w:t xml:space="preserve"> which are </w:t>
      </w:r>
      <w:ins w:id="290" w:author="治輝 齋藤" w:date="2026-04-30T19:28:00Z" w16du:dateUtc="2026-04-30T10:28:00Z">
        <w:r w:rsidR="00896745" w:rsidRPr="00896745">
          <w:t>common</w:t>
        </w:r>
      </w:ins>
      <w:del w:id="291" w:author="治輝 齋藤" w:date="2026-04-30T19:28:00Z" w16du:dateUtc="2026-04-30T10:28:00Z">
        <w:r w:rsidDel="00896745">
          <w:delText>the predominant</w:delText>
        </w:r>
      </w:del>
      <w:r>
        <w:t xml:space="preserve"> fall mechanism</w:t>
      </w:r>
      <w:ins w:id="292" w:author="治輝 齋藤" w:date="2026-04-30T19:32:00Z" w16du:dateUtc="2026-04-30T10:32:00Z">
        <w:r w:rsidR="00794CB3">
          <w:rPr>
            <w:rFonts w:hint="eastAsia"/>
            <w:lang w:eastAsia="ja-JP"/>
          </w:rPr>
          <w:t>s</w:t>
        </w:r>
      </w:ins>
      <w:r>
        <w:t xml:space="preserve"> on inclined surfaces. Real-world video-capture studies of falls in long-term care facilities have demonstrated that lateral landing configuration increases hip fracture risk by 5.5 to 6-fold compared to forward or backward falls, and direct impact to the greater trochanter elevates fracture risk by up to 30-fold.</w:t>
      </w:r>
      <w:r w:rsidR="00CA3F03" w:rsidRPr="00CA3F03">
        <w:t xml:space="preserve"> </w:t>
      </w:r>
      <w:r w:rsidR="00CA3F03" w:rsidRPr="00CA3F03">
        <w:rPr>
          <w:lang w:eastAsia="ja-JP"/>
        </w:rPr>
        <w:t>[23, 24]</w:t>
      </w:r>
      <w:r>
        <w:t xml:space="preserve"> The impact forces generated during lateral falls typically reach 2,000 to 4,000 N, exceeding the physiological tolerance of osteoporotic femoral necks.</w:t>
      </w:r>
      <w:r w:rsidR="00CA3F03" w:rsidRPr="00CA3F03">
        <w:t xml:space="preserve"> </w:t>
      </w:r>
      <w:r w:rsidR="00CA3F03" w:rsidRPr="00CA3F03">
        <w:rPr>
          <w:lang w:eastAsia="ja-JP"/>
        </w:rPr>
        <w:t>[25]</w:t>
      </w:r>
      <w:r>
        <w:t xml:space="preserve"> Finite element method (FEM) simulations have further </w:t>
      </w:r>
      <w:ins w:id="293" w:author="治輝 齋藤" w:date="2026-04-30T19:28:00Z" w16du:dateUtc="2026-04-30T10:28:00Z">
        <w:r w:rsidR="00896745" w:rsidRPr="00896745">
          <w:t>suggested</w:t>
        </w:r>
      </w:ins>
      <w:del w:id="294" w:author="治輝 齋藤" w:date="2026-04-30T19:28:00Z" w16du:dateUtc="2026-04-30T10:28:00Z">
        <w:r w:rsidDel="00896745">
          <w:delText>confirmed</w:delText>
        </w:r>
      </w:del>
      <w:r>
        <w:t xml:space="preserve"> that posterolateral and lateral impacts generate maximum tensile and compressive stresses at the superior and inferior aspects of the femoral neck, </w:t>
      </w:r>
      <w:ins w:id="295" w:author="治輝 齋藤" w:date="2026-04-30T19:29:00Z" w16du:dateUtc="2026-04-30T10:29:00Z">
        <w:r w:rsidR="00896745" w:rsidRPr="00896745">
          <w:t>potentially increasing</w:t>
        </w:r>
      </w:ins>
      <w:del w:id="296" w:author="治輝 齋藤" w:date="2026-04-30T19:29:00Z" w16du:dateUtc="2026-04-30T10:29:00Z">
        <w:r w:rsidDel="00896745">
          <w:delText>maximizing</w:delText>
        </w:r>
      </w:del>
      <w:r>
        <w:t xml:space="preserve"> fracture vulnerability.</w:t>
      </w:r>
      <w:r w:rsidR="00CA3F03" w:rsidRPr="00CA3F03">
        <w:t xml:space="preserve"> </w:t>
      </w:r>
      <w:r w:rsidR="00CA3F03" w:rsidRPr="00CA3F03">
        <w:rPr>
          <w:lang w:eastAsia="ja-JP"/>
        </w:rPr>
        <w:t>[26]</w:t>
      </w:r>
      <w:commentRangeEnd w:id="282"/>
      <w:r w:rsidR="00896745">
        <w:rPr>
          <w:rStyle w:val="af2"/>
          <w:sz w:val="24"/>
          <w:szCs w:val="24"/>
        </w:rPr>
        <w:commentReference w:id="282"/>
      </w:r>
    </w:p>
    <w:p w14:paraId="0451411D" w14:textId="6BA491F3" w:rsidR="00073AD9" w:rsidRDefault="00000000" w:rsidP="00705772">
      <w:pPr>
        <w:pStyle w:val="a0"/>
        <w:spacing w:line="360" w:lineRule="auto"/>
        <w:rPr>
          <w:lang w:eastAsia="ja-JP"/>
        </w:rPr>
      </w:pPr>
      <w:r>
        <w:t>When walking downhill or across a slope, the body’s center of mass (</w:t>
      </w:r>
      <w:proofErr w:type="spellStart"/>
      <w:r>
        <w:t>CoM</w:t>
      </w:r>
      <w:proofErr w:type="spellEnd"/>
      <w:r>
        <w:t>) shifts laterally, and the control of lateral stability becomes increasingly difficult.</w:t>
      </w:r>
      <w:r w:rsidR="00CA3F03" w:rsidRPr="00CA3F03">
        <w:t xml:space="preserve"> </w:t>
      </w:r>
      <w:r w:rsidR="00CA3F03" w:rsidRPr="00CA3F03">
        <w:rPr>
          <w:lang w:eastAsia="ja-JP"/>
        </w:rPr>
        <w:t>[27, 28]</w:t>
      </w:r>
      <w:r>
        <w:t xml:space="preserve"> The human gait pattern is biomechanically analogous to an inverted pendulum, with </w:t>
      </w:r>
      <w:proofErr w:type="spellStart"/>
      <w:r>
        <w:t>CoM</w:t>
      </w:r>
      <w:proofErr w:type="spellEnd"/>
      <w:r>
        <w:t xml:space="preserve"> tracing a bow-tie-shaped trajectory in three-dimensional space.</w:t>
      </w:r>
      <w:r w:rsidR="00CA3F03" w:rsidRPr="00CA3F03">
        <w:t xml:space="preserve"> [28]</w:t>
      </w:r>
      <w:r>
        <w:t xml:space="preserve"> On sloped terrain, maintaining </w:t>
      </w:r>
      <w:proofErr w:type="spellStart"/>
      <w:r>
        <w:t>CoM</w:t>
      </w:r>
      <w:proofErr w:type="spellEnd"/>
      <w:r>
        <w:t xml:space="preserve"> within the base of support (BoS) requires precise step-by-step adjustments of step width and foot placement.</w:t>
      </w:r>
      <w:r w:rsidR="00CA3F03" w:rsidRPr="00CA3F03">
        <w:t xml:space="preserve"> </w:t>
      </w:r>
      <w:r w:rsidR="00CA3F03" w:rsidRPr="00CA3F03">
        <w:rPr>
          <w:lang w:eastAsia="ja-JP"/>
        </w:rPr>
        <w:t>[29]</w:t>
      </w:r>
      <w:r>
        <w:t xml:space="preserve"> For older adults with age-related declines in hip abductor strength and ankle dorsiflexion, the margin of stability (MoS) during inclined walking is dramatically reduced.</w:t>
      </w:r>
      <w:r w:rsidR="00CA3F03" w:rsidRPr="00CA3F03">
        <w:t xml:space="preserve"> [11, 13]</w:t>
      </w:r>
      <w:r>
        <w:t xml:space="preserve"> Slips or minor perturbations that could be corrected via cross-over steps on flat surfaces become </w:t>
      </w:r>
      <w:proofErr w:type="spellStart"/>
      <w:r>
        <w:t>unarrested</w:t>
      </w:r>
      <w:proofErr w:type="spellEnd"/>
      <w:r>
        <w:t xml:space="preserve"> lateral falls on slopes due to delayed postural reflexes and environmental constraints.</w:t>
      </w:r>
      <w:r w:rsidR="00CA3F03" w:rsidRPr="00CA3F03">
        <w:t xml:space="preserve"> [12, 28]</w:t>
      </w:r>
    </w:p>
    <w:p w14:paraId="3C3BA830" w14:textId="5966C8CC" w:rsidR="00073AD9" w:rsidRDefault="00000000" w:rsidP="00705772">
      <w:pPr>
        <w:pStyle w:val="a0"/>
        <w:spacing w:line="360" w:lineRule="auto"/>
      </w:pPr>
      <w:r>
        <w:lastRenderedPageBreak/>
        <w:t>In contrast, wrist (forearm) fractures are more commonly caused by protective extension reflexes during forward falls on flat surfaces.</w:t>
      </w:r>
      <w:r w:rsidR="00CA3F03" w:rsidRPr="00CA3F03">
        <w:t xml:space="preserve"> </w:t>
      </w:r>
      <w:r w:rsidR="00CA3F03" w:rsidRPr="00CA3F03">
        <w:rPr>
          <w:lang w:eastAsia="ja-JP"/>
        </w:rPr>
        <w:t>[30]</w:t>
      </w:r>
      <w:r>
        <w:t xml:space="preserve"> When falling forward, individuals instinctively extend their arms to protect the head and torso, and kinematic studies show that elbow flexion and wrist dorsiflexion absorb fall energy, dramatically reducing pelvic impact velocity.</w:t>
      </w:r>
      <w:r w:rsidR="00CA3F03" w:rsidRPr="00CA3F03">
        <w:t xml:space="preserve"> </w:t>
      </w:r>
      <w:r w:rsidR="00CA3F03" w:rsidRPr="00CA3F03">
        <w:rPr>
          <w:lang w:eastAsia="ja-JP"/>
        </w:rPr>
        <w:t>[30]</w:t>
      </w:r>
      <w:r>
        <w:t xml:space="preserve"> Such forward falls typically occur from tripping on minor obstacles or steps indoors, rather than from rapid lateral displacement on steep slopes.</w:t>
      </w:r>
      <w:r w:rsidR="00CA3F03">
        <w:rPr>
          <w:rFonts w:hint="eastAsia"/>
          <w:lang w:eastAsia="ja-JP"/>
        </w:rPr>
        <w:t xml:space="preserve"> </w:t>
      </w:r>
      <w:r w:rsidR="00CA3F03" w:rsidRPr="00CA3F03">
        <w:rPr>
          <w:lang w:eastAsia="ja-JP"/>
        </w:rPr>
        <w:t>[31]</w:t>
      </w:r>
      <w:r>
        <w:t xml:space="preserve"> Similarly, humerus fractures in older adults often result from low-energy obliquely forward falls on level ground and occur in relatively younger, more ambulatory individuals who retain arm-protective reflexes.</w:t>
      </w:r>
      <w:r w:rsidR="00CA3F03" w:rsidRPr="00CA3F03">
        <w:t xml:space="preserve"> </w:t>
      </w:r>
      <w:r w:rsidR="00CA3F03" w:rsidRPr="00CA3F03">
        <w:rPr>
          <w:lang w:eastAsia="ja-JP"/>
        </w:rPr>
        <w:t>[32]</w:t>
      </w:r>
      <w:r>
        <w:t xml:space="preserve"> The fracture-site specificity observed in our data—significant association with hip fractures but not with humerus or forearm fractures—</w:t>
      </w:r>
      <w:commentRangeStart w:id="297"/>
      <w:del w:id="298" w:author="治輝 齋藤" w:date="2026-04-30T20:51:00Z" w16du:dateUtc="2026-04-30T11:51:00Z">
        <w:r w:rsidDel="005A5D79">
          <w:delText xml:space="preserve">thus </w:delText>
        </w:r>
      </w:del>
      <w:r>
        <w:t xml:space="preserve">provides internal evidence </w:t>
      </w:r>
      <w:ins w:id="299" w:author="治輝 齋藤" w:date="2026-04-30T20:52:00Z" w16du:dateUtc="2026-04-30T11:52:00Z">
        <w:r w:rsidR="005A5D79" w:rsidRPr="005A5D79">
          <w:t>that is</w:t>
        </w:r>
        <w:r w:rsidR="005A5D79">
          <w:rPr>
            <w:rFonts w:hint="eastAsia"/>
            <w:lang w:eastAsia="ja-JP"/>
          </w:rPr>
          <w:t xml:space="preserve"> </w:t>
        </w:r>
      </w:ins>
      <w:r>
        <w:t xml:space="preserve">consistent with </w:t>
      </w:r>
      <w:del w:id="300" w:author="治輝 齋藤" w:date="2026-04-30T20:52:00Z" w16du:dateUtc="2026-04-30T11:52:00Z">
        <w:r w:rsidDel="005A5D79">
          <w:delText xml:space="preserve">the </w:delText>
        </w:r>
      </w:del>
      <w:ins w:id="301" w:author="治輝 齋藤" w:date="2026-04-30T20:52:00Z" w16du:dateUtc="2026-04-30T11:52:00Z">
        <w:r w:rsidR="005A5D79">
          <w:rPr>
            <w:rFonts w:hint="eastAsia"/>
            <w:lang w:eastAsia="ja-JP"/>
          </w:rPr>
          <w:t>a</w:t>
        </w:r>
        <w:r w:rsidR="005A5D79">
          <w:t xml:space="preserve"> </w:t>
        </w:r>
      </w:ins>
      <w:r>
        <w:t xml:space="preserve">biomechanical paradigm </w:t>
      </w:r>
      <w:ins w:id="302" w:author="治輝 齋藤" w:date="2026-04-30T20:52:00Z" w16du:dateUtc="2026-04-30T11:52:00Z">
        <w:r w:rsidR="005A5D79" w:rsidRPr="005A5D79">
          <w:t>in which</w:t>
        </w:r>
      </w:ins>
      <w:del w:id="303" w:author="治輝 齋藤" w:date="2026-04-30T20:52:00Z" w16du:dateUtc="2026-04-30T11:52:00Z">
        <w:r w:rsidDel="005A5D79">
          <w:delText>that</w:delText>
        </w:r>
      </w:del>
      <w:r>
        <w:t xml:space="preserve"> terrain slope </w:t>
      </w:r>
      <w:ins w:id="304" w:author="治輝 齋藤" w:date="2026-04-30T20:52:00Z" w16du:dateUtc="2026-04-30T11:52:00Z">
        <w:r w:rsidR="005A5D79">
          <w:rPr>
            <w:rFonts w:hint="eastAsia"/>
            <w:lang w:eastAsia="ja-JP"/>
          </w:rPr>
          <w:t xml:space="preserve">may </w:t>
        </w:r>
      </w:ins>
      <w:r>
        <w:t>specifically amplif</w:t>
      </w:r>
      <w:ins w:id="305" w:author="治輝 齋藤" w:date="2026-04-30T20:52:00Z" w16du:dateUtc="2026-04-30T11:52:00Z">
        <w:r w:rsidR="005A5D79">
          <w:rPr>
            <w:rFonts w:hint="eastAsia"/>
            <w:lang w:eastAsia="ja-JP"/>
          </w:rPr>
          <w:t>y</w:t>
        </w:r>
      </w:ins>
      <w:del w:id="306" w:author="治輝 齋藤" w:date="2026-04-30T20:52:00Z" w16du:dateUtc="2026-04-30T11:52:00Z">
        <w:r w:rsidDel="005A5D79">
          <w:delText>ies</w:delText>
        </w:r>
      </w:del>
      <w:r>
        <w:t xml:space="preserve"> lateral fall risk.</w:t>
      </w:r>
      <w:commentRangeEnd w:id="297"/>
      <w:r w:rsidR="005A5D79">
        <w:rPr>
          <w:rStyle w:val="af2"/>
          <w:sz w:val="24"/>
          <w:szCs w:val="24"/>
        </w:rPr>
        <w:commentReference w:id="297"/>
      </w:r>
    </w:p>
    <w:p w14:paraId="57B00B2F" w14:textId="77777777" w:rsidR="00073AD9" w:rsidRDefault="00000000" w:rsidP="00705772">
      <w:pPr>
        <w:pStyle w:val="2"/>
        <w:spacing w:line="360" w:lineRule="auto"/>
      </w:pPr>
      <w:bookmarkStart w:id="307" w:name="comparison-with-previous-studies"/>
      <w:bookmarkEnd w:id="281"/>
      <w:r>
        <w:t>3. Comparison with Previous Studies</w:t>
      </w:r>
    </w:p>
    <w:p w14:paraId="17A9EA6F" w14:textId="0B247903" w:rsidR="00073AD9" w:rsidRDefault="00000000" w:rsidP="00705772">
      <w:pPr>
        <w:pStyle w:val="FirstParagraph"/>
        <w:spacing w:line="360" w:lineRule="auto"/>
      </w:pPr>
      <w:r>
        <w:t>Our findings align with and extend international ecological studies examining geospatial determinants of hip fracture risk. The Norwegian Epidemiologic Osteoporosis Studies (NOREPOS), conducted in one of the world’s highest hip fracture incidence countries, used GIS-linked nationwide hospital records to demonstrate that residents of inland, high-elevation, topographically complex areas experienced significantly higher hip fracture incidence compared to those in flat coastal regions.</w:t>
      </w:r>
      <w:r w:rsidR="00CA3F03" w:rsidRPr="00CA3F03">
        <w:t xml:space="preserve"> </w:t>
      </w:r>
      <w:r w:rsidR="00CA3F03" w:rsidRPr="00CA3F03">
        <w:rPr>
          <w:lang w:eastAsia="ja-JP"/>
        </w:rPr>
        <w:t>[20]</w:t>
      </w:r>
      <w:r>
        <w:t xml:space="preserve"> The NOREPOS investigators further identified that cold ambient temperature and icy terrain in mountainous areas amplified this geographic risk,</w:t>
      </w:r>
      <w:r w:rsidR="00CA3F03" w:rsidRPr="00CA3F03">
        <w:t xml:space="preserve"> </w:t>
      </w:r>
      <w:r w:rsidR="00CA3F03" w:rsidRPr="00CA3F03">
        <w:rPr>
          <w:lang w:eastAsia="ja-JP"/>
        </w:rPr>
        <w:t>[33]</w:t>
      </w:r>
      <w:r>
        <w:t xml:space="preserve"> a finding with direct relevance to Japan’s snowy mountainous prefectures (e.g., Niigata, Nagano, Yamagata).</w:t>
      </w:r>
    </w:p>
    <w:p w14:paraId="6C936E6D" w14:textId="3730A197" w:rsidR="00073AD9" w:rsidRDefault="00000000" w:rsidP="00705772">
      <w:pPr>
        <w:pStyle w:val="a0"/>
        <w:spacing w:line="360" w:lineRule="auto"/>
      </w:pPr>
      <w:r>
        <w:t xml:space="preserve">In Asia, a recent retrospective cohort analysis using data from the China Health and Retirement Longitudinal Study (CHARLS) demonstrated that exposure to high altitude </w:t>
      </w:r>
      <w:r>
        <w:lastRenderedPageBreak/>
        <w:t>and steep terrain was associated with a 1.65-fold elevated hazard ratio for hip fracture, with particularly pronounced effects among overweight individuals and women.</w:t>
      </w:r>
      <w:r w:rsidR="00CA3F03" w:rsidRPr="00CA3F03">
        <w:t xml:space="preserve"> </w:t>
      </w:r>
      <w:r w:rsidR="00CA3F03" w:rsidRPr="00CA3F03">
        <w:rPr>
          <w:lang w:eastAsia="ja-JP"/>
        </w:rPr>
        <w:t>[21]</w:t>
      </w:r>
      <w:r>
        <w:t xml:space="preserve"> These findings reinforce the generalizability of our results across diverse geographic and ethnic contexts.</w:t>
      </w:r>
    </w:p>
    <w:p w14:paraId="6F003E16" w14:textId="08E47707" w:rsidR="00073AD9" w:rsidRDefault="00000000" w:rsidP="00705772">
      <w:pPr>
        <w:pStyle w:val="a0"/>
        <w:spacing w:line="360" w:lineRule="auto"/>
      </w:pPr>
      <w:r>
        <w:t>Previous ecological studies have also examined the relationship between outdoor environment and fall-related injuries. Studies in multiple countries found that neighborhood green space, walkability, and environmental safety were associated with fall-related hospital admissions and fracture risk.</w:t>
      </w:r>
      <w:r w:rsidR="00CA3F03" w:rsidRPr="00CA3F03">
        <w:t xml:space="preserve"> </w:t>
      </w:r>
      <w:r w:rsidR="00CA3F03" w:rsidRPr="00CA3F03">
        <w:rPr>
          <w:lang w:eastAsia="ja-JP"/>
        </w:rPr>
        <w:t>[34]</w:t>
      </w:r>
      <w:r>
        <w:t xml:space="preserve"> In Japan, Nakamura et al. reported that </w:t>
      </w:r>
      <w:r w:rsidR="00935FEB" w:rsidRPr="00935FEB">
        <w:t xml:space="preserve">frequent </w:t>
      </w:r>
      <w:r>
        <w:t xml:space="preserve">outdoor activity </w:t>
      </w:r>
      <w:r w:rsidR="005936E7" w:rsidRPr="005936E7">
        <w:t>predicts physical function in rural community-dwelling older adults.</w:t>
      </w:r>
      <w:r w:rsidR="00CA3F03" w:rsidRPr="00CA3F03">
        <w:t xml:space="preserve"> </w:t>
      </w:r>
      <w:r w:rsidR="00CA3F03" w:rsidRPr="00CA3F03">
        <w:rPr>
          <w:lang w:eastAsia="ja-JP"/>
        </w:rPr>
        <w:t>[14]</w:t>
      </w:r>
      <w:r>
        <w:t xml:space="preserve"> However, to our knowledge, no prior study has used nationwide DEM data linked to administrative fracture data to quantify the dose-response association between terrain slope and hip fracture rates at the population level in Japan. </w:t>
      </w:r>
      <w:commentRangeStart w:id="308"/>
      <w:r>
        <w:t xml:space="preserve">Our </w:t>
      </w:r>
      <w:ins w:id="309" w:author="治輝 齋藤" w:date="2026-04-30T20:55:00Z" w16du:dateUtc="2026-04-30T11:55:00Z">
        <w:r w:rsidR="00F7283B" w:rsidRPr="00F7283B">
          <w:t>findings add</w:t>
        </w:r>
      </w:ins>
      <w:del w:id="310" w:author="治輝 齋藤" w:date="2026-04-30T20:55:00Z" w16du:dateUtc="2026-04-30T11:55:00Z">
        <w:r w:rsidDel="00F7283B">
          <w:delText>study provides the first</w:delText>
        </w:r>
      </w:del>
      <w:r>
        <w:t xml:space="preserve"> nationwide quantitative evidence that each one-degree increase in terrain slope is associated with approximately 3.5 additional hip fracture surgeries per 100,000 population, independent of </w:t>
      </w:r>
      <w:ins w:id="311" w:author="治輝 齋藤" w:date="2026-05-19T23:34:00Z" w16du:dateUtc="2026-05-19T14:34:00Z">
        <w:r w:rsidR="00EA5B09" w:rsidRPr="00EA5B09">
          <w:t>proportion aged ≥65 years</w:t>
        </w:r>
      </w:ins>
      <w:del w:id="312" w:author="治輝 齋藤" w:date="2026-05-19T23:34:00Z" w16du:dateUtc="2026-05-19T14:34:00Z">
        <w:r w:rsidDel="00EA5B09">
          <w:delText>aging rate</w:delText>
        </w:r>
      </w:del>
      <w:ins w:id="313" w:author="治輝 齋藤" w:date="2026-04-30T20:55:00Z" w16du:dateUtc="2026-04-30T11:55:00Z">
        <w:r w:rsidR="00F7283B" w:rsidRPr="00F7283B">
          <w:t xml:space="preserve"> in the primary model</w:t>
        </w:r>
      </w:ins>
      <w:r>
        <w:t xml:space="preserve">. This quantitative estimate </w:t>
      </w:r>
      <w:del w:id="314" w:author="治輝 齋藤" w:date="2026-04-30T20:56:00Z" w16du:dateUtc="2026-04-30T11:56:00Z">
        <w:r w:rsidDel="00F7283B">
          <w:delText xml:space="preserve">is novel and </w:delText>
        </w:r>
      </w:del>
      <w:r w:rsidR="00C22C4D">
        <w:rPr>
          <w:rFonts w:hint="eastAsia"/>
          <w:lang w:eastAsia="ja-JP"/>
        </w:rPr>
        <w:t xml:space="preserve">may </w:t>
      </w:r>
      <w:r>
        <w:t xml:space="preserve">contribute to the global evidence base for terrain as a modifiable environmental </w:t>
      </w:r>
      <w:ins w:id="315" w:author="治輝 齋藤" w:date="2026-04-30T20:56:00Z" w16du:dateUtc="2026-04-30T11:56:00Z">
        <w:r w:rsidR="00F7283B" w:rsidRPr="00F7283B">
          <w:t>correlate of fracture burden</w:t>
        </w:r>
      </w:ins>
      <w:del w:id="316" w:author="治輝 齋藤" w:date="2026-04-30T20:56:00Z" w16du:dateUtc="2026-04-30T11:56:00Z">
        <w:r w:rsidDel="00F7283B">
          <w:delText>risk factor</w:delText>
        </w:r>
      </w:del>
      <w:r>
        <w:t>.</w:t>
      </w:r>
      <w:commentRangeEnd w:id="308"/>
      <w:r w:rsidR="00F7283B">
        <w:rPr>
          <w:rStyle w:val="af2"/>
          <w:sz w:val="24"/>
          <w:szCs w:val="24"/>
        </w:rPr>
        <w:commentReference w:id="308"/>
      </w:r>
    </w:p>
    <w:p w14:paraId="775AC0CF" w14:textId="29ED0F22" w:rsidR="00073AD9" w:rsidRDefault="00000000" w:rsidP="00705772">
      <w:pPr>
        <w:pStyle w:val="2"/>
        <w:spacing w:line="360" w:lineRule="auto"/>
      </w:pPr>
      <w:bookmarkStart w:id="317" w:name="role-of-aging-rate"/>
      <w:bookmarkEnd w:id="307"/>
      <w:r>
        <w:t xml:space="preserve">4. </w:t>
      </w:r>
      <w:ins w:id="318" w:author="治輝 齋藤" w:date="2026-05-19T23:34:00Z" w16du:dateUtc="2026-05-19T14:34:00Z">
        <w:r w:rsidR="00EA5B09" w:rsidRPr="00EA5B09">
          <w:t>Proportion Aged ≥65 Years</w:t>
        </w:r>
      </w:ins>
      <w:del w:id="319" w:author="治輝 齋藤" w:date="2026-05-19T23:34:00Z" w16du:dateUtc="2026-05-19T14:34:00Z">
        <w:r w:rsidDel="00EA5B09">
          <w:delText>Role of Aging Rate</w:delText>
        </w:r>
      </w:del>
    </w:p>
    <w:p w14:paraId="76D36971" w14:textId="09D63100" w:rsidR="00073AD9" w:rsidRDefault="00EA5B09" w:rsidP="00705772">
      <w:pPr>
        <w:pStyle w:val="FirstParagraph"/>
        <w:spacing w:line="360" w:lineRule="auto"/>
      </w:pPr>
      <w:ins w:id="320" w:author="治輝 齋藤" w:date="2026-05-19T23:34:00Z" w16du:dateUtc="2026-05-19T14:34:00Z">
        <w:r w:rsidRPr="00EA5B09">
          <w:t>Proportion Aged ≥65 Years</w:t>
        </w:r>
      </w:ins>
      <w:del w:id="321" w:author="治輝 齋藤" w:date="2026-05-19T23:34:00Z" w16du:dateUtc="2026-05-19T14:34:00Z">
        <w:r w:rsidDel="00EA5B09">
          <w:delText>Aging rate</w:delText>
        </w:r>
      </w:del>
      <w:r>
        <w:t xml:space="preserve"> was the strongest predictor of hip fracture rate in the multivariable model (β = 5.53, </w:t>
      </w:r>
      <w:r>
        <w:rPr>
          <w:i/>
          <w:iCs/>
        </w:rPr>
        <w:t>p</w:t>
      </w:r>
      <w:r>
        <w:t xml:space="preserve"> = 0.011). Prefectures with steeper terrain also tended to have higher </w:t>
      </w:r>
      <w:ins w:id="322" w:author="治輝 齋藤" w:date="2026-05-19T23:35:00Z" w16du:dateUtc="2026-05-19T14:35:00Z">
        <w:r w:rsidRPr="00EA5B09">
          <w:rPr>
            <w:lang w:eastAsia="ja-JP"/>
          </w:rPr>
          <w:t>proportions aged ≥65 years</w:t>
        </w:r>
      </w:ins>
      <w:del w:id="323" w:author="治輝 齋藤" w:date="2026-05-19T23:34:00Z" w16du:dateUtc="2026-05-19T14:34:00Z">
        <w:r w:rsidDel="00EA5B09">
          <w:delText>aging rates</w:delText>
        </w:r>
      </w:del>
      <w:r>
        <w:t xml:space="preserve"> (r = 0.505), reflecting the well-documented trend of rural aging in Japan, where mountainous prefectures experience greater outmigration of younger populations.</w:t>
      </w:r>
      <w:r w:rsidR="00CA3F03" w:rsidRPr="00CA3F03">
        <w:t xml:space="preserve"> </w:t>
      </w:r>
      <w:r w:rsidR="00CA3F03" w:rsidRPr="00CA3F03">
        <w:rPr>
          <w:lang w:eastAsia="ja-JP"/>
        </w:rPr>
        <w:t>[35, 36, 37]</w:t>
      </w:r>
      <w:r>
        <w:t xml:space="preserve"> Older adults in these high-slope prefectures thus face a double burden: the physical challenge of navigating harsh terrain on a daily basis (environmental hazard) and the social </w:t>
      </w:r>
      <w:r>
        <w:lastRenderedPageBreak/>
        <w:t>isolation and lack of medical access associated with rural depopulation (social determinants of health).</w:t>
      </w:r>
      <w:r w:rsidR="00CA3F03" w:rsidRPr="00CA3F03">
        <w:t xml:space="preserve"> </w:t>
      </w:r>
      <w:r w:rsidR="00CA3F03" w:rsidRPr="00CA3F03">
        <w:rPr>
          <w:lang w:eastAsia="ja-JP"/>
        </w:rPr>
        <w:t>[38, 39]</w:t>
      </w:r>
    </w:p>
    <w:p w14:paraId="2781015F" w14:textId="5DCBF77B" w:rsidR="00073AD9" w:rsidRDefault="00000000" w:rsidP="00705772">
      <w:pPr>
        <w:pStyle w:val="a0"/>
        <w:spacing w:line="360" w:lineRule="auto"/>
      </w:pPr>
      <w:commentRangeStart w:id="324"/>
      <w:r>
        <w:t xml:space="preserve">The </w:t>
      </w:r>
      <w:r w:rsidR="00FB1385" w:rsidRPr="00FB1385">
        <w:t>partial</w:t>
      </w:r>
      <w:r>
        <w:t xml:space="preserve"> association of slope with hip fracture after adjustment for </w:t>
      </w:r>
      <w:ins w:id="325" w:author="治輝 齋藤" w:date="2026-05-19T23:35:00Z" w16du:dateUtc="2026-05-19T14:35:00Z">
        <w:r w:rsidR="00EA5B09" w:rsidRPr="00EA5B09">
          <w:t>proportion aged ≥65 years</w:t>
        </w:r>
      </w:ins>
      <w:del w:id="326" w:author="治輝 齋藤" w:date="2026-05-19T23:35:00Z" w16du:dateUtc="2026-05-19T14:35:00Z">
        <w:r w:rsidDel="00EA5B09">
          <w:delText>aging rate</w:delText>
        </w:r>
      </w:del>
      <w:r>
        <w:t xml:space="preserve"> </w:t>
      </w:r>
      <w:r w:rsidR="00FB1385" w:rsidRPr="00FB1385">
        <w:t>suggests</w:t>
      </w:r>
      <w:r>
        <w:t xml:space="preserve"> that terrain </w:t>
      </w:r>
      <w:r w:rsidR="00FB1385" w:rsidRPr="00FB1385">
        <w:t>may constitute</w:t>
      </w:r>
      <w:r>
        <w:t xml:space="preserve"> a risk </w:t>
      </w:r>
      <w:ins w:id="327" w:author="治輝 齋藤" w:date="2026-04-30T20:57:00Z" w16du:dateUtc="2026-04-30T11:57:00Z">
        <w:r w:rsidR="00F7283B" w:rsidRPr="00F7283B">
          <w:t>correlate</w:t>
        </w:r>
      </w:ins>
      <w:del w:id="328" w:author="治輝 齋藤" w:date="2026-04-30T20:57:00Z" w16du:dateUtc="2026-04-30T11:57:00Z">
        <w:r w:rsidDel="00F7283B">
          <w:delText>factor</w:delText>
        </w:r>
      </w:del>
      <w:r>
        <w:t xml:space="preserve"> over and above demographic composition</w:t>
      </w:r>
      <w:r w:rsidR="00FB1385" w:rsidRPr="00FB1385">
        <w:t>, subject to the inferential sensitivity noted above</w:t>
      </w:r>
      <w:r>
        <w:t xml:space="preserve">. This finding has practical implications: even within the context of Japan’s nationwide aging, geographic topography </w:t>
      </w:r>
      <w:ins w:id="329" w:author="治輝 齋藤" w:date="2026-04-30T20:58:00Z" w16du:dateUtc="2026-04-30T11:58:00Z">
        <w:r w:rsidR="00F7283B">
          <w:rPr>
            <w:rFonts w:hint="eastAsia"/>
            <w:lang w:eastAsia="ja-JP"/>
          </w:rPr>
          <w:t xml:space="preserve">may </w:t>
        </w:r>
      </w:ins>
      <w:r>
        <w:t>represent</w:t>
      </w:r>
      <w:del w:id="330" w:author="治輝 齋藤" w:date="2026-04-30T20:58:00Z" w16du:dateUtc="2026-04-30T11:58:00Z">
        <w:r w:rsidDel="00F7283B">
          <w:delText>s</w:delText>
        </w:r>
      </w:del>
      <w:r>
        <w:t xml:space="preserve"> an additional and </w:t>
      </w:r>
      <w:ins w:id="331" w:author="治輝 齋藤" w:date="2026-04-30T20:58:00Z" w16du:dateUtc="2026-04-30T11:58:00Z">
        <w:r w:rsidR="00F7283B" w:rsidRPr="00F7283B">
          <w:t>potentially</w:t>
        </w:r>
        <w:r w:rsidR="00F7283B">
          <w:rPr>
            <w:rFonts w:hint="eastAsia"/>
            <w:lang w:eastAsia="ja-JP"/>
          </w:rPr>
          <w:t xml:space="preserve"> </w:t>
        </w:r>
      </w:ins>
      <w:r>
        <w:t xml:space="preserve">modifiable layer of fracture risk. Terrain slope </w:t>
      </w:r>
      <w:ins w:id="332" w:author="治輝 齋藤" w:date="2026-04-30T20:58:00Z" w16du:dateUtc="2026-04-30T11:58:00Z">
        <w:r w:rsidR="00F7283B">
          <w:rPr>
            <w:rFonts w:hint="eastAsia"/>
            <w:lang w:eastAsia="ja-JP"/>
          </w:rPr>
          <w:t>may</w:t>
        </w:r>
      </w:ins>
      <w:del w:id="333" w:author="治輝 齋藤" w:date="2026-04-30T20:58:00Z" w16du:dateUtc="2026-04-30T11:58:00Z">
        <w:r w:rsidDel="00F7283B">
          <w:delText>is</w:delText>
        </w:r>
      </w:del>
      <w:r>
        <w:t xml:space="preserve"> not </w:t>
      </w:r>
      <w:ins w:id="334" w:author="治輝 齋藤" w:date="2026-04-30T20:58:00Z" w16du:dateUtc="2026-04-30T11:58:00Z">
        <w:r w:rsidR="00F7283B">
          <w:rPr>
            <w:rFonts w:hint="eastAsia"/>
            <w:lang w:eastAsia="ja-JP"/>
          </w:rPr>
          <w:t xml:space="preserve">be </w:t>
        </w:r>
      </w:ins>
      <w:r>
        <w:t>merely a proxy for aging</w:t>
      </w:r>
      <w:ins w:id="335" w:author="治輝 齋藤" w:date="2026-04-30T20:59:00Z" w16du:dateUtc="2026-04-30T11:59:00Z">
        <w:r w:rsidR="00F7283B" w:rsidRPr="00F7283B">
          <w:t xml:space="preserve"> and may represent</w:t>
        </w:r>
      </w:ins>
      <w:del w:id="336" w:author="治輝 齋藤" w:date="2026-04-30T20:59:00Z" w16du:dateUtc="2026-04-30T11:59:00Z">
        <w:r w:rsidDel="00F7283B">
          <w:delText>, but</w:delText>
        </w:r>
      </w:del>
      <w:r>
        <w:t xml:space="preserve"> an </w:t>
      </w:r>
      <w:ins w:id="337" w:author="治輝 齋藤" w:date="2026-04-30T20:59:00Z" w16du:dateUtc="2026-04-30T11:59:00Z">
        <w:r w:rsidR="00F7283B" w:rsidRPr="00F7283B">
          <w:t>additional</w:t>
        </w:r>
      </w:ins>
      <w:del w:id="338" w:author="治輝 齋藤" w:date="2026-04-30T20:59:00Z" w16du:dateUtc="2026-04-30T11:59:00Z">
        <w:r w:rsidDel="00F7283B">
          <w:delText>independent</w:delText>
        </w:r>
      </w:del>
      <w:r>
        <w:t xml:space="preserve"> environmental </w:t>
      </w:r>
      <w:ins w:id="339" w:author="治輝 齋藤" w:date="2026-04-30T20:59:00Z" w16du:dateUtc="2026-04-30T11:59:00Z">
        <w:r w:rsidR="00F7283B" w:rsidRPr="00F7283B">
          <w:t>correlate</w:t>
        </w:r>
      </w:ins>
      <w:del w:id="340" w:author="治輝 齋藤" w:date="2026-04-30T20:59:00Z" w16du:dateUtc="2026-04-30T11:59:00Z">
        <w:r w:rsidDel="00F7283B">
          <w:delText>hazard</w:delText>
        </w:r>
      </w:del>
      <w:r>
        <w:t xml:space="preserve"> that </w:t>
      </w:r>
      <w:ins w:id="341" w:author="治輝 齋藤" w:date="2026-04-30T20:59:00Z" w16du:dateUtc="2026-04-30T11:59:00Z">
        <w:r w:rsidR="00F7283B" w:rsidRPr="00F7283B">
          <w:t>could contribute to functional decline</w:t>
        </w:r>
      </w:ins>
      <w:del w:id="342" w:author="治輝 齋藤" w:date="2026-04-30T20:59:00Z" w16du:dateUtc="2026-04-30T11:59:00Z">
        <w:r w:rsidDel="00F7283B">
          <w:delText>chronically erodes physical function</w:delText>
        </w:r>
      </w:del>
      <w:r>
        <w:t xml:space="preserve"> among rural-dwelling older adults.</w:t>
      </w:r>
      <w:commentRangeEnd w:id="324"/>
      <w:r w:rsidR="00F7283B" w:rsidRPr="008227BE">
        <w:rPr>
          <w:rStyle w:val="af2"/>
          <w:sz w:val="24"/>
          <w:szCs w:val="24"/>
        </w:rPr>
        <w:commentReference w:id="324"/>
      </w:r>
      <w:ins w:id="343" w:author="治輝 齋藤" w:date="2026-04-30T20:32:00Z" w16du:dateUtc="2026-04-30T11:32:00Z">
        <w:r w:rsidR="008227BE" w:rsidRPr="008227BE">
          <w:t xml:space="preserve"> </w:t>
        </w:r>
        <w:commentRangeStart w:id="344"/>
        <w:r w:rsidR="008227BE" w:rsidRPr="008227BE">
          <w:t>Given public-data masking in age-stratified surgery tables, we interpret age-structure robustness primarily from the consistency of adjusted ecological models and from imputation-based sensitivity analyses, while acknowledging that full indirect standardization without imputation is not feasible with the current open dataset.</w:t>
        </w:r>
      </w:ins>
      <w:commentRangeEnd w:id="344"/>
      <w:ins w:id="345" w:author="治輝 齋藤" w:date="2026-04-30T20:33:00Z" w16du:dateUtc="2026-04-30T11:33:00Z">
        <w:r w:rsidR="008227BE">
          <w:rPr>
            <w:rStyle w:val="af2"/>
            <w:sz w:val="24"/>
            <w:szCs w:val="24"/>
          </w:rPr>
          <w:commentReference w:id="344"/>
        </w:r>
      </w:ins>
    </w:p>
    <w:p w14:paraId="1B1E73F4" w14:textId="77777777" w:rsidR="00073AD9" w:rsidRDefault="00000000" w:rsidP="00705772">
      <w:pPr>
        <w:pStyle w:val="2"/>
        <w:spacing w:line="360" w:lineRule="auto"/>
      </w:pPr>
      <w:bookmarkStart w:id="346" w:name="walking-speed-as-a-mediator"/>
      <w:bookmarkEnd w:id="317"/>
      <w:r>
        <w:t>5. Walking Speed as a Mediator</w:t>
      </w:r>
    </w:p>
    <w:p w14:paraId="7A531454" w14:textId="7014E641" w:rsidR="00073AD9" w:rsidRDefault="00FB1385" w:rsidP="00705772">
      <w:pPr>
        <w:pStyle w:val="FirstParagraph"/>
        <w:spacing w:line="360" w:lineRule="auto"/>
      </w:pPr>
      <w:r w:rsidRPr="00FB1385">
        <w:t>At the individual level, slower</w:t>
      </w:r>
      <w:r>
        <w:t xml:space="preserve"> walking speed </w:t>
      </w:r>
      <w:r w:rsidRPr="00FB1385">
        <w:t>is a well-established marker</w:t>
      </w:r>
      <w:r>
        <w:t xml:space="preserve"> of fracture risk, sarcopenia, frailty, and mortality</w:t>
      </w:r>
      <w:r w:rsidRPr="00FB1385">
        <w:t xml:space="preserve"> (often termed the "sixth vital sign")</w:t>
      </w:r>
      <w:r>
        <w:t>.</w:t>
      </w:r>
      <w:r w:rsidR="00CA3F03" w:rsidRPr="00CA3F03">
        <w:t xml:space="preserve"> </w:t>
      </w:r>
      <w:r w:rsidR="00CA3F03" w:rsidRPr="00CA3F03">
        <w:rPr>
          <w:lang w:eastAsia="ja-JP"/>
        </w:rPr>
        <w:t>[15, 16, 17]</w:t>
      </w:r>
      <w:r>
        <w:t xml:space="preserve"> Prospective cohort studies in community-dwelling older adults have demonstrated that walking speeds below 0.8 m/s or 0.69 m/s significantly elevate hip fracture incidence.</w:t>
      </w:r>
      <w:r w:rsidR="00CA3F03" w:rsidRPr="00CA3F03">
        <w:t xml:space="preserve"> </w:t>
      </w:r>
      <w:r w:rsidR="00CA3F03" w:rsidRPr="00CA3F03">
        <w:rPr>
          <w:lang w:eastAsia="ja-JP"/>
        </w:rPr>
        <w:t>[16]</w:t>
      </w:r>
      <w:r>
        <w:t xml:space="preserve"> </w:t>
      </w:r>
      <w:r w:rsidRPr="00FB1385">
        <w:t>Walking</w:t>
      </w:r>
      <w:r>
        <w:t xml:space="preserve"> speed measured in clinical settings (flat 10-meter walk tests) may not accurately reflect real-world walking ability on complex outdoor terrain.</w:t>
      </w:r>
      <w:r w:rsidR="00CA3F03" w:rsidRPr="00CA3F03">
        <w:t xml:space="preserve"> </w:t>
      </w:r>
      <w:r w:rsidR="00CA3F03" w:rsidRPr="00CA3F03">
        <w:rPr>
          <w:lang w:eastAsia="ja-JP"/>
        </w:rPr>
        <w:t>[18]</w:t>
      </w:r>
    </w:p>
    <w:p w14:paraId="603FDFA9" w14:textId="7EAFD731" w:rsidR="00073AD9" w:rsidRDefault="00FB1385" w:rsidP="00705772">
      <w:pPr>
        <w:pStyle w:val="a0"/>
        <w:spacing w:line="360" w:lineRule="auto"/>
      </w:pPr>
      <w:r w:rsidRPr="00FB1385">
        <w:t>In our ecological data, terrain slope was negatively correlated with prefecture-level fast</w:t>
      </w:r>
      <w:ins w:id="347" w:author="治輝 齋藤" w:date="2026-05-19T23:35:00Z" w16du:dateUtc="2026-05-19T14:35:00Z">
        <w:r w:rsidR="00EA5B09">
          <w:rPr>
            <w:rFonts w:hint="eastAsia"/>
            <w:lang w:eastAsia="ja-JP"/>
          </w:rPr>
          <w:t>-</w:t>
        </w:r>
      </w:ins>
      <w:del w:id="348" w:author="治輝 齋藤" w:date="2026-05-19T23:35:00Z" w16du:dateUtc="2026-05-19T14:35:00Z">
        <w:r w:rsidRPr="00FB1385" w:rsidDel="00EA5B09">
          <w:delText xml:space="preserve"> </w:delText>
        </w:r>
      </w:del>
      <w:r w:rsidRPr="00FB1385">
        <w:t xml:space="preserve">walking </w:t>
      </w:r>
      <w:ins w:id="349" w:author="治輝 齋藤" w:date="2026-05-19T23:35:00Z" w16du:dateUtc="2026-05-19T14:35:00Z">
        <w:r w:rsidR="00EA5B09" w:rsidRPr="00EA5B09">
          <w:t>proportion</w:t>
        </w:r>
      </w:ins>
      <w:del w:id="350" w:author="治輝 齋藤" w:date="2026-05-19T23:35:00Z" w16du:dateUtc="2026-05-19T14:35:00Z">
        <w:r w:rsidRPr="00FB1385" w:rsidDel="00EA5B09">
          <w:delText>rate</w:delText>
        </w:r>
      </w:del>
      <w:r w:rsidRPr="00FB1385">
        <w:t xml:space="preserve"> (r = −0.264), consistent with residents of steeper prefectures reporting slower habitual walking on average. </w:t>
      </w:r>
      <w:r>
        <w:t xml:space="preserve">When confronted with uneven or sloped terrain, older adults unconsciously adopt cautious gait strategies, </w:t>
      </w:r>
      <w:r>
        <w:lastRenderedPageBreak/>
        <w:t>reducing step length and cadence to enhance stability, which results in substantially slower walking speeds.</w:t>
      </w:r>
      <w:r w:rsidR="00CA3F03" w:rsidRPr="00CA3F03">
        <w:t xml:space="preserve"> </w:t>
      </w:r>
      <w:r w:rsidR="00CA3F03" w:rsidRPr="00CA3F03">
        <w:rPr>
          <w:lang w:eastAsia="ja-JP"/>
        </w:rPr>
        <w:t>[11, 18, 19]</w:t>
      </w:r>
      <w:r>
        <w:t xml:space="preserve"> </w:t>
      </w:r>
      <w:commentRangeStart w:id="351"/>
      <w:r>
        <w:t>Older adults residing in high-slope regions are exposed to such challenging terrain daily during shopping and outdoor activities, leading to chronic fear of falling, reduced outdoor activity, and progressive deconditioning (disuse muscle atrophy).</w:t>
      </w:r>
      <w:commentRangeEnd w:id="351"/>
      <w:r w:rsidR="001907E8" w:rsidRPr="00CA3F03">
        <w:rPr>
          <w:rStyle w:val="af2"/>
          <w:sz w:val="24"/>
          <w:szCs w:val="24"/>
        </w:rPr>
        <w:commentReference w:id="351"/>
      </w:r>
      <w:r w:rsidR="00CA3F03" w:rsidRPr="00CA3F03">
        <w:t xml:space="preserve"> </w:t>
      </w:r>
      <w:r w:rsidR="00CA3F03" w:rsidRPr="00CA3F03">
        <w:rPr>
          <w:lang w:eastAsia="ja-JP"/>
        </w:rPr>
        <w:t>[40, 41]</w:t>
      </w:r>
    </w:p>
    <w:p w14:paraId="0D744E0F" w14:textId="3B9225A6" w:rsidR="00073AD9" w:rsidRDefault="00000000" w:rsidP="00705772">
      <w:pPr>
        <w:pStyle w:val="a0"/>
        <w:spacing w:line="360" w:lineRule="auto"/>
      </w:pPr>
      <w:r>
        <w:t xml:space="preserve">However, </w:t>
      </w:r>
      <w:r w:rsidR="00FB1385" w:rsidRPr="00FB1385">
        <w:t>the multivariable OLS coefficient for fast</w:t>
      </w:r>
      <w:ins w:id="352" w:author="治輝 齋藤" w:date="2026-05-19T23:38:00Z" w16du:dateUtc="2026-05-19T14:38:00Z">
        <w:r w:rsidR="00EA5B09">
          <w:rPr>
            <w:rFonts w:hint="eastAsia"/>
            <w:lang w:eastAsia="ja-JP"/>
          </w:rPr>
          <w:t>-</w:t>
        </w:r>
      </w:ins>
      <w:del w:id="353" w:author="治輝 齋藤" w:date="2026-05-19T23:38:00Z" w16du:dateUtc="2026-05-19T14:38:00Z">
        <w:r w:rsidR="00FB1385" w:rsidRPr="00FB1385" w:rsidDel="00EA5B09">
          <w:delText xml:space="preserve"> </w:delText>
        </w:r>
      </w:del>
      <w:r w:rsidR="00FB1385" w:rsidRPr="00FB1385">
        <w:t xml:space="preserve">walking </w:t>
      </w:r>
      <w:ins w:id="354" w:author="治輝 齋藤" w:date="2026-05-19T23:38:00Z" w16du:dateUtc="2026-05-19T14:38:00Z">
        <w:r w:rsidR="00EA5B09" w:rsidRPr="00EA5B09">
          <w:t>proportion</w:t>
        </w:r>
      </w:ins>
      <w:del w:id="355" w:author="治輝 齋藤" w:date="2026-05-19T23:38:00Z" w16du:dateUtc="2026-05-19T14:38:00Z">
        <w:r w:rsidR="00FB1385" w:rsidRPr="00FB1385" w:rsidDel="00EA5B09">
          <w:delText>rate</w:delText>
        </w:r>
      </w:del>
      <w:r w:rsidR="00FB1385" w:rsidRPr="00FB1385">
        <w:t xml:space="preserve"> was </w:t>
      </w:r>
      <w:del w:id="356" w:author="治輝 齋藤" w:date="2026-04-30T18:39:00Z" w16du:dateUtc="2026-04-30T09:39:00Z">
        <w:r w:rsidR="00FB1385" w:rsidRPr="00FB1385" w:rsidDel="00DB17F0">
          <w:delText>**</w:delText>
        </w:r>
      </w:del>
      <w:r w:rsidR="00FB1385" w:rsidRPr="00FB1385">
        <w:t>positive</w:t>
      </w:r>
      <w:del w:id="357" w:author="治輝 齋藤" w:date="2026-04-30T18:39:00Z" w16du:dateUtc="2026-04-30T09:39:00Z">
        <w:r w:rsidR="00FB1385" w:rsidRPr="00FB1385" w:rsidDel="00DB17F0">
          <w:delText>**</w:delText>
        </w:r>
      </w:del>
      <w:r w:rsidR="00FB1385" w:rsidRPr="00FB1385">
        <w:t xml:space="preserve"> (β = 2.02 per 1 percentage-point increase in fast walking), which is difficult to interpret as a causal protective effect at prefecture resolution and is not the individual-level association described in cohort studies. Inference for this coefficient was sensitive to standard error choice (conventional </w:t>
      </w:r>
      <w:r w:rsidR="00FB1385" w:rsidRPr="00FB1385">
        <w:rPr>
          <w:i/>
          <w:iCs/>
        </w:rPr>
        <w:t>p</w:t>
      </w:r>
      <w:r w:rsidR="00FB1385" w:rsidRPr="00FB1385">
        <w:t xml:space="preserve"> = 0.091 versus HC3 </w:t>
      </w:r>
      <w:r w:rsidR="00FB1385" w:rsidRPr="00FB1385">
        <w:rPr>
          <w:i/>
          <w:iCs/>
        </w:rPr>
        <w:t>p</w:t>
      </w:r>
      <w:r w:rsidR="00FB1385" w:rsidRPr="00FB1385">
        <w:t xml:space="preserve"> = 0.022). Plausible drivers include ecological bias, aggregation of a 40–74-year screening metric to represent regions where hip fractures concentrate among the oldest-old, and confounding by unmeasured healthcare and reporting behaviors. </w:t>
      </w:r>
      <w:commentRangeStart w:id="358"/>
      <w:ins w:id="359" w:author="治輝 齋藤" w:date="2026-04-30T18:41:00Z" w16du:dateUtc="2026-04-30T09:41:00Z">
        <w:r w:rsidR="00DB17F0" w:rsidRPr="00DB17F0">
          <w:t xml:space="preserve">Because only the 40–74-year questionnaire aggregate is publicly available, we treated this variable as a contextual covariate and not as a direct proxy for hip fracture risk in the oldest age groups. </w:t>
        </w:r>
        <w:commentRangeEnd w:id="358"/>
        <w:r w:rsidR="00DB17F0" w:rsidRPr="00FB1385">
          <w:rPr>
            <w:rStyle w:val="af2"/>
            <w:sz w:val="24"/>
            <w:szCs w:val="24"/>
          </w:rPr>
          <w:commentReference w:id="358"/>
        </w:r>
      </w:ins>
      <w:r w:rsidR="00FB1385" w:rsidRPr="00FB1385">
        <w:t>We therefore did not treat walking speed as a statistically supported mediator of the slope–hip fracture association.</w:t>
      </w:r>
      <w:r>
        <w:t xml:space="preserve"> Future studies using individual-level data (e.g., objectively measured gait speed, accelerometry) with formal causal mediation analysis are warranted to clarify whether terrain slope influences hip fracture risk partly through its chronic effect on habitual walking capacity.</w:t>
      </w:r>
    </w:p>
    <w:p w14:paraId="41E34BFF" w14:textId="77777777" w:rsidR="00073AD9" w:rsidRDefault="00000000" w:rsidP="00705772">
      <w:pPr>
        <w:pStyle w:val="2"/>
        <w:spacing w:line="360" w:lineRule="auto"/>
      </w:pPr>
      <w:bookmarkStart w:id="360" w:name="policy-implications"/>
      <w:bookmarkEnd w:id="346"/>
      <w:r>
        <w:t>6. Policy Implications</w:t>
      </w:r>
    </w:p>
    <w:p w14:paraId="47E75878" w14:textId="1EDF9530" w:rsidR="00073AD9" w:rsidRDefault="00000000" w:rsidP="00705772">
      <w:pPr>
        <w:pStyle w:val="FirstParagraph"/>
        <w:spacing w:line="360" w:lineRule="auto"/>
      </w:pPr>
      <w:r>
        <w:t xml:space="preserve">Our findings </w:t>
      </w:r>
      <w:r w:rsidR="00086EBA">
        <w:rPr>
          <w:rFonts w:hint="eastAsia"/>
          <w:lang w:eastAsia="ja-JP"/>
        </w:rPr>
        <w:t xml:space="preserve">may </w:t>
      </w:r>
      <w:r>
        <w:t xml:space="preserve">have concrete policy implications in the context of Japan’s national health promotion strategies and the ongoing escalation of hip fracture healthcare costs. The NDB trends from 2012 to 2023 demonstrate that hip fracture incidence, which had plateaued temporarily, resumed an upward trajectory after 2021, likely </w:t>
      </w:r>
      <w:r>
        <w:lastRenderedPageBreak/>
        <w:t>reflecting COVID-19-related outdoor activity restrictions and accelerated frailty.</w:t>
      </w:r>
      <w:r w:rsidR="008D01AA" w:rsidRPr="008D01AA">
        <w:t xml:space="preserve"> </w:t>
      </w:r>
      <w:r w:rsidR="008D01AA" w:rsidRPr="008D01AA">
        <w:rPr>
          <w:lang w:eastAsia="ja-JP"/>
        </w:rPr>
        <w:t>[4, 42, 43]</w:t>
      </w:r>
      <w:r>
        <w:t xml:space="preserve"> Acute care costs for hip fracture treatment reached approximately 1,000 billion yen in 2021,</w:t>
      </w:r>
      <w:r w:rsidR="008D01AA" w:rsidRPr="008D01AA">
        <w:t xml:space="preserve"> </w:t>
      </w:r>
      <w:r w:rsidR="008D01AA" w:rsidRPr="008D01AA">
        <w:rPr>
          <w:lang w:eastAsia="ja-JP"/>
        </w:rPr>
        <w:t>[5]</w:t>
      </w:r>
      <w:r>
        <w:t xml:space="preserve"> prompting the Japanese government to introduce a new reimbursement incentive in April 2022 for early surgery within 48 hours for patients aged ≥75 years.</w:t>
      </w:r>
      <w:r w:rsidR="008D01AA" w:rsidRPr="008D01AA">
        <w:t xml:space="preserve"> </w:t>
      </w:r>
      <w:r w:rsidR="008D01AA" w:rsidRPr="008D01AA">
        <w:rPr>
          <w:lang w:eastAsia="ja-JP"/>
        </w:rPr>
        <w:t>[44]</w:t>
      </w:r>
    </w:p>
    <w:p w14:paraId="1139BD7A" w14:textId="1D6E85A4" w:rsidR="00073AD9" w:rsidRDefault="00000000" w:rsidP="00705772">
      <w:pPr>
        <w:pStyle w:val="a0"/>
        <w:spacing w:line="360" w:lineRule="auto"/>
      </w:pPr>
      <w:r>
        <w:t xml:space="preserve">First, prefectures with steeper terrain should be prioritized in national fall prevention programs. Japan’s Ministry of Health, </w:t>
      </w:r>
      <w:proofErr w:type="spellStart"/>
      <w:r>
        <w:t>Labour</w:t>
      </w:r>
      <w:proofErr w:type="spellEnd"/>
      <w:r>
        <w:t xml:space="preserve"> and Welfare has promoted the “Active Guide” (Plus-Ten campaign: “add 10 minutes of physical activity daily”) under the Health Japan 21 (second edition) framework.</w:t>
      </w:r>
      <w:r w:rsidR="008D01AA" w:rsidRPr="008D01AA">
        <w:t xml:space="preserve"> </w:t>
      </w:r>
      <w:r w:rsidR="008D01AA" w:rsidRPr="008D01AA">
        <w:rPr>
          <w:lang w:eastAsia="ja-JP"/>
        </w:rPr>
        <w:t>[45, 46]</w:t>
      </w:r>
      <w:r>
        <w:t xml:space="preserve"> However, research has shown that physical activity behavior is strongly dependent on neighborhood environmental features (sidewalk availability, safety, topography), not individual motivation alone.</w:t>
      </w:r>
      <w:r w:rsidR="008D01AA" w:rsidRPr="008D01AA">
        <w:t xml:space="preserve"> </w:t>
      </w:r>
      <w:r w:rsidR="008D01AA" w:rsidRPr="008D01AA">
        <w:rPr>
          <w:lang w:eastAsia="ja-JP"/>
        </w:rPr>
        <w:t>[45]</w:t>
      </w:r>
      <w:r>
        <w:t xml:space="preserve"> Recommending “10 additional minutes of outdoor walking” in mountainous prefectures with mean slopes exceeding 10 degrees (e.g., regions in Shikoku, Chugoku, inland Kyushu) may inadvertently increase lateral fall and hip fracture risk without concurrent environmental modifications. High-slope regions require environment-specific adaptations of the Active Guide, including balance and strength training programs, anti-slip footwear distribution, and handrail installation subsidies for outdoor pathways.</w:t>
      </w:r>
      <w:r w:rsidR="008D01AA" w:rsidRPr="008D01AA">
        <w:t xml:space="preserve"> </w:t>
      </w:r>
      <w:r w:rsidR="008D01AA" w:rsidRPr="008D01AA">
        <w:rPr>
          <w:lang w:eastAsia="ja-JP"/>
        </w:rPr>
        <w:t>[47]</w:t>
      </w:r>
    </w:p>
    <w:p w14:paraId="6F26A88A" w14:textId="77777777" w:rsidR="00073AD9" w:rsidRDefault="00000000" w:rsidP="00705772">
      <w:pPr>
        <w:pStyle w:val="a0"/>
        <w:spacing w:line="360" w:lineRule="auto"/>
      </w:pPr>
      <w:r>
        <w:t xml:space="preserve">Second, housing modification subsidies targeting high-slope prefectures—such as installation of handrails on outdoor pathways and anti-slip surface materials—could reduce the environmental contribution to fall risk. Third, urban planning guidelines for mountainous communities should explicitly incorporate slope gradient as a factor in pedestrian infrastructure design, particularly in areas with high proportions of older residents. Given the irreversible demographic aging in rural Japan, these upstream environmental interventions represent </w:t>
      </w:r>
      <w:commentRangeStart w:id="361"/>
      <w:r>
        <w:t>cost-effective</w:t>
      </w:r>
      <w:commentRangeEnd w:id="361"/>
      <w:r w:rsidR="001907E8">
        <w:rPr>
          <w:rStyle w:val="af2"/>
          <w:sz w:val="24"/>
          <w:szCs w:val="24"/>
        </w:rPr>
        <w:commentReference w:id="361"/>
      </w:r>
      <w:r>
        <w:t xml:space="preserve"> strategies to mitigate the downstream burden of fragility fractures.</w:t>
      </w:r>
    </w:p>
    <w:p w14:paraId="391CB151" w14:textId="77777777" w:rsidR="00073AD9" w:rsidRDefault="00000000" w:rsidP="00705772">
      <w:pPr>
        <w:pStyle w:val="2"/>
        <w:spacing w:line="360" w:lineRule="auto"/>
      </w:pPr>
      <w:bookmarkStart w:id="362" w:name="strengths"/>
      <w:bookmarkEnd w:id="360"/>
      <w:r>
        <w:lastRenderedPageBreak/>
        <w:t>7. Strengths</w:t>
      </w:r>
    </w:p>
    <w:p w14:paraId="1CCB3B95" w14:textId="77777777" w:rsidR="00073AD9" w:rsidRDefault="00000000" w:rsidP="00705772">
      <w:pPr>
        <w:pStyle w:val="FirstParagraph"/>
        <w:spacing w:line="360" w:lineRule="auto"/>
      </w:pPr>
      <w:r>
        <w:t>This study has several strengths. We used nationally representative administrative data covering all 47 Japanese prefectures, ensuring that results were not subject to selection bias affecting individual-level studies. The use of DEM-derived weighted slope measures provides an objective, reproducible quantification of terrain exposure. The fracture outcomes were ascertained from insurance claims, which are routinely recorded with high administrative accuracy. The fracture-site specificity observed (hip but not forearm or humerus) provides internal evidence consistent with the proposed biomechanical mechanism.</w:t>
      </w:r>
    </w:p>
    <w:p w14:paraId="3BB97DB9" w14:textId="77777777" w:rsidR="00073AD9" w:rsidRDefault="00000000" w:rsidP="00705772">
      <w:pPr>
        <w:pStyle w:val="2"/>
        <w:spacing w:line="360" w:lineRule="auto"/>
      </w:pPr>
      <w:bookmarkStart w:id="363" w:name="limitations"/>
      <w:bookmarkEnd w:id="362"/>
      <w:r>
        <w:t>8. Limitations</w:t>
      </w:r>
    </w:p>
    <w:p w14:paraId="5618FDB2" w14:textId="704EB4EB" w:rsidR="00073AD9" w:rsidRDefault="00000000" w:rsidP="00705772">
      <w:pPr>
        <w:pStyle w:val="FirstParagraph"/>
        <w:spacing w:line="360" w:lineRule="auto"/>
      </w:pPr>
      <w:r>
        <w:t>Several limitations should be considered. First, as an ecological study, our findings are subject to the ecological fallacy: associations observed at the prefecture level may not reflect individual-level relationships.</w:t>
      </w:r>
      <w:r w:rsidR="008D01AA" w:rsidRPr="008D01AA">
        <w:t xml:space="preserve"> </w:t>
      </w:r>
      <w:r w:rsidR="008D01AA" w:rsidRPr="008D01AA">
        <w:rPr>
          <w:lang w:eastAsia="ja-JP"/>
        </w:rPr>
        <w:t>[48]</w:t>
      </w:r>
      <w:r>
        <w:t xml:space="preserve"> We cannot establish whether individuals living in steeper terrain within a prefecture have higher fracture risk than those in flatter areas of the same prefecture. Individual-level studies with residential geocoding and objective measures of daily terrain exposure (e.g., GPS tracking, accelerometry) are necessary to confirm our prefecture-level findings.</w:t>
      </w:r>
    </w:p>
    <w:p w14:paraId="17C96730" w14:textId="0078DF24" w:rsidR="00073AD9" w:rsidRDefault="00000000" w:rsidP="00705772">
      <w:pPr>
        <w:pStyle w:val="a0"/>
        <w:spacing w:line="360" w:lineRule="auto"/>
      </w:pPr>
      <w:bookmarkStart w:id="364" w:name="_Hlk228469400"/>
      <w:r>
        <w:t xml:space="preserve">Second, </w:t>
      </w:r>
      <w:commentRangeStart w:id="365"/>
      <w:ins w:id="366" w:author="治輝 齋藤" w:date="2026-04-30T18:02:00Z" w16du:dateUtc="2026-04-30T09:02:00Z">
        <w:r w:rsidR="00394F48" w:rsidRPr="00394F48">
          <w:t xml:space="preserve">our outcome reflects surgery rates rather than true fracture incidence. Although hip fractures are usually treated surgically, prefectural variation in treatment decisions, referral patterns, and access to operative care may influence observed rates independently of fracture occurrence. Third, </w:t>
        </w:r>
      </w:ins>
      <w:commentRangeEnd w:id="365"/>
      <w:ins w:id="367" w:author="治輝 齋藤" w:date="2026-04-30T18:04:00Z" w16du:dateUtc="2026-04-30T09:04:00Z">
        <w:r w:rsidR="00394F48">
          <w:rPr>
            <w:rStyle w:val="af2"/>
            <w:sz w:val="24"/>
            <w:szCs w:val="24"/>
          </w:rPr>
          <w:commentReference w:id="365"/>
        </w:r>
      </w:ins>
      <w:r>
        <w:t xml:space="preserve">the cross-sectional design precludes causal inference. Although reverse causation is unlikely for a fixed environmental exposure such as terrain slope, residual confounding by unmeasured variables cannot be excluded. </w:t>
      </w:r>
      <w:ins w:id="368" w:author="治輝 齋藤" w:date="2026-04-30T18:03:00Z" w16du:dateUtc="2026-04-30T09:03:00Z">
        <w:r w:rsidR="00394F48" w:rsidRPr="00394F48">
          <w:t>Fourth</w:t>
        </w:r>
      </w:ins>
      <w:del w:id="369" w:author="治輝 齋藤" w:date="2026-04-30T18:03:00Z" w16du:dateUtc="2026-04-30T09:03:00Z">
        <w:r w:rsidDel="00394F48">
          <w:delText>Third</w:delText>
        </w:r>
      </w:del>
      <w:r>
        <w:t xml:space="preserve">, important unmeasured confounders—including individual-level socioeconomic status, healthcare access (e.g., prefectural </w:t>
      </w:r>
      <w:r>
        <w:lastRenderedPageBreak/>
        <w:t xml:space="preserve">orthopedic surgeon density, distance to emergency hospitals), nutritional status (calcium and vitamin D intake), bone mineral density (BMD), </w:t>
      </w:r>
      <w:commentRangeStart w:id="370"/>
      <w:ins w:id="371" w:author="治輝 齋藤" w:date="2026-04-30T18:09:00Z" w16du:dateUtc="2026-04-30T09:09:00Z">
        <w:r w:rsidR="005168E9" w:rsidRPr="005168E9">
          <w:t xml:space="preserve">climate (snowfall and icing), </w:t>
        </w:r>
        <w:commentRangeEnd w:id="370"/>
        <w:r w:rsidR="005168E9">
          <w:rPr>
            <w:rStyle w:val="af2"/>
            <w:sz w:val="24"/>
            <w:szCs w:val="24"/>
          </w:rPr>
          <w:commentReference w:id="370"/>
        </w:r>
      </w:ins>
      <w:r>
        <w:t>and medication use (bisphosphonates, vitamin D supplementation)—may account for part of the observed association. Future studies incorporating NDB prescription data and BMD screening results at finer geographic resolution would strengthen causal inference.</w:t>
      </w:r>
    </w:p>
    <w:p w14:paraId="248867E4" w14:textId="670CAD00" w:rsidR="00073AD9" w:rsidRDefault="008227BE" w:rsidP="00705772">
      <w:pPr>
        <w:pStyle w:val="a0"/>
        <w:spacing w:line="360" w:lineRule="auto"/>
      </w:pPr>
      <w:commentRangeStart w:id="372"/>
      <w:ins w:id="373" w:author="治輝 齋藤" w:date="2026-04-30T20:36:00Z" w16du:dateUtc="2026-04-30T11:36:00Z">
        <w:r w:rsidRPr="008227BE">
          <w:rPr>
            <w:lang w:eastAsia="ja-JP"/>
          </w:rPr>
          <w:t>Fifth, age-standardization sensitivity results relied on imputation of masked (`"-"`) cells in publicly released age-stratified surgery tables. Although directionality was robust across `0/5/9` scenarios, effect size depended on masking assumptions, and secondary masking rules imply that some masked cells may not correspond strictly to the nominal `&lt;10` range. Therefore, these SIR/ISR analyses should be interpreted as robustness checks rather than definitive age-standardized estimates.</w:t>
        </w:r>
      </w:ins>
      <w:commentRangeEnd w:id="372"/>
      <w:ins w:id="374" w:author="治輝 齋藤" w:date="2026-04-30T20:37:00Z" w16du:dateUtc="2026-04-30T11:37:00Z">
        <w:r w:rsidRPr="008227BE">
          <w:rPr>
            <w:rStyle w:val="af2"/>
            <w:sz w:val="24"/>
            <w:szCs w:val="24"/>
            <w:lang w:eastAsia="ja-JP"/>
          </w:rPr>
          <w:commentReference w:id="372"/>
        </w:r>
      </w:ins>
      <w:ins w:id="375" w:author="治輝 齋藤" w:date="2026-04-30T20:36:00Z" w16du:dateUtc="2026-04-30T11:36:00Z">
        <w:r w:rsidRPr="008227BE">
          <w:rPr>
            <w:lang w:eastAsia="ja-JP"/>
          </w:rPr>
          <w:t xml:space="preserve"> </w:t>
        </w:r>
        <w:r>
          <w:rPr>
            <w:rFonts w:hint="eastAsia"/>
            <w:lang w:eastAsia="ja-JP"/>
          </w:rPr>
          <w:t>Six</w:t>
        </w:r>
      </w:ins>
      <w:ins w:id="376" w:author="治輝 齋藤" w:date="2026-04-30T18:04:00Z" w16du:dateUtc="2026-04-30T09:04:00Z">
        <w:r w:rsidR="00394F48">
          <w:rPr>
            <w:rFonts w:hint="eastAsia"/>
            <w:lang w:eastAsia="ja-JP"/>
          </w:rPr>
          <w:t>th</w:t>
        </w:r>
      </w:ins>
      <w:del w:id="377" w:author="治輝 齋藤" w:date="2026-04-30T18:04:00Z" w16du:dateUtc="2026-04-30T09:04:00Z">
        <w:r w:rsidDel="00394F48">
          <w:delText>Fourth</w:delText>
        </w:r>
      </w:del>
      <w:r>
        <w:t xml:space="preserve">, the walking speed variable was based on self-reported habitual walking speed in the Specific Health Checkup questionnaire, administered to individuals aged 40–74 years, </w:t>
      </w:r>
      <w:commentRangeStart w:id="378"/>
      <w:ins w:id="379" w:author="治輝 齋藤" w:date="2026-04-30T19:05:00Z" w16du:dateUtc="2026-04-30T10:05:00Z">
        <w:r w:rsidR="00F61CC0">
          <w:rPr>
            <w:rFonts w:hint="eastAsia"/>
            <w:lang w:eastAsia="ja-JP"/>
          </w:rPr>
          <w:t>because</w:t>
        </w:r>
      </w:ins>
      <w:ins w:id="380" w:author="治輝 齋藤" w:date="2026-04-30T19:04:00Z" w16du:dateUtc="2026-04-30T10:04:00Z">
        <w:r w:rsidR="00F61CC0" w:rsidRPr="00F61CC0">
          <w:t xml:space="preserve"> publicly available prefecture-level data were limited to individuals aged 40–74 years in the current NDB Open Data</w:t>
        </w:r>
        <w:r w:rsidR="00F61CC0">
          <w:rPr>
            <w:rFonts w:hint="eastAsia"/>
            <w:lang w:eastAsia="ja-JP"/>
          </w:rPr>
          <w:t>.</w:t>
        </w:r>
      </w:ins>
      <w:ins w:id="381" w:author="治輝 齋藤" w:date="2026-04-30T18:45:00Z" w16du:dateUtc="2026-04-30T09:45:00Z">
        <w:r w:rsidR="00DB17F0" w:rsidRPr="00DB17F0">
          <w:t xml:space="preserve"> This variable </w:t>
        </w:r>
      </w:ins>
      <w:del w:id="382" w:author="治輝 齋藤" w:date="2026-04-30T18:45:00Z" w16du:dateUtc="2026-04-30T09:45:00Z">
        <w:r w:rsidDel="00DB17F0">
          <w:delText>which</w:delText>
        </w:r>
      </w:del>
      <w:commentRangeEnd w:id="378"/>
      <w:r w:rsidR="00DB17F0">
        <w:rPr>
          <w:rStyle w:val="af2"/>
          <w:sz w:val="24"/>
          <w:szCs w:val="24"/>
        </w:rPr>
        <w:commentReference w:id="378"/>
      </w:r>
      <w:r>
        <w:t xml:space="preserve"> may not accurately represent the functional capacity of the oldest-old (≥75 years) at highest fracture risk</w:t>
      </w:r>
      <w:ins w:id="383" w:author="治輝 齋藤" w:date="2026-04-30T18:45:00Z" w16du:dateUtc="2026-04-30T09:45:00Z">
        <w:r w:rsidR="00DB17F0" w:rsidRPr="00DB17F0">
          <w:t>, and its direct relevance to hip fracture occurrence is likely limited at this ecological resolution</w:t>
        </w:r>
      </w:ins>
      <w:ins w:id="384" w:author="治輝 齋藤" w:date="2026-05-19T12:38:00Z" w16du:dateUtc="2026-05-19T03:38:00Z">
        <w:r w:rsidR="00F645DD">
          <w:rPr>
            <w:rFonts w:hint="eastAsia"/>
            <w:lang w:eastAsia="ja-JP"/>
          </w:rPr>
          <w:t xml:space="preserve">. </w:t>
        </w:r>
        <w:commentRangeStart w:id="385"/>
        <w:r w:rsidR="00F645DD" w:rsidRPr="00AF5DD0">
          <w:t>Moreover, this self-reported fast-walking indicator primarily reflects perceived walking capacity rather than actual walking volume or direct slope-specific exposure in daily life</w:t>
        </w:r>
        <w:commentRangeEnd w:id="385"/>
        <w:r w:rsidR="00F645DD">
          <w:rPr>
            <w:rStyle w:val="af2"/>
          </w:rPr>
          <w:commentReference w:id="385"/>
        </w:r>
      </w:ins>
      <w:r>
        <w:t xml:space="preserve">. This self-reported measure may be subject to non-differential measurement error, biasing our estimates toward the null. </w:t>
      </w:r>
      <w:ins w:id="386" w:author="治輝 齋藤" w:date="2026-04-30T18:04:00Z" w16du:dateUtc="2026-04-30T09:04:00Z">
        <w:r w:rsidR="00394F48">
          <w:rPr>
            <w:rFonts w:hint="eastAsia"/>
            <w:lang w:eastAsia="ja-JP"/>
          </w:rPr>
          <w:t>S</w:t>
        </w:r>
      </w:ins>
      <w:ins w:id="387" w:author="治輝 齋藤" w:date="2026-04-30T20:36:00Z" w16du:dateUtc="2026-04-30T11:36:00Z">
        <w:r>
          <w:rPr>
            <w:rFonts w:hint="eastAsia"/>
            <w:lang w:eastAsia="ja-JP"/>
          </w:rPr>
          <w:t>even</w:t>
        </w:r>
      </w:ins>
      <w:ins w:id="388" w:author="治輝 齋藤" w:date="2026-04-30T18:04:00Z" w16du:dateUtc="2026-04-30T09:04:00Z">
        <w:r w:rsidR="00394F48">
          <w:rPr>
            <w:rFonts w:hint="eastAsia"/>
            <w:lang w:eastAsia="ja-JP"/>
          </w:rPr>
          <w:t>th</w:t>
        </w:r>
      </w:ins>
      <w:del w:id="389" w:author="治輝 齋藤" w:date="2026-04-30T18:04:00Z" w16du:dateUtc="2026-04-30T09:04:00Z">
        <w:r w:rsidDel="00394F48">
          <w:delText>Fifth</w:delText>
        </w:r>
      </w:del>
      <w:r>
        <w:t>, the DEM-based slope calculation reflects the topographic exposure of the prefecture as a whole and does not capture micro-scale terrain variations (e.g., steep residential pathways, stairways) encountered during daily activities by individual residents. High-resolution spatial analysis at the municipal or neighborhood level would provide more granular insights into the terrain–fracture relationship.</w:t>
      </w:r>
    </w:p>
    <w:p w14:paraId="2F8F0FD4" w14:textId="0BDD9B7A" w:rsidR="007D54A5" w:rsidRDefault="008227BE" w:rsidP="00705772">
      <w:pPr>
        <w:pStyle w:val="a0"/>
        <w:spacing w:line="360" w:lineRule="auto"/>
      </w:pPr>
      <w:ins w:id="390" w:author="治輝 齋藤" w:date="2026-04-30T20:36:00Z" w16du:dateUtc="2026-04-30T11:36:00Z">
        <w:r>
          <w:rPr>
            <w:rFonts w:hint="eastAsia"/>
            <w:lang w:eastAsia="ja-JP"/>
          </w:rPr>
          <w:lastRenderedPageBreak/>
          <w:t>Eigh</w:t>
        </w:r>
      </w:ins>
      <w:ins w:id="391" w:author="治輝 齋藤" w:date="2026-04-30T18:04:00Z" w16du:dateUtc="2026-04-30T09:04:00Z">
        <w:r w:rsidR="00394F48">
          <w:rPr>
            <w:rFonts w:hint="eastAsia"/>
            <w:lang w:eastAsia="ja-JP"/>
          </w:rPr>
          <w:t>th</w:t>
        </w:r>
      </w:ins>
      <w:del w:id="392" w:author="治輝 齋藤" w:date="2026-04-30T18:04:00Z" w16du:dateUtc="2026-04-30T09:04:00Z">
        <w:r w:rsidR="00FB1385" w:rsidRPr="00FB1385" w:rsidDel="00394F48">
          <w:delText>Sixth</w:delText>
        </w:r>
      </w:del>
      <w:r w:rsidR="00FB1385" w:rsidRPr="00FB1385">
        <w:t xml:space="preserve">, with only 47 prefectures, regression inference can be sensitive to heteroskedasticity and leverage from skewed covariates (especially population density). Our sensitivity analyses (HC3 robust standard errors and nonparametric bootstrap resampling of prefectures) indicated that the conventional </w:t>
      </w:r>
      <w:r w:rsidR="00FB1385" w:rsidRPr="00FB1385">
        <w:rPr>
          <w:i/>
          <w:iCs/>
        </w:rPr>
        <w:t>p</w:t>
      </w:r>
      <w:r w:rsidR="00FB1385" w:rsidRPr="00FB1385">
        <w:t xml:space="preserve"> = 0.043 result for the primary slope coefficient in Model 2 was borderline and compatible with no association under alternative variance assumptions.</w:t>
      </w:r>
      <w:r w:rsidR="00086EBA">
        <w:rPr>
          <w:rFonts w:hint="eastAsia"/>
          <w:lang w:eastAsia="ja-JP"/>
        </w:rPr>
        <w:t xml:space="preserve"> </w:t>
      </w:r>
      <w:ins w:id="393" w:author="治輝 齋藤" w:date="2026-04-30T20:36:00Z" w16du:dateUtc="2026-04-30T11:36:00Z">
        <w:r>
          <w:rPr>
            <w:rFonts w:hint="eastAsia"/>
            <w:lang w:eastAsia="ja-JP"/>
          </w:rPr>
          <w:t>Nin</w:t>
        </w:r>
      </w:ins>
      <w:ins w:id="394" w:author="治輝 齋藤" w:date="2026-04-30T18:04:00Z" w16du:dateUtc="2026-04-30T09:04:00Z">
        <w:r w:rsidR="00394F48">
          <w:rPr>
            <w:rFonts w:hint="eastAsia"/>
            <w:lang w:eastAsia="ja-JP"/>
          </w:rPr>
          <w:t>th</w:t>
        </w:r>
      </w:ins>
      <w:del w:id="395" w:author="治輝 齋藤" w:date="2026-04-30T18:04:00Z" w16du:dateUtc="2026-04-30T09:04:00Z">
        <w:r w:rsidR="00086EBA" w:rsidDel="00394F48">
          <w:rPr>
            <w:rFonts w:hint="eastAsia"/>
            <w:lang w:eastAsia="ja-JP"/>
          </w:rPr>
          <w:delText>Finally</w:delText>
        </w:r>
      </w:del>
      <w:r w:rsidR="00086EBA">
        <w:rPr>
          <w:rFonts w:hint="eastAsia"/>
          <w:lang w:eastAsia="ja-JP"/>
        </w:rPr>
        <w:t xml:space="preserve">, </w:t>
      </w:r>
      <w:r w:rsidR="007D54A5" w:rsidRPr="007D54A5">
        <w:t xml:space="preserve"> sex- and gender-stratified outcome tables were not available in the prefecture-level NDB Open Data extracts used here; findings therefore describe aggregate populations and should be interpreted with this limitation in mind.</w:t>
      </w:r>
    </w:p>
    <w:bookmarkEnd w:id="364"/>
    <w:p w14:paraId="20066C4C" w14:textId="77777777" w:rsidR="00073AD9" w:rsidRDefault="00000000" w:rsidP="00705772">
      <w:pPr>
        <w:spacing w:line="360" w:lineRule="auto"/>
      </w:pPr>
      <w:r>
        <w:pict w14:anchorId="560E82C4">
          <v:rect id="_x0000_i1032" style="width:0;height:1.5pt" o:hralign="center" o:hrstd="t" o:hr="t"/>
        </w:pict>
      </w:r>
    </w:p>
    <w:p w14:paraId="31756A9D" w14:textId="77777777" w:rsidR="00073AD9" w:rsidRDefault="00000000" w:rsidP="00705772">
      <w:pPr>
        <w:pStyle w:val="1"/>
        <w:spacing w:line="360" w:lineRule="auto"/>
      </w:pPr>
      <w:bookmarkStart w:id="396" w:name="conclusions-1"/>
      <w:bookmarkEnd w:id="269"/>
      <w:bookmarkEnd w:id="363"/>
      <w:r>
        <w:t>Conclusions</w:t>
      </w:r>
    </w:p>
    <w:p w14:paraId="54933310" w14:textId="5A3B8CB7" w:rsidR="00073AD9" w:rsidRDefault="00FB1385" w:rsidP="00705772">
      <w:pPr>
        <w:pStyle w:val="a0"/>
        <w:spacing w:line="360" w:lineRule="auto"/>
      </w:pPr>
      <w:r w:rsidRPr="00FB1385">
        <w:t>Under primary ordinary least squares estimation, prefectural terrain</w:t>
      </w:r>
      <w:r>
        <w:t xml:space="preserve"> slope </w:t>
      </w:r>
      <w:commentRangeStart w:id="397"/>
      <w:ins w:id="398" w:author="治輝 齋藤" w:date="2026-04-30T19:20:00Z" w16du:dateUtc="2026-04-30T10:20:00Z">
        <w:r w:rsidR="00896745">
          <w:rPr>
            <w:rFonts w:hint="eastAsia"/>
            <w:lang w:eastAsia="ja-JP"/>
          </w:rPr>
          <w:t>was</w:t>
        </w:r>
      </w:ins>
      <w:del w:id="399" w:author="治輝 齋藤" w:date="2026-04-30T19:20:00Z" w16du:dateUtc="2026-04-30T10:20:00Z">
        <w:r w:rsidR="00031BB0" w:rsidRPr="00031BB0" w:rsidDel="00896745">
          <w:delText>remained</w:delText>
        </w:r>
      </w:del>
      <w:commentRangeEnd w:id="397"/>
      <w:r w:rsidR="00896745" w:rsidRPr="00031BB0">
        <w:rPr>
          <w:rStyle w:val="af2"/>
          <w:sz w:val="24"/>
          <w:szCs w:val="24"/>
        </w:rPr>
        <w:commentReference w:id="397"/>
      </w:r>
      <w:r w:rsidR="00031BB0" w:rsidRPr="00031BB0">
        <w:t xml:space="preserve"> positively</w:t>
      </w:r>
      <w:r>
        <w:t xml:space="preserve"> associated with hip fracture surgery rates after adjustment for </w:t>
      </w:r>
      <w:ins w:id="400" w:author="治輝 齋藤" w:date="2026-05-19T23:38:00Z" w16du:dateUtc="2026-05-19T14:38:00Z">
        <w:r w:rsidR="00EA5B09" w:rsidRPr="00EA5B09">
          <w:t>proportion aged ≥65 years</w:t>
        </w:r>
      </w:ins>
      <w:del w:id="401" w:author="治輝 齋藤" w:date="2026-05-19T23:38:00Z" w16du:dateUtc="2026-05-19T14:38:00Z">
        <w:r w:rsidDel="00EA5B09">
          <w:delText>aging rate</w:delText>
        </w:r>
      </w:del>
      <w:r>
        <w:t>, walking speed, and population density</w:t>
      </w:r>
      <w:r w:rsidR="00031BB0" w:rsidRPr="00031BB0">
        <w:t xml:space="preserve"> (β ≈ 3.5 additional surgeries per 100,000 per</w:t>
      </w:r>
      <w:r>
        <w:t xml:space="preserve"> one-degree increase</w:t>
      </w:r>
      <w:r w:rsidR="00031BB0" w:rsidRPr="00031BB0">
        <w:t>; conventional *p* = 0.043)</w:t>
      </w:r>
      <w:ins w:id="402" w:author="治輝 齋藤" w:date="2026-05-19T12:38:00Z" w16du:dateUtc="2026-05-19T03:38:00Z">
        <w:r w:rsidR="00F645DD" w:rsidRPr="00F25F6D">
          <w:t>, whereas heteroskedasticity-robust and bootstrap uncertainty quantification yielded borderline support compatible with no association at α = 0.05</w:t>
        </w:r>
      </w:ins>
      <w:r w:rsidR="00031BB0">
        <w:rPr>
          <w:rFonts w:hint="eastAsia"/>
          <w:lang w:eastAsia="ja-JP"/>
        </w:rPr>
        <w:t>.</w:t>
      </w:r>
      <w:r>
        <w:t xml:space="preserve"> </w:t>
      </w:r>
      <w:commentRangeStart w:id="403"/>
      <w:ins w:id="404" w:author="治輝 齋藤" w:date="2026-05-19T12:39:00Z" w16du:dateUtc="2026-05-19T03:39:00Z">
        <w:r w:rsidR="00F645DD" w:rsidRPr="00F25F6D">
          <w:t>Given the limited ecological sample size (N = 47), these findings should be interpreted as suggestive rather than confirmatory.</w:t>
        </w:r>
        <w:r w:rsidR="00F645DD">
          <w:rPr>
            <w:rFonts w:hint="eastAsia"/>
            <w:lang w:eastAsia="ja-JP"/>
          </w:rPr>
          <w:t xml:space="preserve"> </w:t>
        </w:r>
        <w:commentRangeEnd w:id="403"/>
        <w:r w:rsidR="00F645DD">
          <w:rPr>
            <w:rStyle w:val="af2"/>
          </w:rPr>
          <w:commentReference w:id="403"/>
        </w:r>
      </w:ins>
      <w:r>
        <w:t xml:space="preserve">The </w:t>
      </w:r>
      <w:r w:rsidR="00031BB0" w:rsidRPr="00031BB0">
        <w:t>adjusted signal</w:t>
      </w:r>
      <w:r>
        <w:t xml:space="preserve"> was specific to hip fractures, with no significant relationship observed for humerus or forearm fractures</w:t>
      </w:r>
      <w:ins w:id="405" w:author="治輝 齋藤" w:date="2026-05-19T12:39:00Z" w16du:dateUtc="2026-05-19T03:39:00Z">
        <w:r w:rsidR="00F645DD" w:rsidRPr="00EF13C4">
          <w:t>, consistent with biomechanical hypotheses emphasizing lateral falls and trochanteric loading on sloped terrain</w:t>
        </w:r>
      </w:ins>
      <w:r>
        <w:t>.</w:t>
      </w:r>
      <w:r w:rsidR="00086EBA">
        <w:rPr>
          <w:rFonts w:hint="eastAsia"/>
          <w:lang w:eastAsia="ja-JP"/>
        </w:rPr>
        <w:t xml:space="preserve"> </w:t>
      </w:r>
      <w:r>
        <w:t xml:space="preserve">Future studies using individual-level data with residential geocoding, objective gait measurements, formal causal mediation analysis, and high-resolution spatial modeling are warranted to delineate the precise causal pathways—direct </w:t>
      </w:r>
      <w:r>
        <w:lastRenderedPageBreak/>
        <w:t>biomechanical effects versus chronic functional decline—underlying the terrain–fracture association observed at the population level.</w:t>
      </w:r>
    </w:p>
    <w:p w14:paraId="2E1AC514" w14:textId="77777777" w:rsidR="00073AD9" w:rsidRDefault="00000000" w:rsidP="00705772">
      <w:pPr>
        <w:spacing w:line="360" w:lineRule="auto"/>
      </w:pPr>
      <w:r>
        <w:pict w14:anchorId="05BB88ED">
          <v:rect id="_x0000_i1033" style="width:0;height:1.5pt" o:hralign="center" o:bullet="t" o:hrstd="t" o:hr="t"/>
        </w:pict>
      </w:r>
    </w:p>
    <w:p w14:paraId="74D9CBC0" w14:textId="5FAEC535" w:rsidR="008D01AA" w:rsidRPr="008D01AA" w:rsidRDefault="008D01AA" w:rsidP="00705772">
      <w:pPr>
        <w:keepNext/>
        <w:keepLines/>
        <w:spacing w:before="360" w:after="80" w:line="360" w:lineRule="auto"/>
        <w:outlineLvl w:val="0"/>
        <w:rPr>
          <w:rFonts w:asciiTheme="majorHAnsi" w:eastAsiaTheme="majorEastAsia" w:hAnsiTheme="majorHAnsi" w:cstheme="majorBidi"/>
          <w:color w:val="0F4761" w:themeColor="accent1" w:themeShade="BF"/>
          <w:sz w:val="40"/>
          <w:szCs w:val="40"/>
        </w:rPr>
      </w:pPr>
      <w:r w:rsidRPr="008D01AA">
        <w:rPr>
          <w:rFonts w:asciiTheme="majorHAnsi" w:eastAsiaTheme="majorEastAsia" w:hAnsiTheme="majorHAnsi" w:cstheme="majorBidi"/>
          <w:color w:val="0F4761" w:themeColor="accent1" w:themeShade="BF"/>
          <w:sz w:val="40"/>
          <w:szCs w:val="40"/>
        </w:rPr>
        <w:t>Data availability</w:t>
      </w:r>
    </w:p>
    <w:p w14:paraId="0303A799" w14:textId="15DEB840" w:rsidR="008D01AA" w:rsidRPr="008D01AA" w:rsidRDefault="007D54A5" w:rsidP="00705772">
      <w:pPr>
        <w:spacing w:before="180" w:after="180" w:line="360" w:lineRule="auto"/>
      </w:pPr>
      <w:r w:rsidRPr="007D54A5">
        <w:t xml:space="preserve">Aggregate data used in this study are publicly available from the Japanese National Database Open Data and official statistics cited in the Methods. Under Ministry of Health, </w:t>
      </w:r>
      <w:proofErr w:type="spellStart"/>
      <w:r w:rsidRPr="007D54A5">
        <w:t>Labour</w:t>
      </w:r>
      <w:proofErr w:type="spellEnd"/>
      <w:r w:rsidRPr="007D54A5">
        <w:t xml:space="preserve"> and Welfare distribution rules, individual-level claims and identifiable records cannot be shared. Prefecture-level values supporting this analysis can be reproduced from those public sources using the procedures described. We encourage deposition of analysis code and derived prefecture-level tables in a public repository (e.g., </w:t>
      </w:r>
      <w:proofErr w:type="spellStart"/>
      <w:r w:rsidRPr="007D54A5">
        <w:t>Zenodo</w:t>
      </w:r>
      <w:proofErr w:type="spellEnd"/>
      <w:r w:rsidRPr="007D54A5">
        <w:t xml:space="preserve">) with a DOI and citation in this article, in line with the journal's research data guidance (Option B). Author contributions will be reported using the </w:t>
      </w:r>
      <w:proofErr w:type="spellStart"/>
      <w:r w:rsidRPr="007D54A5">
        <w:t>CRediT</w:t>
      </w:r>
      <w:proofErr w:type="spellEnd"/>
      <w:r w:rsidRPr="007D54A5">
        <w:t xml:space="preserve"> taxonomy on the separate title page required for double-anonymized submission</w:t>
      </w:r>
      <w:r w:rsidR="008D01AA" w:rsidRPr="008D01AA">
        <w:t>.</w:t>
      </w:r>
    </w:p>
    <w:p w14:paraId="3E414444" w14:textId="77777777" w:rsidR="008D01AA" w:rsidRPr="008D01AA" w:rsidRDefault="00000000" w:rsidP="00705772">
      <w:pPr>
        <w:spacing w:line="360" w:lineRule="auto"/>
      </w:pPr>
      <w:r>
        <w:pict w14:anchorId="0AA4F1B8">
          <v:rect id="_x0000_i1034" style="width:0;height:1.5pt" o:hralign="center" o:hrstd="t" o:hr="t"/>
        </w:pict>
      </w:r>
    </w:p>
    <w:p w14:paraId="3E6E477C" w14:textId="3285AE4E" w:rsidR="00233356" w:rsidRPr="008D01AA" w:rsidRDefault="00233356" w:rsidP="00705772">
      <w:pPr>
        <w:keepNext/>
        <w:keepLines/>
        <w:spacing w:before="360" w:after="80" w:line="360" w:lineRule="auto"/>
        <w:outlineLvl w:val="0"/>
        <w:rPr>
          <w:rFonts w:asciiTheme="majorHAnsi" w:eastAsiaTheme="majorEastAsia" w:hAnsiTheme="majorHAnsi" w:cstheme="majorBidi"/>
          <w:color w:val="0F4761" w:themeColor="accent1" w:themeShade="BF"/>
          <w:sz w:val="40"/>
          <w:szCs w:val="40"/>
        </w:rPr>
      </w:pPr>
      <w:r w:rsidRPr="00233356">
        <w:rPr>
          <w:rFonts w:asciiTheme="majorHAnsi" w:eastAsiaTheme="majorEastAsia" w:hAnsiTheme="majorHAnsi" w:cstheme="majorBidi"/>
          <w:color w:val="0F4761" w:themeColor="accent1" w:themeShade="BF"/>
          <w:sz w:val="40"/>
          <w:szCs w:val="40"/>
        </w:rPr>
        <w:t>Declaration of generative AI and AI-assisted technologies in the manuscript preparation process</w:t>
      </w:r>
    </w:p>
    <w:p w14:paraId="27B93FCF" w14:textId="7187C2F8" w:rsidR="00233356" w:rsidRPr="008D01AA" w:rsidRDefault="004F6621" w:rsidP="00705772">
      <w:pPr>
        <w:spacing w:before="180" w:after="180" w:line="360" w:lineRule="auto"/>
      </w:pPr>
      <w:r w:rsidRPr="004F6621">
        <w:t>During the preparation and writing of this work, the authors used AI-assisted tools to support manuscript drafting and statistical analysis scripting. Cursor 2.0 (</w:t>
      </w:r>
      <w:proofErr w:type="spellStart"/>
      <w:r w:rsidRPr="004F6621">
        <w:t>Anysphere</w:t>
      </w:r>
      <w:proofErr w:type="spellEnd"/>
      <w:r w:rsidRPr="004F6621">
        <w:t xml:space="preserve">) and Google Antigravity (Google) were used for AI-assisted writing and Python code development. Large language models used through these platforms included Claude Sonnet 4.6 and Claude Opus 4.6 (Anthropic) and Gemini 3 Pro (Google). These tools </w:t>
      </w:r>
      <w:r w:rsidRPr="004F6621">
        <w:lastRenderedPageBreak/>
        <w:t>were used only for text drafting and code generation; no generative AI or AI-assisted tools were used to create, alter, or otherwise process any figures, images, or artwork in this manuscript. The authors reviewed and edited all AI-assisted outputs and were responsible for the study design, selection of statistical methods, interpretation of findings, conclusions, and final reference list. The authors take full responsibility for the integrity and accuracy of the final content. AI was not listed as an author</w:t>
      </w:r>
      <w:r w:rsidR="00233356" w:rsidRPr="008D01AA">
        <w:t>.</w:t>
      </w:r>
    </w:p>
    <w:p w14:paraId="08D1A0EC" w14:textId="77777777" w:rsidR="00233356" w:rsidRPr="008D01AA" w:rsidRDefault="00000000" w:rsidP="00705772">
      <w:pPr>
        <w:spacing w:line="360" w:lineRule="auto"/>
      </w:pPr>
      <w:r>
        <w:pict w14:anchorId="27B74F69">
          <v:rect id="_x0000_i1035" style="width:0;height:1.5pt" o:hralign="center" o:hrstd="t" o:hr="t"/>
        </w:pict>
      </w:r>
    </w:p>
    <w:p w14:paraId="36B929CE" w14:textId="07A4640D" w:rsidR="008D01AA" w:rsidRDefault="008D01AA" w:rsidP="00705772">
      <w:pPr>
        <w:spacing w:line="360" w:lineRule="auto"/>
      </w:pPr>
    </w:p>
    <w:p w14:paraId="5407690E" w14:textId="77777777" w:rsidR="00073AD9" w:rsidRDefault="00000000" w:rsidP="00705772">
      <w:pPr>
        <w:pStyle w:val="1"/>
        <w:spacing w:line="360" w:lineRule="auto"/>
      </w:pPr>
      <w:bookmarkStart w:id="406" w:name="references"/>
      <w:bookmarkEnd w:id="396"/>
      <w:r>
        <w:t>References</w:t>
      </w:r>
    </w:p>
    <w:p w14:paraId="3B56214B" w14:textId="77777777" w:rsidR="00073AD9" w:rsidRDefault="00000000" w:rsidP="00705772">
      <w:pPr>
        <w:pStyle w:val="Compact"/>
        <w:numPr>
          <w:ilvl w:val="0"/>
          <w:numId w:val="3"/>
        </w:numPr>
        <w:spacing w:line="360" w:lineRule="auto"/>
      </w:pPr>
      <w:r>
        <w:t xml:space="preserve">Hagino H, Katagiri H, Okano T, Yamamoto K, Teshima R. Increasing incidence of hip fracture in Tottori Prefecture, Japan: trend from 1986 to 2001. </w:t>
      </w:r>
      <w:proofErr w:type="spellStart"/>
      <w:r>
        <w:t>Osteoporos</w:t>
      </w:r>
      <w:proofErr w:type="spellEnd"/>
      <w:r>
        <w:t xml:space="preserve"> Int. 2005;16(12):1963-1968.</w:t>
      </w:r>
    </w:p>
    <w:p w14:paraId="7248009A" w14:textId="77777777" w:rsidR="00073AD9" w:rsidRDefault="00000000" w:rsidP="00705772">
      <w:pPr>
        <w:pStyle w:val="Compact"/>
        <w:numPr>
          <w:ilvl w:val="0"/>
          <w:numId w:val="3"/>
        </w:numPr>
        <w:spacing w:line="360" w:lineRule="auto"/>
      </w:pPr>
      <w:proofErr w:type="spellStart"/>
      <w:r>
        <w:t>Orimo</w:t>
      </w:r>
      <w:proofErr w:type="spellEnd"/>
      <w:r>
        <w:t xml:space="preserve"> H, Yaegashi Y, Hosoi T, Fukushima Y, Onoda T, Hashimoto T, et al. Hip fracture incidence in Japan: estimates of new patients in 2012 and 25-year trends. </w:t>
      </w:r>
      <w:proofErr w:type="spellStart"/>
      <w:r>
        <w:t>Osteoporos</w:t>
      </w:r>
      <w:proofErr w:type="spellEnd"/>
      <w:r>
        <w:t xml:space="preserve"> Int. 2016;27(5):1777-1784.</w:t>
      </w:r>
    </w:p>
    <w:p w14:paraId="4F4C034A" w14:textId="77777777" w:rsidR="00073AD9" w:rsidRDefault="00000000" w:rsidP="00705772">
      <w:pPr>
        <w:pStyle w:val="Compact"/>
        <w:numPr>
          <w:ilvl w:val="0"/>
          <w:numId w:val="3"/>
        </w:numPr>
        <w:spacing w:line="360" w:lineRule="auto"/>
      </w:pPr>
      <w:r>
        <w:t xml:space="preserve">Cooper C, Campion G, Melton LJ 3rd. Hip fractures in the elderly: a world-wide projection. </w:t>
      </w:r>
      <w:proofErr w:type="spellStart"/>
      <w:r>
        <w:t>Osteoporos</w:t>
      </w:r>
      <w:proofErr w:type="spellEnd"/>
      <w:r>
        <w:t xml:space="preserve"> Int. 1992;2(6):285-289.</w:t>
      </w:r>
    </w:p>
    <w:p w14:paraId="322704BA" w14:textId="77777777" w:rsidR="00073AD9" w:rsidRDefault="00000000" w:rsidP="00705772">
      <w:pPr>
        <w:pStyle w:val="Compact"/>
        <w:numPr>
          <w:ilvl w:val="0"/>
          <w:numId w:val="3"/>
        </w:numPr>
        <w:spacing w:line="360" w:lineRule="auto"/>
      </w:pPr>
      <w:proofErr w:type="spellStart"/>
      <w:r>
        <w:t>Nakatoh</w:t>
      </w:r>
      <w:proofErr w:type="spellEnd"/>
      <w:r>
        <w:t xml:space="preserve"> S, Fujimori K, Ishii S, Iki M. Trends in the incidence of hip fractures and osteoporosis treatment in Japan (FY2012–FY2023). Arch </w:t>
      </w:r>
      <w:proofErr w:type="spellStart"/>
      <w:r>
        <w:t>Osteoporos</w:t>
      </w:r>
      <w:proofErr w:type="spellEnd"/>
      <w:r>
        <w:t>. 2025; 21(1):16.</w:t>
      </w:r>
    </w:p>
    <w:p w14:paraId="1DED1B0E" w14:textId="77777777" w:rsidR="00073AD9" w:rsidRDefault="00000000" w:rsidP="00705772">
      <w:pPr>
        <w:pStyle w:val="Compact"/>
        <w:numPr>
          <w:ilvl w:val="0"/>
          <w:numId w:val="3"/>
        </w:numPr>
        <w:spacing w:line="360" w:lineRule="auto"/>
      </w:pPr>
      <w:r>
        <w:t xml:space="preserve">Hatano M, Yasunaga H, Ishikura H, et al. Temporal trends in acute care costs of hip fracture treatment from 2011 to 2021 in Japan. Arch </w:t>
      </w:r>
      <w:proofErr w:type="spellStart"/>
      <w:r>
        <w:t>Osteoporos</w:t>
      </w:r>
      <w:proofErr w:type="spellEnd"/>
      <w:r>
        <w:t>. 2025;20(1):124.</w:t>
      </w:r>
    </w:p>
    <w:p w14:paraId="2C33A681" w14:textId="77777777" w:rsidR="00073AD9" w:rsidRDefault="00000000" w:rsidP="00705772">
      <w:pPr>
        <w:pStyle w:val="Compact"/>
        <w:numPr>
          <w:ilvl w:val="0"/>
          <w:numId w:val="3"/>
        </w:numPr>
        <w:spacing w:line="360" w:lineRule="auto"/>
      </w:pPr>
      <w:r>
        <w:t>Cummings SR, Nevitt MC. A hypothesis: the causes of hip fractures. J Gerontol. 1989;44(4):M107-M111.</w:t>
      </w:r>
    </w:p>
    <w:p w14:paraId="5487621A" w14:textId="77777777" w:rsidR="00073AD9" w:rsidRDefault="00000000" w:rsidP="00705772">
      <w:pPr>
        <w:pStyle w:val="Compact"/>
        <w:numPr>
          <w:ilvl w:val="0"/>
          <w:numId w:val="3"/>
        </w:numPr>
        <w:spacing w:line="360" w:lineRule="auto"/>
      </w:pPr>
      <w:r>
        <w:lastRenderedPageBreak/>
        <w:t>Tinetti ME. Clinical practice. Preventing falls in elderly persons. N Engl J Med. 2003;348(1):42-49.</w:t>
      </w:r>
    </w:p>
    <w:p w14:paraId="68CB64F9" w14:textId="77777777" w:rsidR="00073AD9" w:rsidRDefault="00000000" w:rsidP="00705772">
      <w:pPr>
        <w:pStyle w:val="Compact"/>
        <w:numPr>
          <w:ilvl w:val="0"/>
          <w:numId w:val="3"/>
        </w:numPr>
        <w:spacing w:line="360" w:lineRule="auto"/>
      </w:pPr>
      <w:r>
        <w:t xml:space="preserve">Stevens JA, </w:t>
      </w:r>
      <w:proofErr w:type="spellStart"/>
      <w:r>
        <w:t>Sogolow</w:t>
      </w:r>
      <w:proofErr w:type="spellEnd"/>
      <w:r>
        <w:t xml:space="preserve"> ED. Gender differences for non-fatal unintentional fall related injuries among older adults. </w:t>
      </w:r>
      <w:proofErr w:type="spellStart"/>
      <w:r>
        <w:t>Inj</w:t>
      </w:r>
      <w:proofErr w:type="spellEnd"/>
      <w:r>
        <w:t xml:space="preserve"> Prev. 2005;11(2):115-119.</w:t>
      </w:r>
    </w:p>
    <w:p w14:paraId="5DED8304" w14:textId="77777777" w:rsidR="00073AD9" w:rsidRDefault="00000000" w:rsidP="00705772">
      <w:pPr>
        <w:pStyle w:val="Compact"/>
        <w:numPr>
          <w:ilvl w:val="0"/>
          <w:numId w:val="3"/>
        </w:numPr>
        <w:spacing w:line="360" w:lineRule="auto"/>
      </w:pPr>
      <w:r>
        <w:t>Li W, Keegan TH, Sternfeld B, Sidney S, Quesenberry CP Jr, Kelsey JL. Outdoor falls among middle-aged and older adults: a neglected public health problem. Am J Public Health. 2006;96(7):1192-1200.</w:t>
      </w:r>
    </w:p>
    <w:p w14:paraId="7BC81321" w14:textId="77777777" w:rsidR="00073AD9" w:rsidRDefault="00000000" w:rsidP="00705772">
      <w:pPr>
        <w:pStyle w:val="Compact"/>
        <w:numPr>
          <w:ilvl w:val="0"/>
          <w:numId w:val="3"/>
        </w:numPr>
        <w:spacing w:line="360" w:lineRule="auto"/>
      </w:pPr>
      <w:r>
        <w:t xml:space="preserve">Redfern MS, Cham R, </w:t>
      </w:r>
      <w:proofErr w:type="spellStart"/>
      <w:r>
        <w:t>Gielo-Perczak</w:t>
      </w:r>
      <w:proofErr w:type="spellEnd"/>
      <w:r>
        <w:t xml:space="preserve"> K, et al. Biomechanics of slips. Ergonomics. 2001;44(13):1138-1166.</w:t>
      </w:r>
    </w:p>
    <w:p w14:paraId="4592E1A8" w14:textId="77777777" w:rsidR="00073AD9" w:rsidRDefault="00000000" w:rsidP="00705772">
      <w:pPr>
        <w:pStyle w:val="Compact"/>
        <w:numPr>
          <w:ilvl w:val="0"/>
          <w:numId w:val="3"/>
        </w:numPr>
        <w:spacing w:line="360" w:lineRule="auto"/>
      </w:pPr>
      <w:r>
        <w:t>Franz JR, Kram R. Advanced age affects the individual leg mechanics of level, uphill, and downhill walking. J Biomech. 2013;46(3):535-540.</w:t>
      </w:r>
    </w:p>
    <w:p w14:paraId="2EE7CFDC" w14:textId="77777777" w:rsidR="00073AD9" w:rsidRDefault="00000000" w:rsidP="00705772">
      <w:pPr>
        <w:pStyle w:val="Compact"/>
        <w:numPr>
          <w:ilvl w:val="0"/>
          <w:numId w:val="3"/>
        </w:numPr>
        <w:spacing w:line="360" w:lineRule="auto"/>
      </w:pPr>
      <w:r>
        <w:t xml:space="preserve">Reimann H, Ramadan R, </w:t>
      </w:r>
      <w:proofErr w:type="spellStart"/>
      <w:r>
        <w:t>Fettrow</w:t>
      </w:r>
      <w:proofErr w:type="spellEnd"/>
      <w:r>
        <w:t xml:space="preserve"> T, Hafer JF, Geyer H, Jeka JJ. Interactions between different age-related factors affecting balance control in walking. Front Sports Act Living. </w:t>
      </w:r>
      <w:proofErr w:type="gramStart"/>
      <w:r>
        <w:t>2020;2:94</w:t>
      </w:r>
      <w:proofErr w:type="gramEnd"/>
      <w:r>
        <w:t>.</w:t>
      </w:r>
    </w:p>
    <w:p w14:paraId="0E1DFEFF" w14:textId="77777777" w:rsidR="00073AD9" w:rsidRDefault="00000000" w:rsidP="00705772">
      <w:pPr>
        <w:pStyle w:val="Compact"/>
        <w:numPr>
          <w:ilvl w:val="0"/>
          <w:numId w:val="3"/>
        </w:numPr>
        <w:spacing w:line="360" w:lineRule="auto"/>
      </w:pPr>
      <w:r>
        <w:t xml:space="preserve">Marigold DS, Patla AE. Strategies for dynamic stability during locomotion on a slippery surface: effects of prior experience and knowledge. J </w:t>
      </w:r>
      <w:proofErr w:type="spellStart"/>
      <w:r>
        <w:t>Neurophysiol</w:t>
      </w:r>
      <w:proofErr w:type="spellEnd"/>
      <w:r>
        <w:t>. 2002;88(1):339-353.</w:t>
      </w:r>
    </w:p>
    <w:p w14:paraId="46396766" w14:textId="77777777" w:rsidR="00073AD9" w:rsidRDefault="00000000" w:rsidP="00705772">
      <w:pPr>
        <w:pStyle w:val="Compact"/>
        <w:numPr>
          <w:ilvl w:val="0"/>
          <w:numId w:val="3"/>
        </w:numPr>
        <w:spacing w:line="360" w:lineRule="auto"/>
      </w:pPr>
      <w:r>
        <w:t xml:space="preserve">Fujita K, Fujiwara Y, Chaves PH, Motohashi Y, Shinkai S. Frequency of going outdoors as a </w:t>
      </w:r>
      <w:proofErr w:type="gramStart"/>
      <w:r>
        <w:t>good predictors</w:t>
      </w:r>
      <w:proofErr w:type="gramEnd"/>
      <w:r>
        <w:t xml:space="preserve"> for incident disability of physical function as well as disability recovery in community-dwelling older adults in rural Japan. J Epidemiol. 2006;16(6):261-270.</w:t>
      </w:r>
    </w:p>
    <w:p w14:paraId="23408BCC" w14:textId="77777777" w:rsidR="00073AD9" w:rsidRDefault="00000000" w:rsidP="00705772">
      <w:pPr>
        <w:pStyle w:val="Compact"/>
        <w:numPr>
          <w:ilvl w:val="0"/>
          <w:numId w:val="3"/>
        </w:numPr>
        <w:spacing w:line="360" w:lineRule="auto"/>
      </w:pPr>
      <w:r>
        <w:t xml:space="preserve">Quach L, Galica AM, Jones RN, et al. The nonlinear relationship between gait speed and falls: the MOBILIZE Boston Study. J Am </w:t>
      </w:r>
      <w:proofErr w:type="spellStart"/>
      <w:r>
        <w:t>Geriatr</w:t>
      </w:r>
      <w:proofErr w:type="spellEnd"/>
      <w:r>
        <w:t xml:space="preserve"> Soc. 2011;59(6):1069-1073.</w:t>
      </w:r>
    </w:p>
    <w:p w14:paraId="7E3FDF7B" w14:textId="77777777" w:rsidR="00073AD9" w:rsidRDefault="00000000" w:rsidP="00705772">
      <w:pPr>
        <w:pStyle w:val="Compact"/>
        <w:numPr>
          <w:ilvl w:val="0"/>
          <w:numId w:val="3"/>
        </w:numPr>
        <w:spacing w:line="360" w:lineRule="auto"/>
      </w:pPr>
      <w:proofErr w:type="spellStart"/>
      <w:r>
        <w:t>Dargent</w:t>
      </w:r>
      <w:proofErr w:type="spellEnd"/>
      <w:r>
        <w:t>-Molina P, Favier F, Grandjean H, et al. Fall-related factors and risk of hip fracture: the EPIDOS prospective study. Lancet. 1996;348(9021):145-149.</w:t>
      </w:r>
    </w:p>
    <w:p w14:paraId="736D71BC" w14:textId="77777777" w:rsidR="00073AD9" w:rsidRDefault="00000000" w:rsidP="00705772">
      <w:pPr>
        <w:pStyle w:val="Compact"/>
        <w:numPr>
          <w:ilvl w:val="0"/>
          <w:numId w:val="3"/>
        </w:numPr>
        <w:spacing w:line="360" w:lineRule="auto"/>
      </w:pPr>
      <w:r>
        <w:lastRenderedPageBreak/>
        <w:t>Studenski S, Perera S, Patel K, et al. Gait speed and survival in older adults. JAMA. 2011;305(1):50-58.</w:t>
      </w:r>
    </w:p>
    <w:p w14:paraId="48B12378" w14:textId="77777777" w:rsidR="00073AD9" w:rsidRDefault="00000000" w:rsidP="00705772">
      <w:pPr>
        <w:pStyle w:val="Compact"/>
        <w:numPr>
          <w:ilvl w:val="0"/>
          <w:numId w:val="3"/>
        </w:numPr>
        <w:spacing w:line="360" w:lineRule="auto"/>
      </w:pPr>
      <w:r>
        <w:t>Thies SB, Richardson JK, Ashton-Miller JA. Effects of surface irregularity and lighting on step variability during gait: a study in healthy young and older women. Gait Posture. 2005;22(1):26-31.</w:t>
      </w:r>
    </w:p>
    <w:p w14:paraId="4EAA9B45" w14:textId="77777777" w:rsidR="00073AD9" w:rsidRDefault="00000000" w:rsidP="00705772">
      <w:pPr>
        <w:pStyle w:val="Compact"/>
        <w:numPr>
          <w:ilvl w:val="0"/>
          <w:numId w:val="3"/>
        </w:numPr>
        <w:spacing w:line="360" w:lineRule="auto"/>
      </w:pPr>
      <w:r>
        <w:t xml:space="preserve">Maki BE. Gait changes in older adults: predictors of falls or indicators of fear. J Am </w:t>
      </w:r>
      <w:proofErr w:type="spellStart"/>
      <w:r>
        <w:t>Geriatr</w:t>
      </w:r>
      <w:proofErr w:type="spellEnd"/>
      <w:r>
        <w:t xml:space="preserve"> Soc. 1997;45(3):313-320.</w:t>
      </w:r>
    </w:p>
    <w:p w14:paraId="02137665" w14:textId="77777777" w:rsidR="00073AD9" w:rsidRDefault="00000000" w:rsidP="00705772">
      <w:pPr>
        <w:pStyle w:val="Compact"/>
        <w:numPr>
          <w:ilvl w:val="0"/>
          <w:numId w:val="3"/>
        </w:numPr>
        <w:spacing w:line="360" w:lineRule="auto"/>
      </w:pPr>
      <w:r>
        <w:t xml:space="preserve">Dahl C, Madsen C, </w:t>
      </w:r>
      <w:proofErr w:type="spellStart"/>
      <w:r>
        <w:t>Omsland</w:t>
      </w:r>
      <w:proofErr w:type="spellEnd"/>
      <w:r>
        <w:t xml:space="preserve"> TK, Søgaard AJ, Tell GS, Holvik K, Meyer HE. Contribution of elevation and residential proximity to the coast in explaining geographic variations in hip fracture incidence. A Norwegian Epidemiologic Osteoporosis Studies (NOREPOS) study. </w:t>
      </w:r>
      <w:proofErr w:type="spellStart"/>
      <w:r>
        <w:t>Osteoporos</w:t>
      </w:r>
      <w:proofErr w:type="spellEnd"/>
      <w:r>
        <w:t xml:space="preserve"> Int. 2021;32(5):1001-1006.</w:t>
      </w:r>
    </w:p>
    <w:p w14:paraId="3FB1A961" w14:textId="77777777" w:rsidR="00073AD9" w:rsidRDefault="00000000" w:rsidP="00705772">
      <w:pPr>
        <w:pStyle w:val="Compact"/>
        <w:numPr>
          <w:ilvl w:val="0"/>
          <w:numId w:val="3"/>
        </w:numPr>
        <w:spacing w:line="360" w:lineRule="auto"/>
      </w:pPr>
      <w:r>
        <w:t xml:space="preserve">Wang S, Zhang F, Guo Y, Chen C, Zhong Y, Hao D, Zhu S, Wu Y. Exposure to high altitude is associated with an elevated risk of hip fracture: a retrospective cohort study using data from the CHARLS. BMC </w:t>
      </w:r>
      <w:proofErr w:type="spellStart"/>
      <w:r>
        <w:t>Geriatr</w:t>
      </w:r>
      <w:proofErr w:type="spellEnd"/>
      <w:r>
        <w:t>. 2025;25(1):884.</w:t>
      </w:r>
    </w:p>
    <w:p w14:paraId="45D84862" w14:textId="77777777" w:rsidR="00073AD9" w:rsidRDefault="00000000" w:rsidP="00705772">
      <w:pPr>
        <w:pStyle w:val="Compact"/>
        <w:numPr>
          <w:ilvl w:val="0"/>
          <w:numId w:val="3"/>
        </w:numPr>
        <w:spacing w:line="360" w:lineRule="auto"/>
      </w:pPr>
      <w:r>
        <w:t xml:space="preserve">Nevitt MC, Cummings SR. Type of fall and risk of hip and wrist fractures: the study of osteoporotic fractures. J Am </w:t>
      </w:r>
      <w:proofErr w:type="spellStart"/>
      <w:r>
        <w:t>Geriatr</w:t>
      </w:r>
      <w:proofErr w:type="spellEnd"/>
      <w:r>
        <w:t xml:space="preserve"> Soc. 1993;41(11):1226-1234.</w:t>
      </w:r>
    </w:p>
    <w:p w14:paraId="155DB38B" w14:textId="77777777" w:rsidR="00073AD9" w:rsidRDefault="00000000" w:rsidP="00705772">
      <w:pPr>
        <w:pStyle w:val="Compact"/>
        <w:numPr>
          <w:ilvl w:val="0"/>
          <w:numId w:val="3"/>
        </w:numPr>
        <w:spacing w:line="360" w:lineRule="auto"/>
      </w:pPr>
      <w:r>
        <w:t>Yang Y, Komisar V, Shishov N, et al. The effect of fall biomechanics on risk for hip fracture in older adults: a cohort study of video-captured falls in long-term care. J Bone Miner Res. 2020;35(10):1914-1922.</w:t>
      </w:r>
    </w:p>
    <w:p w14:paraId="46BD8A1A" w14:textId="77777777" w:rsidR="00073AD9" w:rsidRDefault="00000000" w:rsidP="00705772">
      <w:pPr>
        <w:pStyle w:val="Compact"/>
        <w:numPr>
          <w:ilvl w:val="0"/>
          <w:numId w:val="3"/>
        </w:numPr>
        <w:spacing w:line="360" w:lineRule="auto"/>
      </w:pPr>
      <w:r>
        <w:t xml:space="preserve">Hayes WC, Myers ER, Morris JN, Gerhart TN, Yett HS, Lipsitz LA. Impact near the hip dominates fracture risk in elderly nursing home residents who fall. </w:t>
      </w:r>
      <w:proofErr w:type="spellStart"/>
      <w:r>
        <w:t>Calcif</w:t>
      </w:r>
      <w:proofErr w:type="spellEnd"/>
      <w:r>
        <w:t xml:space="preserve"> Tissue Int. 1993;52(3):192-198.</w:t>
      </w:r>
    </w:p>
    <w:p w14:paraId="7067E088" w14:textId="77777777" w:rsidR="00073AD9" w:rsidRDefault="00000000" w:rsidP="00705772">
      <w:pPr>
        <w:pStyle w:val="Compact"/>
        <w:numPr>
          <w:ilvl w:val="0"/>
          <w:numId w:val="3"/>
        </w:numPr>
        <w:spacing w:line="360" w:lineRule="auto"/>
      </w:pPr>
      <w:r>
        <w:t xml:space="preserve">Sarvi MN, Luo Y. A two-level subject-specific biomechanical model for improving prediction of hip fracture risk. Clin </w:t>
      </w:r>
      <w:proofErr w:type="spellStart"/>
      <w:r>
        <w:t>Biomech</w:t>
      </w:r>
      <w:proofErr w:type="spellEnd"/>
      <w:r>
        <w:t xml:space="preserve"> (Bristol, Avon). 2015;30(8):881-887.</w:t>
      </w:r>
    </w:p>
    <w:p w14:paraId="5C1DC07C" w14:textId="77777777" w:rsidR="00073AD9" w:rsidRDefault="00000000" w:rsidP="00705772">
      <w:pPr>
        <w:pStyle w:val="Compact"/>
        <w:numPr>
          <w:ilvl w:val="0"/>
          <w:numId w:val="3"/>
        </w:numPr>
        <w:spacing w:line="360" w:lineRule="auto"/>
      </w:pPr>
      <w:r>
        <w:lastRenderedPageBreak/>
        <w:t>Faisal TR, Luo Y. Study of stress variations in single-stance and sideways fall using image-based finite element analysis. Biomed Mater Eng. 2016;27(1):1-14.</w:t>
      </w:r>
    </w:p>
    <w:p w14:paraId="2A658800" w14:textId="77777777" w:rsidR="00073AD9" w:rsidRDefault="00000000" w:rsidP="00705772">
      <w:pPr>
        <w:pStyle w:val="Compact"/>
        <w:numPr>
          <w:ilvl w:val="0"/>
          <w:numId w:val="3"/>
        </w:numPr>
        <w:spacing w:line="360" w:lineRule="auto"/>
      </w:pPr>
      <w:r>
        <w:t xml:space="preserve">Ortega JD, Farley CT. Minimizing center of mass vertical movement increases metabolic cost in walking. J Appl </w:t>
      </w:r>
      <w:proofErr w:type="spellStart"/>
      <w:r>
        <w:t>Physiol</w:t>
      </w:r>
      <w:proofErr w:type="spellEnd"/>
      <w:r>
        <w:t xml:space="preserve"> (1985). 2005;99(6):2099-2107.</w:t>
      </w:r>
    </w:p>
    <w:p w14:paraId="141F30C2" w14:textId="77777777" w:rsidR="00073AD9" w:rsidRDefault="00000000" w:rsidP="00705772">
      <w:pPr>
        <w:pStyle w:val="Compact"/>
        <w:numPr>
          <w:ilvl w:val="0"/>
          <w:numId w:val="3"/>
        </w:numPr>
        <w:spacing w:line="360" w:lineRule="auto"/>
      </w:pPr>
      <w:r>
        <w:t xml:space="preserve">Tesio L, Rota V. The motion of body center of mass during walking: a review oriented to clinical applications. Front Neurol. </w:t>
      </w:r>
      <w:proofErr w:type="gramStart"/>
      <w:r>
        <w:t>2019;10:999</w:t>
      </w:r>
      <w:proofErr w:type="gramEnd"/>
      <w:r>
        <w:t>.</w:t>
      </w:r>
    </w:p>
    <w:p w14:paraId="0B9E4444" w14:textId="77777777" w:rsidR="00073AD9" w:rsidRDefault="00000000" w:rsidP="00705772">
      <w:pPr>
        <w:pStyle w:val="Compact"/>
        <w:numPr>
          <w:ilvl w:val="0"/>
          <w:numId w:val="3"/>
        </w:numPr>
        <w:spacing w:line="360" w:lineRule="auto"/>
      </w:pPr>
      <w:r>
        <w:t xml:space="preserve">Hak L, </w:t>
      </w:r>
      <w:proofErr w:type="spellStart"/>
      <w:r>
        <w:t>Houdijk</w:t>
      </w:r>
      <w:proofErr w:type="spellEnd"/>
      <w:r>
        <w:t xml:space="preserve"> H, </w:t>
      </w:r>
      <w:proofErr w:type="spellStart"/>
      <w:r>
        <w:t>Steenbrink</w:t>
      </w:r>
      <w:proofErr w:type="spellEnd"/>
      <w:r>
        <w:t xml:space="preserve"> F, Mert A, van der </w:t>
      </w:r>
      <w:proofErr w:type="spellStart"/>
      <w:r>
        <w:t>Wurff</w:t>
      </w:r>
      <w:proofErr w:type="spellEnd"/>
      <w:r>
        <w:t xml:space="preserve"> P, Beek PJ, van </w:t>
      </w:r>
      <w:proofErr w:type="spellStart"/>
      <w:r>
        <w:t>Dieën</w:t>
      </w:r>
      <w:proofErr w:type="spellEnd"/>
      <w:r>
        <w:t xml:space="preserve"> JH. Stepping strategies for regulating gait adaptability and stability. J Biomech. 2013;46(5):905-911.</w:t>
      </w:r>
    </w:p>
    <w:p w14:paraId="51ADAA9C" w14:textId="77777777" w:rsidR="00073AD9" w:rsidRDefault="00000000" w:rsidP="00705772">
      <w:pPr>
        <w:pStyle w:val="Compact"/>
        <w:numPr>
          <w:ilvl w:val="0"/>
          <w:numId w:val="3"/>
        </w:numPr>
        <w:spacing w:line="360" w:lineRule="auto"/>
      </w:pPr>
      <w:r>
        <w:t xml:space="preserve">Kim KJ, Ashton-Miller JA. Biomechanics of fall arrest using the upper extremity: age differences. Clin </w:t>
      </w:r>
      <w:proofErr w:type="spellStart"/>
      <w:r>
        <w:t>Biomech</w:t>
      </w:r>
      <w:proofErr w:type="spellEnd"/>
      <w:r>
        <w:t xml:space="preserve"> (Bristol, Avon). 2003;18(4):311-318.</w:t>
      </w:r>
    </w:p>
    <w:p w14:paraId="0876C019" w14:textId="77777777" w:rsidR="00073AD9" w:rsidRDefault="00000000" w:rsidP="00705772">
      <w:pPr>
        <w:pStyle w:val="Compact"/>
        <w:numPr>
          <w:ilvl w:val="0"/>
          <w:numId w:val="3"/>
        </w:numPr>
        <w:spacing w:line="360" w:lineRule="auto"/>
      </w:pPr>
      <w:r>
        <w:t xml:space="preserve">O’Neill TW, </w:t>
      </w:r>
      <w:proofErr w:type="spellStart"/>
      <w:r>
        <w:t>Varlow</w:t>
      </w:r>
      <w:proofErr w:type="spellEnd"/>
      <w:r>
        <w:t xml:space="preserve"> J, Silman AJ, et al. Age and sex influences on fall characteristics. Ann Rheum Dis. 1994;53(11):773-775.</w:t>
      </w:r>
    </w:p>
    <w:p w14:paraId="4EB43661" w14:textId="77777777" w:rsidR="00073AD9" w:rsidRDefault="00000000" w:rsidP="00705772">
      <w:pPr>
        <w:pStyle w:val="Compact"/>
        <w:numPr>
          <w:ilvl w:val="0"/>
          <w:numId w:val="3"/>
        </w:numPr>
        <w:spacing w:line="360" w:lineRule="auto"/>
      </w:pPr>
      <w:r>
        <w:t>Court-Brown CM, Caesar B. Epidemiology of adult fractures: a review. Injury. 2006;37(8):691-697.</w:t>
      </w:r>
    </w:p>
    <w:p w14:paraId="35340644" w14:textId="77777777" w:rsidR="00073AD9" w:rsidRDefault="00000000" w:rsidP="00705772">
      <w:pPr>
        <w:pStyle w:val="Compact"/>
        <w:numPr>
          <w:ilvl w:val="0"/>
          <w:numId w:val="3"/>
        </w:numPr>
        <w:spacing w:line="360" w:lineRule="auto"/>
      </w:pPr>
      <w:r>
        <w:t xml:space="preserve">Dahl C, Madsen C, </w:t>
      </w:r>
      <w:proofErr w:type="spellStart"/>
      <w:r>
        <w:t>Omsland</w:t>
      </w:r>
      <w:proofErr w:type="spellEnd"/>
      <w:r>
        <w:t xml:space="preserve"> TK, et al. The association of cold ambient temperature with fracture risk and mortality: national data from Norway—a Norwegian Epidemiologic Osteoporosis Studies (NOREPOS) study. J Bone Miner Res. 2022;37(8):1527-1536.</w:t>
      </w:r>
    </w:p>
    <w:p w14:paraId="01ED7018" w14:textId="77777777" w:rsidR="00073AD9" w:rsidRDefault="00000000" w:rsidP="00705772">
      <w:pPr>
        <w:pStyle w:val="Compact"/>
        <w:numPr>
          <w:ilvl w:val="0"/>
          <w:numId w:val="3"/>
        </w:numPr>
        <w:spacing w:line="360" w:lineRule="auto"/>
      </w:pPr>
      <w:r>
        <w:t>Blackwood J, Suzuki R, Karczewski H. Perceived neighborhood walkability is associated with recent falls in urban dwelling older adults. J Geriatr Phys Ther. 2022;45(1</w:t>
      </w:r>
      <w:proofErr w:type="gramStart"/>
      <w:r>
        <w:t>):E</w:t>
      </w:r>
      <w:proofErr w:type="gramEnd"/>
      <w:r>
        <w:t>8-E15.</w:t>
      </w:r>
    </w:p>
    <w:p w14:paraId="3740000D" w14:textId="77777777" w:rsidR="00073AD9" w:rsidRDefault="00000000" w:rsidP="00705772">
      <w:pPr>
        <w:pStyle w:val="Compact"/>
        <w:numPr>
          <w:ilvl w:val="0"/>
          <w:numId w:val="3"/>
        </w:numPr>
        <w:spacing w:line="360" w:lineRule="auto"/>
      </w:pPr>
      <w:r>
        <w:t xml:space="preserve">Tabuchi R. Emerging trends in domestic migration patterns in Japan. Paper presented at: Expert Group Meeting in Celebration of the 30th anniversary of the International Year of the Family; February 28-29, 2024; Kuala Lumpur, </w:t>
      </w:r>
      <w:r>
        <w:lastRenderedPageBreak/>
        <w:t>Malaysia. Available from: https://researchmap.jp/read0048517/published_papers/47765231</w:t>
      </w:r>
    </w:p>
    <w:p w14:paraId="2D4EBFBE" w14:textId="77777777" w:rsidR="00073AD9" w:rsidRDefault="00000000" w:rsidP="00705772">
      <w:pPr>
        <w:pStyle w:val="Compact"/>
        <w:numPr>
          <w:ilvl w:val="0"/>
          <w:numId w:val="3"/>
        </w:numPr>
        <w:spacing w:line="360" w:lineRule="auto"/>
      </w:pPr>
      <w:r>
        <w:t>Consalvo S. Impact of population ageing on Japan’s inter-prefectural migration. Data Science and Service Research Discussion Paper No. 129. Tohoku University, 2022.</w:t>
      </w:r>
    </w:p>
    <w:p w14:paraId="411E9C16" w14:textId="77777777" w:rsidR="00073AD9" w:rsidRDefault="00000000" w:rsidP="00705772">
      <w:pPr>
        <w:pStyle w:val="Compact"/>
        <w:numPr>
          <w:ilvl w:val="0"/>
          <w:numId w:val="3"/>
        </w:numPr>
        <w:spacing w:line="360" w:lineRule="auto"/>
      </w:pPr>
      <w:r>
        <w:t xml:space="preserve">Smith SG, O’Conor R, Curtis LM, Waite K, Deary IJ, Paasche-Orlow M, Wolf MS. Low health literacy predicts decline in physical function among older adults: findings from the </w:t>
      </w:r>
      <w:proofErr w:type="spellStart"/>
      <w:r>
        <w:t>LitCog</w:t>
      </w:r>
      <w:proofErr w:type="spellEnd"/>
      <w:r>
        <w:t xml:space="preserve"> cohort study. J Epidemiol Community Health. 2015;69(5):474-480.</w:t>
      </w:r>
    </w:p>
    <w:p w14:paraId="2424B6DD" w14:textId="77777777" w:rsidR="00073AD9" w:rsidRDefault="00000000" w:rsidP="00705772">
      <w:pPr>
        <w:pStyle w:val="Compact"/>
        <w:numPr>
          <w:ilvl w:val="0"/>
          <w:numId w:val="3"/>
        </w:numPr>
        <w:spacing w:line="360" w:lineRule="auto"/>
      </w:pPr>
      <w:r>
        <w:t>Kobayashi K, Nishida T, Sakakibara H. Factors associated with low albumin in community-dwelling older adults aged 75 years and above. Int J Environ Res Public Health. 2023;20(21):6994.</w:t>
      </w:r>
    </w:p>
    <w:p w14:paraId="2F880591" w14:textId="77777777" w:rsidR="00073AD9" w:rsidRDefault="00000000" w:rsidP="00705772">
      <w:pPr>
        <w:pStyle w:val="Compact"/>
        <w:numPr>
          <w:ilvl w:val="0"/>
          <w:numId w:val="3"/>
        </w:numPr>
        <w:spacing w:line="360" w:lineRule="auto"/>
      </w:pPr>
      <w:r>
        <w:t xml:space="preserve">Murayama H, Nishi M, Matsuo E, et al. Do bonding and bridging social capital affect self-rated health, depressive mood and cognitive decline in older Japanese? A prospective cohort study. Soc Sci Med. </w:t>
      </w:r>
      <w:proofErr w:type="gramStart"/>
      <w:r>
        <w:t>2013;98:247</w:t>
      </w:r>
      <w:proofErr w:type="gramEnd"/>
      <w:r>
        <w:t>-252.</w:t>
      </w:r>
    </w:p>
    <w:p w14:paraId="4A7B5246" w14:textId="77777777" w:rsidR="00073AD9" w:rsidRDefault="00000000" w:rsidP="00705772">
      <w:pPr>
        <w:pStyle w:val="Compact"/>
        <w:numPr>
          <w:ilvl w:val="0"/>
          <w:numId w:val="3"/>
        </w:numPr>
        <w:spacing w:line="360" w:lineRule="auto"/>
      </w:pPr>
      <w:proofErr w:type="spellStart"/>
      <w:r>
        <w:t>Delbaere</w:t>
      </w:r>
      <w:proofErr w:type="spellEnd"/>
      <w:r>
        <w:t xml:space="preserve"> K, Close JC, Brodaty H, Sachdev P, Lord SR. Determinants of disparities between perceived and physiological risk of falling among elderly people: cohort study. BMJ. 2010;341:c4165.</w:t>
      </w:r>
    </w:p>
    <w:p w14:paraId="78102E74" w14:textId="77777777" w:rsidR="00073AD9" w:rsidRDefault="00000000" w:rsidP="00705772">
      <w:pPr>
        <w:pStyle w:val="Compact"/>
        <w:numPr>
          <w:ilvl w:val="0"/>
          <w:numId w:val="3"/>
        </w:numPr>
        <w:spacing w:line="360" w:lineRule="auto"/>
      </w:pPr>
      <w:r>
        <w:t xml:space="preserve">Kempen GI, van </w:t>
      </w:r>
      <w:proofErr w:type="spellStart"/>
      <w:r>
        <w:t>Haastregt</w:t>
      </w:r>
      <w:proofErr w:type="spellEnd"/>
      <w:r>
        <w:t xml:space="preserve"> JC, McKee KJ, </w:t>
      </w:r>
      <w:proofErr w:type="spellStart"/>
      <w:r>
        <w:t>Delbaere</w:t>
      </w:r>
      <w:proofErr w:type="spellEnd"/>
      <w:r>
        <w:t xml:space="preserve"> K, Zijlstra GA. Socio-demographic, health-related and psychosocial correlates of fear of falling and avoidance of activity in community-living older persons who avoid activity due to fear of falling. BMC Public Health. </w:t>
      </w:r>
      <w:proofErr w:type="gramStart"/>
      <w:r>
        <w:t>2009;9:170</w:t>
      </w:r>
      <w:proofErr w:type="gramEnd"/>
      <w:r>
        <w:t>.</w:t>
      </w:r>
    </w:p>
    <w:p w14:paraId="1FD30EFB" w14:textId="77777777" w:rsidR="00073AD9" w:rsidRDefault="00000000" w:rsidP="00705772">
      <w:pPr>
        <w:pStyle w:val="Compact"/>
        <w:numPr>
          <w:ilvl w:val="0"/>
          <w:numId w:val="3"/>
        </w:numPr>
        <w:spacing w:line="360" w:lineRule="auto"/>
      </w:pPr>
      <w:r>
        <w:t xml:space="preserve">Inage K, Kondo N, </w:t>
      </w:r>
      <w:proofErr w:type="spellStart"/>
      <w:r>
        <w:t>Komatsubara</w:t>
      </w:r>
      <w:proofErr w:type="spellEnd"/>
      <w:r>
        <w:t xml:space="preserve"> S, et al. Current status of patients with hip fracture in Japan: a nationwide survey. J </w:t>
      </w:r>
      <w:proofErr w:type="spellStart"/>
      <w:r>
        <w:t>Orthop</w:t>
      </w:r>
      <w:proofErr w:type="spellEnd"/>
      <w:r>
        <w:t xml:space="preserve"> Sci. 2025. </w:t>
      </w:r>
      <w:proofErr w:type="gramStart"/>
      <w:r>
        <w:t>doi:10.1016/j.jos</w:t>
      </w:r>
      <w:proofErr w:type="gramEnd"/>
      <w:r>
        <w:t>.2025.05.014.</w:t>
      </w:r>
    </w:p>
    <w:p w14:paraId="7EF269F4" w14:textId="77777777" w:rsidR="00073AD9" w:rsidRDefault="00000000" w:rsidP="00705772">
      <w:pPr>
        <w:pStyle w:val="Compact"/>
        <w:numPr>
          <w:ilvl w:val="0"/>
          <w:numId w:val="3"/>
        </w:numPr>
        <w:spacing w:line="360" w:lineRule="auto"/>
      </w:pPr>
      <w:proofErr w:type="spellStart"/>
      <w:r>
        <w:lastRenderedPageBreak/>
        <w:t>Nakatoh</w:t>
      </w:r>
      <w:proofErr w:type="spellEnd"/>
      <w:r>
        <w:t xml:space="preserve"> S, Fujimori K, Ishii S, Tamaki J, Okimoto N, Ogawa S, Iki M. Trends in the incidence of secondary hip fractures and osteoporosis treatment in Japan (FY2012-FY2023). Arch </w:t>
      </w:r>
      <w:proofErr w:type="spellStart"/>
      <w:r>
        <w:t>Osteoporos</w:t>
      </w:r>
      <w:proofErr w:type="spellEnd"/>
      <w:r>
        <w:t>. 2026;21(1):15.</w:t>
      </w:r>
    </w:p>
    <w:p w14:paraId="34D7AD61" w14:textId="77777777" w:rsidR="00073AD9" w:rsidRDefault="00000000" w:rsidP="00705772">
      <w:pPr>
        <w:pStyle w:val="Compact"/>
        <w:numPr>
          <w:ilvl w:val="0"/>
          <w:numId w:val="3"/>
        </w:numPr>
        <w:spacing w:line="360" w:lineRule="auto"/>
      </w:pPr>
      <w:r>
        <w:t xml:space="preserve">Yamamoto N, </w:t>
      </w:r>
      <w:proofErr w:type="spellStart"/>
      <w:r>
        <w:t>Sawaguchi</w:t>
      </w:r>
      <w:proofErr w:type="spellEnd"/>
      <w:r>
        <w:t xml:space="preserve"> T, Matsushita T, et al. Fragility Fracture Network-Japan: the challenge of establishment of a national hip fracture database and successful achievement of nationwide health system change for hip fracture care in Japan. Injury. 2024;55(6):111452.</w:t>
      </w:r>
    </w:p>
    <w:p w14:paraId="51231FE7" w14:textId="77777777" w:rsidR="00073AD9" w:rsidRDefault="00000000" w:rsidP="00705772">
      <w:pPr>
        <w:pStyle w:val="Compact"/>
        <w:numPr>
          <w:ilvl w:val="0"/>
          <w:numId w:val="3"/>
        </w:numPr>
        <w:spacing w:line="360" w:lineRule="auto"/>
      </w:pPr>
      <w:r>
        <w:t xml:space="preserve">Miyachi M, </w:t>
      </w:r>
      <w:proofErr w:type="spellStart"/>
      <w:r>
        <w:t>Tripette</w:t>
      </w:r>
      <w:proofErr w:type="spellEnd"/>
      <w:r>
        <w:t xml:space="preserve"> J, Kawakami R, Murakami H. “+10 min of physical activity per day”: Japan is looking for efficient but feasible recommendations for its population. J </w:t>
      </w:r>
      <w:proofErr w:type="spellStart"/>
      <w:r>
        <w:t>Nutr</w:t>
      </w:r>
      <w:proofErr w:type="spellEnd"/>
      <w:r>
        <w:t xml:space="preserve"> Sci </w:t>
      </w:r>
      <w:proofErr w:type="spellStart"/>
      <w:r>
        <w:t>Vitaminol</w:t>
      </w:r>
      <w:proofErr w:type="spellEnd"/>
      <w:r>
        <w:t xml:space="preserve"> (Tokyo). 2015;61 </w:t>
      </w:r>
      <w:proofErr w:type="gramStart"/>
      <w:r>
        <w:t>Suppl:S</w:t>
      </w:r>
      <w:proofErr w:type="gramEnd"/>
      <w:r>
        <w:t>7-9.</w:t>
      </w:r>
    </w:p>
    <w:p w14:paraId="4B8BCD90" w14:textId="77777777" w:rsidR="00073AD9" w:rsidRDefault="00000000" w:rsidP="00705772">
      <w:pPr>
        <w:pStyle w:val="Compact"/>
        <w:numPr>
          <w:ilvl w:val="0"/>
          <w:numId w:val="3"/>
        </w:numPr>
        <w:spacing w:line="360" w:lineRule="auto"/>
      </w:pPr>
      <w:r>
        <w:t xml:space="preserve">Murakami H, </w:t>
      </w:r>
      <w:proofErr w:type="spellStart"/>
      <w:r>
        <w:t>Tripette</w:t>
      </w:r>
      <w:proofErr w:type="spellEnd"/>
      <w:r>
        <w:t xml:space="preserve"> J, Kawakami R, Miyachi M. “Add 10 min for your health”: the new Japanese recommendation for physical activity based on dose-response analysis. J Am Coll </w:t>
      </w:r>
      <w:proofErr w:type="spellStart"/>
      <w:r>
        <w:t>Cardiol</w:t>
      </w:r>
      <w:proofErr w:type="spellEnd"/>
      <w:r>
        <w:t>. 2015;65(11):1153-1154.</w:t>
      </w:r>
    </w:p>
    <w:p w14:paraId="3B881449" w14:textId="77777777" w:rsidR="00073AD9" w:rsidRDefault="00000000" w:rsidP="00705772">
      <w:pPr>
        <w:pStyle w:val="Compact"/>
        <w:numPr>
          <w:ilvl w:val="0"/>
          <w:numId w:val="3"/>
        </w:numPr>
        <w:spacing w:line="360" w:lineRule="auto"/>
      </w:pPr>
      <w:r>
        <w:t xml:space="preserve">Sherrington C, </w:t>
      </w:r>
      <w:proofErr w:type="spellStart"/>
      <w:r>
        <w:t>Fairhall</w:t>
      </w:r>
      <w:proofErr w:type="spellEnd"/>
      <w:r>
        <w:t xml:space="preserve"> NJ, Wallbank GK, et al. Exercise for preventing falls in older people living in the community. Cochrane Database Syst Rev. 2019;1(1):CD012424.</w:t>
      </w:r>
    </w:p>
    <w:p w14:paraId="6E7EFEB2" w14:textId="77777777" w:rsidR="00073AD9" w:rsidRDefault="00000000" w:rsidP="00705772">
      <w:pPr>
        <w:pStyle w:val="Compact"/>
        <w:numPr>
          <w:ilvl w:val="0"/>
          <w:numId w:val="3"/>
        </w:numPr>
        <w:spacing w:line="360" w:lineRule="auto"/>
      </w:pPr>
      <w:r>
        <w:t>Rothman KJ, Greenland S, Lash TL. Modern Epidemiology. 3rd ed. Philadelphia: Lippincott Williams &amp; Wilkins; 2008.</w:t>
      </w:r>
    </w:p>
    <w:p w14:paraId="18FDEC20" w14:textId="77777777" w:rsidR="00073AD9" w:rsidRDefault="00000000" w:rsidP="00705772">
      <w:pPr>
        <w:spacing w:line="360" w:lineRule="auto"/>
      </w:pPr>
      <w:r>
        <w:pict w14:anchorId="068098E9">
          <v:rect id="_x0000_i1036" style="width:0;height:1.5pt" o:hralign="center" o:hrstd="t" o:hr="t"/>
        </w:pict>
      </w:r>
    </w:p>
    <w:p w14:paraId="4D21A1CC" w14:textId="77777777" w:rsidR="000B6CF6" w:rsidRDefault="000B6CF6" w:rsidP="00705772">
      <w:pPr>
        <w:spacing w:line="360" w:lineRule="auto"/>
        <w:rPr>
          <w:rFonts w:asciiTheme="majorHAnsi" w:eastAsiaTheme="majorEastAsia" w:hAnsiTheme="majorHAnsi" w:cstheme="majorBidi"/>
          <w:color w:val="0F4761" w:themeColor="accent1" w:themeShade="BF"/>
          <w:sz w:val="40"/>
          <w:szCs w:val="40"/>
        </w:rPr>
      </w:pPr>
      <w:bookmarkStart w:id="407" w:name="tables-and-figures"/>
      <w:bookmarkEnd w:id="406"/>
      <w:r>
        <w:br w:type="page"/>
      </w:r>
    </w:p>
    <w:p w14:paraId="60584C08" w14:textId="3CD4DCA6" w:rsidR="00073AD9" w:rsidRDefault="00000000">
      <w:pPr>
        <w:pStyle w:val="1"/>
      </w:pPr>
      <w:r>
        <w:lastRenderedPageBreak/>
        <w:t>Tables and Figures</w:t>
      </w:r>
    </w:p>
    <w:p w14:paraId="3669C8E4" w14:textId="77777777" w:rsidR="00073AD9" w:rsidRDefault="00000000">
      <w:pPr>
        <w:pStyle w:val="2"/>
      </w:pPr>
      <w:bookmarkStart w:id="408" w:name="Xd12e5d2fabb7f7da04933f49b094ec2cca003f6"/>
      <w:r>
        <w:t>Table 1. Descriptive Statistics of Prefecture-Level Variables (N = 47)</w:t>
      </w:r>
    </w:p>
    <w:tbl>
      <w:tblPr>
        <w:tblStyle w:val="Table"/>
        <w:tblW w:w="5000" w:type="pct"/>
        <w:tblLayout w:type="fixed"/>
        <w:tblLook w:val="0020" w:firstRow="1" w:lastRow="0" w:firstColumn="0" w:lastColumn="0" w:noHBand="0" w:noVBand="0"/>
      </w:tblPr>
      <w:tblGrid>
        <w:gridCol w:w="802"/>
        <w:gridCol w:w="802"/>
        <w:gridCol w:w="803"/>
        <w:gridCol w:w="803"/>
        <w:gridCol w:w="804"/>
        <w:gridCol w:w="804"/>
        <w:gridCol w:w="804"/>
        <w:gridCol w:w="804"/>
        <w:gridCol w:w="804"/>
        <w:gridCol w:w="804"/>
        <w:gridCol w:w="804"/>
      </w:tblGrid>
      <w:tr w:rsidR="00C6603A" w14:paraId="2CD84950" w14:textId="77777777" w:rsidTr="00C6603A">
        <w:trPr>
          <w:cnfStyle w:val="100000000000" w:firstRow="1" w:lastRow="0" w:firstColumn="0" w:lastColumn="0" w:oddVBand="0" w:evenVBand="0" w:oddHBand="0" w:evenHBand="0" w:firstRowFirstColumn="0" w:firstRowLastColumn="0" w:lastRowFirstColumn="0" w:lastRowLastColumn="0"/>
          <w:tblHeader/>
        </w:trPr>
        <w:tc>
          <w:tcPr>
            <w:tcW w:w="802" w:type="dxa"/>
          </w:tcPr>
          <w:p w14:paraId="134CA195" w14:textId="77777777" w:rsidR="00C6603A" w:rsidRPr="00C6603A" w:rsidRDefault="00C6603A">
            <w:pPr>
              <w:pStyle w:val="Compact"/>
              <w:rPr>
                <w:sz w:val="18"/>
                <w:szCs w:val="18"/>
              </w:rPr>
            </w:pPr>
            <w:r w:rsidRPr="00C6603A">
              <w:rPr>
                <w:sz w:val="18"/>
                <w:szCs w:val="18"/>
              </w:rPr>
              <w:t>Variable</w:t>
            </w:r>
          </w:p>
        </w:tc>
        <w:tc>
          <w:tcPr>
            <w:tcW w:w="802" w:type="dxa"/>
          </w:tcPr>
          <w:p w14:paraId="7DDF80EE" w14:textId="77777777" w:rsidR="00C6603A" w:rsidRPr="00C6603A" w:rsidRDefault="00C6603A">
            <w:pPr>
              <w:pStyle w:val="Compact"/>
              <w:rPr>
                <w:sz w:val="18"/>
                <w:szCs w:val="18"/>
              </w:rPr>
            </w:pPr>
            <w:r w:rsidRPr="00C6603A">
              <w:rPr>
                <w:sz w:val="18"/>
                <w:szCs w:val="18"/>
              </w:rPr>
              <w:t>Unit</w:t>
            </w:r>
          </w:p>
        </w:tc>
        <w:tc>
          <w:tcPr>
            <w:tcW w:w="803" w:type="dxa"/>
          </w:tcPr>
          <w:p w14:paraId="02622652" w14:textId="77777777" w:rsidR="00C6603A" w:rsidRPr="00C6603A" w:rsidRDefault="00C6603A">
            <w:pPr>
              <w:pStyle w:val="Compact"/>
              <w:jc w:val="right"/>
              <w:rPr>
                <w:sz w:val="18"/>
                <w:szCs w:val="18"/>
              </w:rPr>
            </w:pPr>
            <w:r w:rsidRPr="00C6603A">
              <w:rPr>
                <w:sz w:val="18"/>
                <w:szCs w:val="18"/>
              </w:rPr>
              <w:t>N</w:t>
            </w:r>
          </w:p>
        </w:tc>
        <w:tc>
          <w:tcPr>
            <w:tcW w:w="803" w:type="dxa"/>
          </w:tcPr>
          <w:p w14:paraId="0A64D502" w14:textId="77777777" w:rsidR="00C6603A" w:rsidRPr="00C6603A" w:rsidRDefault="00C6603A">
            <w:pPr>
              <w:pStyle w:val="Compact"/>
              <w:jc w:val="right"/>
              <w:rPr>
                <w:sz w:val="18"/>
                <w:szCs w:val="18"/>
              </w:rPr>
            </w:pPr>
            <w:r w:rsidRPr="00C6603A">
              <w:rPr>
                <w:sz w:val="18"/>
                <w:szCs w:val="18"/>
              </w:rPr>
              <w:t>Mean</w:t>
            </w:r>
          </w:p>
        </w:tc>
        <w:tc>
          <w:tcPr>
            <w:tcW w:w="804" w:type="dxa"/>
          </w:tcPr>
          <w:p w14:paraId="594C7090" w14:textId="77777777" w:rsidR="00C6603A" w:rsidRPr="00C6603A" w:rsidRDefault="00C6603A">
            <w:pPr>
              <w:pStyle w:val="Compact"/>
              <w:jc w:val="right"/>
              <w:rPr>
                <w:sz w:val="18"/>
                <w:szCs w:val="18"/>
              </w:rPr>
            </w:pPr>
            <w:r w:rsidRPr="00C6603A">
              <w:rPr>
                <w:sz w:val="18"/>
                <w:szCs w:val="18"/>
              </w:rPr>
              <w:t>SD</w:t>
            </w:r>
          </w:p>
        </w:tc>
        <w:tc>
          <w:tcPr>
            <w:tcW w:w="804" w:type="dxa"/>
          </w:tcPr>
          <w:p w14:paraId="3833ADD8" w14:textId="55E88538" w:rsidR="00C6603A" w:rsidRPr="00C6603A" w:rsidRDefault="00C6603A">
            <w:pPr>
              <w:pStyle w:val="Compact"/>
              <w:jc w:val="right"/>
              <w:rPr>
                <w:sz w:val="18"/>
                <w:szCs w:val="18"/>
                <w:lang w:eastAsia="ja-JP"/>
              </w:rPr>
            </w:pPr>
            <w:r w:rsidRPr="00C6603A">
              <w:rPr>
                <w:rFonts w:hint="eastAsia"/>
                <w:sz w:val="18"/>
                <w:szCs w:val="18"/>
                <w:lang w:eastAsia="ja-JP"/>
              </w:rPr>
              <w:t>Median</w:t>
            </w:r>
          </w:p>
        </w:tc>
        <w:tc>
          <w:tcPr>
            <w:tcW w:w="804" w:type="dxa"/>
          </w:tcPr>
          <w:p w14:paraId="607B23E0" w14:textId="62A315EC" w:rsidR="00C6603A" w:rsidRPr="00C6603A" w:rsidRDefault="00C6603A">
            <w:pPr>
              <w:pStyle w:val="Compact"/>
              <w:jc w:val="right"/>
              <w:rPr>
                <w:sz w:val="18"/>
                <w:szCs w:val="18"/>
                <w:lang w:eastAsia="ja-JP"/>
              </w:rPr>
            </w:pPr>
            <w:r>
              <w:rPr>
                <w:rFonts w:hint="eastAsia"/>
                <w:sz w:val="18"/>
                <w:szCs w:val="18"/>
                <w:lang w:eastAsia="ja-JP"/>
              </w:rPr>
              <w:t>Q1</w:t>
            </w:r>
          </w:p>
        </w:tc>
        <w:tc>
          <w:tcPr>
            <w:tcW w:w="804" w:type="dxa"/>
          </w:tcPr>
          <w:p w14:paraId="01FF78F0" w14:textId="20CDF83E" w:rsidR="00C6603A" w:rsidRPr="00C6603A" w:rsidRDefault="00C6603A">
            <w:pPr>
              <w:pStyle w:val="Compact"/>
              <w:jc w:val="right"/>
              <w:rPr>
                <w:sz w:val="18"/>
                <w:szCs w:val="18"/>
                <w:lang w:eastAsia="ja-JP"/>
              </w:rPr>
            </w:pPr>
            <w:r>
              <w:rPr>
                <w:rFonts w:hint="eastAsia"/>
                <w:sz w:val="18"/>
                <w:szCs w:val="18"/>
                <w:lang w:eastAsia="ja-JP"/>
              </w:rPr>
              <w:t>Q3</w:t>
            </w:r>
          </w:p>
        </w:tc>
        <w:tc>
          <w:tcPr>
            <w:tcW w:w="804" w:type="dxa"/>
          </w:tcPr>
          <w:p w14:paraId="6487360B" w14:textId="5D68367E" w:rsidR="00C6603A" w:rsidRPr="00C6603A" w:rsidRDefault="00C6603A">
            <w:pPr>
              <w:pStyle w:val="Compact"/>
              <w:jc w:val="right"/>
              <w:rPr>
                <w:sz w:val="18"/>
                <w:szCs w:val="18"/>
              </w:rPr>
            </w:pPr>
            <w:r w:rsidRPr="00C6603A">
              <w:rPr>
                <w:sz w:val="18"/>
                <w:szCs w:val="18"/>
              </w:rPr>
              <w:t>Min</w:t>
            </w:r>
          </w:p>
        </w:tc>
        <w:tc>
          <w:tcPr>
            <w:tcW w:w="804" w:type="dxa"/>
          </w:tcPr>
          <w:p w14:paraId="32312A93" w14:textId="18821A5F" w:rsidR="00C6603A" w:rsidRPr="00C6603A" w:rsidRDefault="00C6603A">
            <w:pPr>
              <w:pStyle w:val="Compact"/>
              <w:jc w:val="right"/>
              <w:rPr>
                <w:sz w:val="18"/>
                <w:szCs w:val="18"/>
              </w:rPr>
            </w:pPr>
          </w:p>
        </w:tc>
        <w:tc>
          <w:tcPr>
            <w:tcW w:w="804" w:type="dxa"/>
          </w:tcPr>
          <w:p w14:paraId="233B166E" w14:textId="77777777" w:rsidR="00C6603A" w:rsidRPr="00C6603A" w:rsidRDefault="00C6603A">
            <w:pPr>
              <w:pStyle w:val="Compact"/>
              <w:jc w:val="right"/>
              <w:rPr>
                <w:sz w:val="18"/>
                <w:szCs w:val="18"/>
              </w:rPr>
            </w:pPr>
            <w:r w:rsidRPr="00C6603A">
              <w:rPr>
                <w:sz w:val="18"/>
                <w:szCs w:val="18"/>
              </w:rPr>
              <w:t>Max</w:t>
            </w:r>
          </w:p>
        </w:tc>
      </w:tr>
      <w:tr w:rsidR="00C6603A" w14:paraId="0F6064E3" w14:textId="77777777" w:rsidTr="00C6603A">
        <w:tc>
          <w:tcPr>
            <w:tcW w:w="802" w:type="dxa"/>
          </w:tcPr>
          <w:p w14:paraId="00814341" w14:textId="77777777" w:rsidR="00C6603A" w:rsidRPr="00C6603A" w:rsidRDefault="00C6603A">
            <w:pPr>
              <w:pStyle w:val="Compact"/>
              <w:rPr>
                <w:sz w:val="18"/>
                <w:szCs w:val="18"/>
              </w:rPr>
            </w:pPr>
            <w:r w:rsidRPr="00C6603A">
              <w:rPr>
                <w:b/>
                <w:bCs/>
                <w:sz w:val="18"/>
                <w:szCs w:val="18"/>
              </w:rPr>
              <w:t>Outcome variables</w:t>
            </w:r>
          </w:p>
        </w:tc>
        <w:tc>
          <w:tcPr>
            <w:tcW w:w="802" w:type="dxa"/>
          </w:tcPr>
          <w:p w14:paraId="79FDC923" w14:textId="77777777" w:rsidR="00C6603A" w:rsidRPr="00C6603A" w:rsidRDefault="00C6603A">
            <w:pPr>
              <w:pStyle w:val="Compact"/>
              <w:rPr>
                <w:sz w:val="18"/>
                <w:szCs w:val="18"/>
              </w:rPr>
            </w:pPr>
          </w:p>
        </w:tc>
        <w:tc>
          <w:tcPr>
            <w:tcW w:w="803" w:type="dxa"/>
          </w:tcPr>
          <w:p w14:paraId="181A2A38" w14:textId="77777777" w:rsidR="00C6603A" w:rsidRPr="00C6603A" w:rsidRDefault="00C6603A">
            <w:pPr>
              <w:pStyle w:val="Compact"/>
              <w:rPr>
                <w:sz w:val="18"/>
                <w:szCs w:val="18"/>
              </w:rPr>
            </w:pPr>
          </w:p>
        </w:tc>
        <w:tc>
          <w:tcPr>
            <w:tcW w:w="803" w:type="dxa"/>
          </w:tcPr>
          <w:p w14:paraId="3ED277F1" w14:textId="77777777" w:rsidR="00C6603A" w:rsidRPr="00C6603A" w:rsidRDefault="00C6603A">
            <w:pPr>
              <w:pStyle w:val="Compact"/>
              <w:rPr>
                <w:sz w:val="18"/>
                <w:szCs w:val="18"/>
              </w:rPr>
            </w:pPr>
          </w:p>
        </w:tc>
        <w:tc>
          <w:tcPr>
            <w:tcW w:w="804" w:type="dxa"/>
          </w:tcPr>
          <w:p w14:paraId="2B502AF9" w14:textId="77777777" w:rsidR="00C6603A" w:rsidRPr="00C6603A" w:rsidRDefault="00C6603A">
            <w:pPr>
              <w:pStyle w:val="Compact"/>
              <w:rPr>
                <w:sz w:val="18"/>
                <w:szCs w:val="18"/>
              </w:rPr>
            </w:pPr>
          </w:p>
        </w:tc>
        <w:tc>
          <w:tcPr>
            <w:tcW w:w="804" w:type="dxa"/>
          </w:tcPr>
          <w:p w14:paraId="0A69DDA7" w14:textId="77777777" w:rsidR="00C6603A" w:rsidRPr="00C6603A" w:rsidRDefault="00C6603A">
            <w:pPr>
              <w:pStyle w:val="Compact"/>
              <w:rPr>
                <w:sz w:val="18"/>
                <w:szCs w:val="18"/>
              </w:rPr>
            </w:pPr>
          </w:p>
        </w:tc>
        <w:tc>
          <w:tcPr>
            <w:tcW w:w="804" w:type="dxa"/>
          </w:tcPr>
          <w:p w14:paraId="2A0AF399" w14:textId="77777777" w:rsidR="00C6603A" w:rsidRPr="00C6603A" w:rsidRDefault="00C6603A">
            <w:pPr>
              <w:pStyle w:val="Compact"/>
              <w:rPr>
                <w:sz w:val="18"/>
                <w:szCs w:val="18"/>
              </w:rPr>
            </w:pPr>
          </w:p>
        </w:tc>
        <w:tc>
          <w:tcPr>
            <w:tcW w:w="804" w:type="dxa"/>
          </w:tcPr>
          <w:p w14:paraId="6896B871" w14:textId="77777777" w:rsidR="00C6603A" w:rsidRPr="00C6603A" w:rsidRDefault="00C6603A">
            <w:pPr>
              <w:pStyle w:val="Compact"/>
              <w:rPr>
                <w:sz w:val="18"/>
                <w:szCs w:val="18"/>
              </w:rPr>
            </w:pPr>
          </w:p>
        </w:tc>
        <w:tc>
          <w:tcPr>
            <w:tcW w:w="804" w:type="dxa"/>
          </w:tcPr>
          <w:p w14:paraId="3D8D64CE" w14:textId="40CF37A6" w:rsidR="00C6603A" w:rsidRPr="00C6603A" w:rsidRDefault="00C6603A">
            <w:pPr>
              <w:pStyle w:val="Compact"/>
              <w:rPr>
                <w:sz w:val="18"/>
                <w:szCs w:val="18"/>
              </w:rPr>
            </w:pPr>
          </w:p>
        </w:tc>
        <w:tc>
          <w:tcPr>
            <w:tcW w:w="804" w:type="dxa"/>
          </w:tcPr>
          <w:p w14:paraId="7460FE36" w14:textId="77777777" w:rsidR="00C6603A" w:rsidRPr="00C6603A" w:rsidRDefault="00C6603A">
            <w:pPr>
              <w:pStyle w:val="Compact"/>
              <w:rPr>
                <w:sz w:val="18"/>
                <w:szCs w:val="18"/>
              </w:rPr>
            </w:pPr>
          </w:p>
        </w:tc>
        <w:tc>
          <w:tcPr>
            <w:tcW w:w="804" w:type="dxa"/>
          </w:tcPr>
          <w:p w14:paraId="4805537B" w14:textId="77777777" w:rsidR="00C6603A" w:rsidRPr="00C6603A" w:rsidRDefault="00C6603A">
            <w:pPr>
              <w:pStyle w:val="Compact"/>
              <w:rPr>
                <w:sz w:val="18"/>
                <w:szCs w:val="18"/>
              </w:rPr>
            </w:pPr>
          </w:p>
        </w:tc>
      </w:tr>
      <w:tr w:rsidR="00C6603A" w14:paraId="4C767E92" w14:textId="77777777" w:rsidTr="00C6603A">
        <w:tc>
          <w:tcPr>
            <w:tcW w:w="802" w:type="dxa"/>
          </w:tcPr>
          <w:p w14:paraId="000B0BB8" w14:textId="77777777" w:rsidR="00C6603A" w:rsidRPr="00C6603A" w:rsidRDefault="00C6603A">
            <w:pPr>
              <w:pStyle w:val="Compact"/>
              <w:rPr>
                <w:sz w:val="18"/>
                <w:szCs w:val="18"/>
              </w:rPr>
            </w:pPr>
            <w:r w:rsidRPr="00C6603A">
              <w:rPr>
                <w:sz w:val="18"/>
                <w:szCs w:val="18"/>
              </w:rPr>
              <w:t>Total fracture surgery rate</w:t>
            </w:r>
          </w:p>
        </w:tc>
        <w:tc>
          <w:tcPr>
            <w:tcW w:w="802" w:type="dxa"/>
          </w:tcPr>
          <w:p w14:paraId="42CD4E9C" w14:textId="77777777" w:rsidR="00C6603A" w:rsidRPr="00C6603A" w:rsidRDefault="00C6603A">
            <w:pPr>
              <w:pStyle w:val="Compact"/>
              <w:rPr>
                <w:sz w:val="18"/>
                <w:szCs w:val="18"/>
              </w:rPr>
            </w:pPr>
            <w:r w:rsidRPr="00C6603A">
              <w:rPr>
                <w:sz w:val="18"/>
                <w:szCs w:val="18"/>
              </w:rPr>
              <w:t>per 100,000</w:t>
            </w:r>
          </w:p>
        </w:tc>
        <w:tc>
          <w:tcPr>
            <w:tcW w:w="803" w:type="dxa"/>
          </w:tcPr>
          <w:p w14:paraId="594D9C6D" w14:textId="77777777" w:rsidR="00C6603A" w:rsidRPr="00C6603A" w:rsidRDefault="00C6603A">
            <w:pPr>
              <w:pStyle w:val="Compact"/>
              <w:jc w:val="right"/>
              <w:rPr>
                <w:sz w:val="18"/>
                <w:szCs w:val="18"/>
              </w:rPr>
            </w:pPr>
            <w:r w:rsidRPr="00C6603A">
              <w:rPr>
                <w:sz w:val="18"/>
                <w:szCs w:val="18"/>
              </w:rPr>
              <w:t>47</w:t>
            </w:r>
          </w:p>
        </w:tc>
        <w:tc>
          <w:tcPr>
            <w:tcW w:w="803" w:type="dxa"/>
          </w:tcPr>
          <w:p w14:paraId="1176DC57" w14:textId="77777777" w:rsidR="00C6603A" w:rsidRPr="00C6603A" w:rsidRDefault="00C6603A">
            <w:pPr>
              <w:pStyle w:val="Compact"/>
              <w:jc w:val="right"/>
              <w:rPr>
                <w:sz w:val="18"/>
                <w:szCs w:val="18"/>
              </w:rPr>
            </w:pPr>
            <w:r w:rsidRPr="00C6603A">
              <w:rPr>
                <w:sz w:val="18"/>
                <w:szCs w:val="18"/>
              </w:rPr>
              <w:t>352.75</w:t>
            </w:r>
          </w:p>
        </w:tc>
        <w:tc>
          <w:tcPr>
            <w:tcW w:w="804" w:type="dxa"/>
          </w:tcPr>
          <w:p w14:paraId="17EFA7CF" w14:textId="77777777" w:rsidR="00C6603A" w:rsidRPr="00C6603A" w:rsidRDefault="00C6603A">
            <w:pPr>
              <w:pStyle w:val="Compact"/>
              <w:jc w:val="right"/>
              <w:rPr>
                <w:sz w:val="18"/>
                <w:szCs w:val="18"/>
              </w:rPr>
            </w:pPr>
            <w:r w:rsidRPr="00C6603A">
              <w:rPr>
                <w:sz w:val="18"/>
                <w:szCs w:val="18"/>
              </w:rPr>
              <w:t>54.85</w:t>
            </w:r>
          </w:p>
        </w:tc>
        <w:tc>
          <w:tcPr>
            <w:tcW w:w="804" w:type="dxa"/>
          </w:tcPr>
          <w:p w14:paraId="48E13D2A" w14:textId="133D52AD" w:rsidR="00C6603A" w:rsidRPr="00C6603A" w:rsidRDefault="00C6603A">
            <w:pPr>
              <w:pStyle w:val="Compact"/>
              <w:jc w:val="right"/>
              <w:rPr>
                <w:sz w:val="18"/>
                <w:szCs w:val="18"/>
                <w:lang w:eastAsia="ja-JP"/>
              </w:rPr>
            </w:pPr>
            <w:r w:rsidRPr="00C6603A">
              <w:rPr>
                <w:rFonts w:hint="eastAsia"/>
                <w:sz w:val="18"/>
                <w:szCs w:val="18"/>
                <w:lang w:eastAsia="ja-JP"/>
              </w:rPr>
              <w:t>356.11</w:t>
            </w:r>
          </w:p>
        </w:tc>
        <w:tc>
          <w:tcPr>
            <w:tcW w:w="804" w:type="dxa"/>
          </w:tcPr>
          <w:p w14:paraId="2664D36F" w14:textId="3CB7E123" w:rsidR="00C6603A" w:rsidRPr="00C6603A" w:rsidRDefault="00C6603A">
            <w:pPr>
              <w:pStyle w:val="Compact"/>
              <w:jc w:val="right"/>
              <w:rPr>
                <w:sz w:val="18"/>
                <w:szCs w:val="18"/>
                <w:lang w:eastAsia="ja-JP"/>
              </w:rPr>
            </w:pPr>
            <w:r>
              <w:rPr>
                <w:rFonts w:hint="eastAsia"/>
                <w:sz w:val="18"/>
                <w:szCs w:val="18"/>
                <w:lang w:eastAsia="ja-JP"/>
              </w:rPr>
              <w:t>306.44</w:t>
            </w:r>
          </w:p>
        </w:tc>
        <w:tc>
          <w:tcPr>
            <w:tcW w:w="804" w:type="dxa"/>
          </w:tcPr>
          <w:p w14:paraId="0F0CC36A" w14:textId="5978E734" w:rsidR="00C6603A" w:rsidRPr="00C6603A" w:rsidRDefault="00C6603A">
            <w:pPr>
              <w:pStyle w:val="Compact"/>
              <w:jc w:val="right"/>
              <w:rPr>
                <w:sz w:val="18"/>
                <w:szCs w:val="18"/>
                <w:lang w:eastAsia="ja-JP"/>
              </w:rPr>
            </w:pPr>
            <w:r>
              <w:rPr>
                <w:rFonts w:hint="eastAsia"/>
                <w:sz w:val="18"/>
                <w:szCs w:val="18"/>
                <w:lang w:eastAsia="ja-JP"/>
              </w:rPr>
              <w:t>397.13</w:t>
            </w:r>
          </w:p>
        </w:tc>
        <w:tc>
          <w:tcPr>
            <w:tcW w:w="804" w:type="dxa"/>
          </w:tcPr>
          <w:p w14:paraId="60057E7F" w14:textId="792EAF6C" w:rsidR="00C6603A" w:rsidRPr="00C6603A" w:rsidRDefault="00C6603A">
            <w:pPr>
              <w:pStyle w:val="Compact"/>
              <w:jc w:val="right"/>
              <w:rPr>
                <w:sz w:val="18"/>
                <w:szCs w:val="18"/>
              </w:rPr>
            </w:pPr>
            <w:r w:rsidRPr="00C6603A">
              <w:rPr>
                <w:sz w:val="18"/>
                <w:szCs w:val="18"/>
              </w:rPr>
              <w:t>249.22</w:t>
            </w:r>
          </w:p>
        </w:tc>
        <w:tc>
          <w:tcPr>
            <w:tcW w:w="804" w:type="dxa"/>
          </w:tcPr>
          <w:p w14:paraId="4DD2C738" w14:textId="523A5A92" w:rsidR="00C6603A" w:rsidRPr="00C6603A" w:rsidRDefault="00C6603A">
            <w:pPr>
              <w:pStyle w:val="Compact"/>
              <w:jc w:val="right"/>
              <w:rPr>
                <w:sz w:val="18"/>
                <w:szCs w:val="18"/>
              </w:rPr>
            </w:pPr>
          </w:p>
        </w:tc>
        <w:tc>
          <w:tcPr>
            <w:tcW w:w="804" w:type="dxa"/>
          </w:tcPr>
          <w:p w14:paraId="2A319D91" w14:textId="77777777" w:rsidR="00C6603A" w:rsidRPr="00C6603A" w:rsidRDefault="00C6603A">
            <w:pPr>
              <w:pStyle w:val="Compact"/>
              <w:jc w:val="right"/>
              <w:rPr>
                <w:sz w:val="18"/>
                <w:szCs w:val="18"/>
              </w:rPr>
            </w:pPr>
            <w:r w:rsidRPr="00C6603A">
              <w:rPr>
                <w:sz w:val="18"/>
                <w:szCs w:val="18"/>
              </w:rPr>
              <w:t>446.68</w:t>
            </w:r>
          </w:p>
        </w:tc>
      </w:tr>
      <w:tr w:rsidR="00C6603A" w14:paraId="63A59DA7" w14:textId="77777777" w:rsidTr="00C6603A">
        <w:tc>
          <w:tcPr>
            <w:tcW w:w="802" w:type="dxa"/>
          </w:tcPr>
          <w:p w14:paraId="78E27809" w14:textId="77777777" w:rsidR="00C6603A" w:rsidRPr="00C6603A" w:rsidRDefault="00C6603A">
            <w:pPr>
              <w:pStyle w:val="Compact"/>
              <w:rPr>
                <w:sz w:val="18"/>
                <w:szCs w:val="18"/>
              </w:rPr>
            </w:pPr>
            <w:r w:rsidRPr="00C6603A">
              <w:rPr>
                <w:sz w:val="18"/>
                <w:szCs w:val="18"/>
              </w:rPr>
              <w:t>Hip (femur) fracture surgery rate</w:t>
            </w:r>
          </w:p>
        </w:tc>
        <w:tc>
          <w:tcPr>
            <w:tcW w:w="802" w:type="dxa"/>
          </w:tcPr>
          <w:p w14:paraId="2323D8AC" w14:textId="77777777" w:rsidR="00C6603A" w:rsidRPr="00C6603A" w:rsidRDefault="00C6603A">
            <w:pPr>
              <w:pStyle w:val="Compact"/>
              <w:rPr>
                <w:sz w:val="18"/>
                <w:szCs w:val="18"/>
              </w:rPr>
            </w:pPr>
            <w:r w:rsidRPr="00C6603A">
              <w:rPr>
                <w:sz w:val="18"/>
                <w:szCs w:val="18"/>
              </w:rPr>
              <w:t>per 100,000</w:t>
            </w:r>
          </w:p>
        </w:tc>
        <w:tc>
          <w:tcPr>
            <w:tcW w:w="803" w:type="dxa"/>
          </w:tcPr>
          <w:p w14:paraId="313C0B70" w14:textId="77777777" w:rsidR="00C6603A" w:rsidRPr="00C6603A" w:rsidRDefault="00C6603A">
            <w:pPr>
              <w:pStyle w:val="Compact"/>
              <w:jc w:val="right"/>
              <w:rPr>
                <w:sz w:val="18"/>
                <w:szCs w:val="18"/>
              </w:rPr>
            </w:pPr>
            <w:r w:rsidRPr="00C6603A">
              <w:rPr>
                <w:sz w:val="18"/>
                <w:szCs w:val="18"/>
              </w:rPr>
              <w:t>47</w:t>
            </w:r>
          </w:p>
        </w:tc>
        <w:tc>
          <w:tcPr>
            <w:tcW w:w="803" w:type="dxa"/>
          </w:tcPr>
          <w:p w14:paraId="678F9011" w14:textId="77777777" w:rsidR="00C6603A" w:rsidRPr="00C6603A" w:rsidRDefault="00C6603A">
            <w:pPr>
              <w:pStyle w:val="Compact"/>
              <w:jc w:val="right"/>
              <w:rPr>
                <w:sz w:val="18"/>
                <w:szCs w:val="18"/>
              </w:rPr>
            </w:pPr>
            <w:r w:rsidRPr="00C6603A">
              <w:rPr>
                <w:sz w:val="18"/>
                <w:szCs w:val="18"/>
              </w:rPr>
              <w:t>253.99</w:t>
            </w:r>
          </w:p>
        </w:tc>
        <w:tc>
          <w:tcPr>
            <w:tcW w:w="804" w:type="dxa"/>
          </w:tcPr>
          <w:p w14:paraId="0996C7DA" w14:textId="77777777" w:rsidR="00C6603A" w:rsidRPr="00C6603A" w:rsidRDefault="00C6603A">
            <w:pPr>
              <w:pStyle w:val="Compact"/>
              <w:jc w:val="right"/>
              <w:rPr>
                <w:sz w:val="18"/>
                <w:szCs w:val="18"/>
              </w:rPr>
            </w:pPr>
            <w:r w:rsidRPr="00C6603A">
              <w:rPr>
                <w:sz w:val="18"/>
                <w:szCs w:val="18"/>
              </w:rPr>
              <w:t>37.57</w:t>
            </w:r>
          </w:p>
        </w:tc>
        <w:tc>
          <w:tcPr>
            <w:tcW w:w="804" w:type="dxa"/>
          </w:tcPr>
          <w:p w14:paraId="51504521" w14:textId="1787EC24" w:rsidR="00C6603A" w:rsidRPr="00C6603A" w:rsidRDefault="00C6603A">
            <w:pPr>
              <w:pStyle w:val="Compact"/>
              <w:jc w:val="right"/>
              <w:rPr>
                <w:sz w:val="18"/>
                <w:szCs w:val="18"/>
                <w:lang w:eastAsia="ja-JP"/>
              </w:rPr>
            </w:pPr>
            <w:r w:rsidRPr="00C6603A">
              <w:rPr>
                <w:rFonts w:hint="eastAsia"/>
                <w:sz w:val="18"/>
                <w:szCs w:val="18"/>
                <w:lang w:eastAsia="ja-JP"/>
              </w:rPr>
              <w:t>253.87</w:t>
            </w:r>
          </w:p>
        </w:tc>
        <w:tc>
          <w:tcPr>
            <w:tcW w:w="804" w:type="dxa"/>
          </w:tcPr>
          <w:p w14:paraId="52E35051" w14:textId="50FA2DAE" w:rsidR="00C6603A" w:rsidRPr="00C6603A" w:rsidRDefault="00C6603A">
            <w:pPr>
              <w:pStyle w:val="Compact"/>
              <w:jc w:val="right"/>
              <w:rPr>
                <w:sz w:val="18"/>
                <w:szCs w:val="18"/>
                <w:lang w:eastAsia="ja-JP"/>
              </w:rPr>
            </w:pPr>
            <w:r>
              <w:rPr>
                <w:rFonts w:hint="eastAsia"/>
                <w:sz w:val="18"/>
                <w:szCs w:val="18"/>
                <w:lang w:eastAsia="ja-JP"/>
              </w:rPr>
              <w:t>228.57</w:t>
            </w:r>
          </w:p>
        </w:tc>
        <w:tc>
          <w:tcPr>
            <w:tcW w:w="804" w:type="dxa"/>
          </w:tcPr>
          <w:p w14:paraId="6D894763" w14:textId="437C8876" w:rsidR="00C6603A" w:rsidRPr="00C6603A" w:rsidRDefault="00C6603A">
            <w:pPr>
              <w:pStyle w:val="Compact"/>
              <w:jc w:val="right"/>
              <w:rPr>
                <w:sz w:val="18"/>
                <w:szCs w:val="18"/>
                <w:lang w:eastAsia="ja-JP"/>
              </w:rPr>
            </w:pPr>
            <w:r>
              <w:rPr>
                <w:rFonts w:hint="eastAsia"/>
                <w:sz w:val="18"/>
                <w:szCs w:val="18"/>
                <w:lang w:eastAsia="ja-JP"/>
              </w:rPr>
              <w:t>286.32</w:t>
            </w:r>
          </w:p>
        </w:tc>
        <w:tc>
          <w:tcPr>
            <w:tcW w:w="804" w:type="dxa"/>
          </w:tcPr>
          <w:p w14:paraId="787DAA58" w14:textId="77B172AD" w:rsidR="00C6603A" w:rsidRPr="00C6603A" w:rsidRDefault="00C6603A">
            <w:pPr>
              <w:pStyle w:val="Compact"/>
              <w:jc w:val="right"/>
              <w:rPr>
                <w:sz w:val="18"/>
                <w:szCs w:val="18"/>
              </w:rPr>
            </w:pPr>
            <w:r w:rsidRPr="00C6603A">
              <w:rPr>
                <w:sz w:val="18"/>
                <w:szCs w:val="18"/>
              </w:rPr>
              <w:t>167.61</w:t>
            </w:r>
          </w:p>
        </w:tc>
        <w:tc>
          <w:tcPr>
            <w:tcW w:w="804" w:type="dxa"/>
          </w:tcPr>
          <w:p w14:paraId="07FCDBFF" w14:textId="23B16563" w:rsidR="00C6603A" w:rsidRPr="00C6603A" w:rsidRDefault="00C6603A">
            <w:pPr>
              <w:pStyle w:val="Compact"/>
              <w:jc w:val="right"/>
              <w:rPr>
                <w:sz w:val="18"/>
                <w:szCs w:val="18"/>
              </w:rPr>
            </w:pPr>
          </w:p>
        </w:tc>
        <w:tc>
          <w:tcPr>
            <w:tcW w:w="804" w:type="dxa"/>
          </w:tcPr>
          <w:p w14:paraId="0A907A04" w14:textId="77777777" w:rsidR="00C6603A" w:rsidRPr="00C6603A" w:rsidRDefault="00C6603A">
            <w:pPr>
              <w:pStyle w:val="Compact"/>
              <w:jc w:val="right"/>
              <w:rPr>
                <w:sz w:val="18"/>
                <w:szCs w:val="18"/>
              </w:rPr>
            </w:pPr>
            <w:r w:rsidRPr="00C6603A">
              <w:rPr>
                <w:sz w:val="18"/>
                <w:szCs w:val="18"/>
              </w:rPr>
              <w:t>329.62</w:t>
            </w:r>
          </w:p>
        </w:tc>
      </w:tr>
      <w:tr w:rsidR="00C6603A" w14:paraId="4F7BAACE" w14:textId="77777777" w:rsidTr="00C6603A">
        <w:tc>
          <w:tcPr>
            <w:tcW w:w="802" w:type="dxa"/>
          </w:tcPr>
          <w:p w14:paraId="639E0454" w14:textId="77777777" w:rsidR="00C6603A" w:rsidRPr="00C6603A" w:rsidRDefault="00C6603A">
            <w:pPr>
              <w:pStyle w:val="Compact"/>
              <w:rPr>
                <w:sz w:val="18"/>
                <w:szCs w:val="18"/>
              </w:rPr>
            </w:pPr>
            <w:r w:rsidRPr="00C6603A">
              <w:rPr>
                <w:sz w:val="18"/>
                <w:szCs w:val="18"/>
              </w:rPr>
              <w:t>Humerus fracture surgery rate</w:t>
            </w:r>
          </w:p>
        </w:tc>
        <w:tc>
          <w:tcPr>
            <w:tcW w:w="802" w:type="dxa"/>
          </w:tcPr>
          <w:p w14:paraId="4019039A" w14:textId="77777777" w:rsidR="00C6603A" w:rsidRPr="00C6603A" w:rsidRDefault="00C6603A">
            <w:pPr>
              <w:pStyle w:val="Compact"/>
              <w:rPr>
                <w:sz w:val="18"/>
                <w:szCs w:val="18"/>
              </w:rPr>
            </w:pPr>
            <w:r w:rsidRPr="00C6603A">
              <w:rPr>
                <w:sz w:val="18"/>
                <w:szCs w:val="18"/>
              </w:rPr>
              <w:t>per 100,000</w:t>
            </w:r>
          </w:p>
        </w:tc>
        <w:tc>
          <w:tcPr>
            <w:tcW w:w="803" w:type="dxa"/>
          </w:tcPr>
          <w:p w14:paraId="1AABF2CE" w14:textId="77777777" w:rsidR="00C6603A" w:rsidRPr="00C6603A" w:rsidRDefault="00C6603A">
            <w:pPr>
              <w:pStyle w:val="Compact"/>
              <w:jc w:val="right"/>
              <w:rPr>
                <w:sz w:val="18"/>
                <w:szCs w:val="18"/>
              </w:rPr>
            </w:pPr>
            <w:r w:rsidRPr="00C6603A">
              <w:rPr>
                <w:sz w:val="18"/>
                <w:szCs w:val="18"/>
              </w:rPr>
              <w:t>47</w:t>
            </w:r>
          </w:p>
        </w:tc>
        <w:tc>
          <w:tcPr>
            <w:tcW w:w="803" w:type="dxa"/>
          </w:tcPr>
          <w:p w14:paraId="518E83BB" w14:textId="77777777" w:rsidR="00C6603A" w:rsidRPr="00C6603A" w:rsidRDefault="00C6603A">
            <w:pPr>
              <w:pStyle w:val="Compact"/>
              <w:jc w:val="right"/>
              <w:rPr>
                <w:sz w:val="18"/>
                <w:szCs w:val="18"/>
              </w:rPr>
            </w:pPr>
            <w:r w:rsidRPr="00C6603A">
              <w:rPr>
                <w:sz w:val="18"/>
                <w:szCs w:val="18"/>
              </w:rPr>
              <w:t>35.59</w:t>
            </w:r>
          </w:p>
        </w:tc>
        <w:tc>
          <w:tcPr>
            <w:tcW w:w="804" w:type="dxa"/>
          </w:tcPr>
          <w:p w14:paraId="63606DEE" w14:textId="77777777" w:rsidR="00C6603A" w:rsidRPr="00C6603A" w:rsidRDefault="00C6603A">
            <w:pPr>
              <w:pStyle w:val="Compact"/>
              <w:jc w:val="right"/>
              <w:rPr>
                <w:sz w:val="18"/>
                <w:szCs w:val="18"/>
              </w:rPr>
            </w:pPr>
            <w:r w:rsidRPr="00C6603A">
              <w:rPr>
                <w:sz w:val="18"/>
                <w:szCs w:val="18"/>
              </w:rPr>
              <w:t>7.52</w:t>
            </w:r>
          </w:p>
        </w:tc>
        <w:tc>
          <w:tcPr>
            <w:tcW w:w="804" w:type="dxa"/>
          </w:tcPr>
          <w:p w14:paraId="2B12BECF" w14:textId="25F56F78" w:rsidR="00C6603A" w:rsidRPr="00C6603A" w:rsidRDefault="00C6603A">
            <w:pPr>
              <w:pStyle w:val="Compact"/>
              <w:jc w:val="right"/>
              <w:rPr>
                <w:sz w:val="18"/>
                <w:szCs w:val="18"/>
                <w:lang w:eastAsia="ja-JP"/>
              </w:rPr>
            </w:pPr>
            <w:r w:rsidRPr="00C6603A">
              <w:rPr>
                <w:rFonts w:hint="eastAsia"/>
                <w:sz w:val="18"/>
                <w:szCs w:val="18"/>
                <w:lang w:eastAsia="ja-JP"/>
              </w:rPr>
              <w:t>35.56</w:t>
            </w:r>
          </w:p>
        </w:tc>
        <w:tc>
          <w:tcPr>
            <w:tcW w:w="804" w:type="dxa"/>
          </w:tcPr>
          <w:p w14:paraId="3F1ECD08" w14:textId="670463A8" w:rsidR="00C6603A" w:rsidRPr="00C6603A" w:rsidRDefault="00C6603A">
            <w:pPr>
              <w:pStyle w:val="Compact"/>
              <w:jc w:val="right"/>
              <w:rPr>
                <w:sz w:val="18"/>
                <w:szCs w:val="18"/>
                <w:lang w:eastAsia="ja-JP"/>
              </w:rPr>
            </w:pPr>
            <w:r>
              <w:rPr>
                <w:rFonts w:hint="eastAsia"/>
                <w:sz w:val="18"/>
                <w:szCs w:val="18"/>
                <w:lang w:eastAsia="ja-JP"/>
              </w:rPr>
              <w:t>30.04</w:t>
            </w:r>
          </w:p>
        </w:tc>
        <w:tc>
          <w:tcPr>
            <w:tcW w:w="804" w:type="dxa"/>
          </w:tcPr>
          <w:p w14:paraId="682ACBBF" w14:textId="76C3302B" w:rsidR="00C6603A" w:rsidRPr="00C6603A" w:rsidRDefault="00C6603A">
            <w:pPr>
              <w:pStyle w:val="Compact"/>
              <w:jc w:val="right"/>
              <w:rPr>
                <w:sz w:val="18"/>
                <w:szCs w:val="18"/>
                <w:lang w:eastAsia="ja-JP"/>
              </w:rPr>
            </w:pPr>
            <w:r>
              <w:rPr>
                <w:rFonts w:hint="eastAsia"/>
                <w:sz w:val="18"/>
                <w:szCs w:val="18"/>
                <w:lang w:eastAsia="ja-JP"/>
              </w:rPr>
              <w:t>41.72</w:t>
            </w:r>
          </w:p>
        </w:tc>
        <w:tc>
          <w:tcPr>
            <w:tcW w:w="804" w:type="dxa"/>
          </w:tcPr>
          <w:p w14:paraId="05662ADE" w14:textId="46849A93" w:rsidR="00C6603A" w:rsidRPr="00C6603A" w:rsidRDefault="00C6603A">
            <w:pPr>
              <w:pStyle w:val="Compact"/>
              <w:jc w:val="right"/>
              <w:rPr>
                <w:sz w:val="18"/>
                <w:szCs w:val="18"/>
              </w:rPr>
            </w:pPr>
            <w:r w:rsidRPr="00C6603A">
              <w:rPr>
                <w:sz w:val="18"/>
                <w:szCs w:val="18"/>
              </w:rPr>
              <w:t>22.39</w:t>
            </w:r>
          </w:p>
        </w:tc>
        <w:tc>
          <w:tcPr>
            <w:tcW w:w="804" w:type="dxa"/>
          </w:tcPr>
          <w:p w14:paraId="3B872D3D" w14:textId="678B5257" w:rsidR="00C6603A" w:rsidRPr="00C6603A" w:rsidRDefault="00C6603A">
            <w:pPr>
              <w:pStyle w:val="Compact"/>
              <w:jc w:val="right"/>
              <w:rPr>
                <w:sz w:val="18"/>
                <w:szCs w:val="18"/>
              </w:rPr>
            </w:pPr>
          </w:p>
        </w:tc>
        <w:tc>
          <w:tcPr>
            <w:tcW w:w="804" w:type="dxa"/>
          </w:tcPr>
          <w:p w14:paraId="4BDF458A" w14:textId="77777777" w:rsidR="00C6603A" w:rsidRPr="00C6603A" w:rsidRDefault="00C6603A">
            <w:pPr>
              <w:pStyle w:val="Compact"/>
              <w:jc w:val="right"/>
              <w:rPr>
                <w:sz w:val="18"/>
                <w:szCs w:val="18"/>
              </w:rPr>
            </w:pPr>
            <w:r w:rsidRPr="00C6603A">
              <w:rPr>
                <w:sz w:val="18"/>
                <w:szCs w:val="18"/>
              </w:rPr>
              <w:t>50.45</w:t>
            </w:r>
          </w:p>
        </w:tc>
      </w:tr>
      <w:tr w:rsidR="00C6603A" w14:paraId="67F93DAF" w14:textId="77777777" w:rsidTr="00C6603A">
        <w:tc>
          <w:tcPr>
            <w:tcW w:w="802" w:type="dxa"/>
          </w:tcPr>
          <w:p w14:paraId="56547B59" w14:textId="77777777" w:rsidR="00C6603A" w:rsidRPr="00C6603A" w:rsidRDefault="00C6603A">
            <w:pPr>
              <w:pStyle w:val="Compact"/>
              <w:rPr>
                <w:sz w:val="18"/>
                <w:szCs w:val="18"/>
              </w:rPr>
            </w:pPr>
            <w:r w:rsidRPr="00C6603A">
              <w:rPr>
                <w:sz w:val="18"/>
                <w:szCs w:val="18"/>
              </w:rPr>
              <w:t>Forearm fracture surgery rate</w:t>
            </w:r>
          </w:p>
        </w:tc>
        <w:tc>
          <w:tcPr>
            <w:tcW w:w="802" w:type="dxa"/>
          </w:tcPr>
          <w:p w14:paraId="020CEF5C" w14:textId="77777777" w:rsidR="00C6603A" w:rsidRPr="00C6603A" w:rsidRDefault="00C6603A">
            <w:pPr>
              <w:pStyle w:val="Compact"/>
              <w:rPr>
                <w:sz w:val="18"/>
                <w:szCs w:val="18"/>
              </w:rPr>
            </w:pPr>
            <w:r w:rsidRPr="00C6603A">
              <w:rPr>
                <w:sz w:val="18"/>
                <w:szCs w:val="18"/>
              </w:rPr>
              <w:t>per 100,000</w:t>
            </w:r>
          </w:p>
        </w:tc>
        <w:tc>
          <w:tcPr>
            <w:tcW w:w="803" w:type="dxa"/>
          </w:tcPr>
          <w:p w14:paraId="454750B9" w14:textId="77777777" w:rsidR="00C6603A" w:rsidRPr="00C6603A" w:rsidRDefault="00C6603A">
            <w:pPr>
              <w:pStyle w:val="Compact"/>
              <w:jc w:val="right"/>
              <w:rPr>
                <w:sz w:val="18"/>
                <w:szCs w:val="18"/>
              </w:rPr>
            </w:pPr>
            <w:r w:rsidRPr="00C6603A">
              <w:rPr>
                <w:sz w:val="18"/>
                <w:szCs w:val="18"/>
              </w:rPr>
              <w:t>47</w:t>
            </w:r>
          </w:p>
        </w:tc>
        <w:tc>
          <w:tcPr>
            <w:tcW w:w="803" w:type="dxa"/>
          </w:tcPr>
          <w:p w14:paraId="5BF09ACE" w14:textId="77777777" w:rsidR="00C6603A" w:rsidRPr="00C6603A" w:rsidRDefault="00C6603A">
            <w:pPr>
              <w:pStyle w:val="Compact"/>
              <w:jc w:val="right"/>
              <w:rPr>
                <w:sz w:val="18"/>
                <w:szCs w:val="18"/>
              </w:rPr>
            </w:pPr>
            <w:r w:rsidRPr="00C6603A">
              <w:rPr>
                <w:sz w:val="18"/>
                <w:szCs w:val="18"/>
              </w:rPr>
              <w:t>63.18</w:t>
            </w:r>
          </w:p>
        </w:tc>
        <w:tc>
          <w:tcPr>
            <w:tcW w:w="804" w:type="dxa"/>
          </w:tcPr>
          <w:p w14:paraId="386FBA43" w14:textId="77777777" w:rsidR="00C6603A" w:rsidRPr="00C6603A" w:rsidRDefault="00C6603A">
            <w:pPr>
              <w:pStyle w:val="Compact"/>
              <w:jc w:val="right"/>
              <w:rPr>
                <w:sz w:val="18"/>
                <w:szCs w:val="18"/>
              </w:rPr>
            </w:pPr>
            <w:r w:rsidRPr="00C6603A">
              <w:rPr>
                <w:sz w:val="18"/>
                <w:szCs w:val="18"/>
              </w:rPr>
              <w:t>15.59</w:t>
            </w:r>
          </w:p>
        </w:tc>
        <w:tc>
          <w:tcPr>
            <w:tcW w:w="804" w:type="dxa"/>
          </w:tcPr>
          <w:p w14:paraId="65BC91D2" w14:textId="11D54468" w:rsidR="00C6603A" w:rsidRPr="00C6603A" w:rsidRDefault="00C6603A">
            <w:pPr>
              <w:pStyle w:val="Compact"/>
              <w:jc w:val="right"/>
              <w:rPr>
                <w:sz w:val="18"/>
                <w:szCs w:val="18"/>
                <w:lang w:eastAsia="ja-JP"/>
              </w:rPr>
            </w:pPr>
            <w:r w:rsidRPr="00C6603A">
              <w:rPr>
                <w:rFonts w:hint="eastAsia"/>
                <w:sz w:val="18"/>
                <w:szCs w:val="18"/>
                <w:lang w:eastAsia="ja-JP"/>
              </w:rPr>
              <w:t>60.84</w:t>
            </w:r>
          </w:p>
        </w:tc>
        <w:tc>
          <w:tcPr>
            <w:tcW w:w="804" w:type="dxa"/>
          </w:tcPr>
          <w:p w14:paraId="4140E857" w14:textId="7DB2DF30" w:rsidR="00C6603A" w:rsidRPr="00C6603A" w:rsidRDefault="00C6603A">
            <w:pPr>
              <w:pStyle w:val="Compact"/>
              <w:jc w:val="right"/>
              <w:rPr>
                <w:sz w:val="18"/>
                <w:szCs w:val="18"/>
                <w:lang w:eastAsia="ja-JP"/>
              </w:rPr>
            </w:pPr>
            <w:r>
              <w:rPr>
                <w:rFonts w:hint="eastAsia"/>
                <w:sz w:val="18"/>
                <w:szCs w:val="18"/>
                <w:lang w:eastAsia="ja-JP"/>
              </w:rPr>
              <w:t>51.68</w:t>
            </w:r>
          </w:p>
        </w:tc>
        <w:tc>
          <w:tcPr>
            <w:tcW w:w="804" w:type="dxa"/>
          </w:tcPr>
          <w:p w14:paraId="7B29D17C" w14:textId="414EC3B7" w:rsidR="00C6603A" w:rsidRPr="00C6603A" w:rsidRDefault="00C6603A">
            <w:pPr>
              <w:pStyle w:val="Compact"/>
              <w:jc w:val="right"/>
              <w:rPr>
                <w:sz w:val="18"/>
                <w:szCs w:val="18"/>
                <w:lang w:eastAsia="ja-JP"/>
              </w:rPr>
            </w:pPr>
            <w:r>
              <w:rPr>
                <w:rFonts w:hint="eastAsia"/>
                <w:sz w:val="18"/>
                <w:szCs w:val="18"/>
                <w:lang w:eastAsia="ja-JP"/>
              </w:rPr>
              <w:t>76.04</w:t>
            </w:r>
          </w:p>
        </w:tc>
        <w:tc>
          <w:tcPr>
            <w:tcW w:w="804" w:type="dxa"/>
          </w:tcPr>
          <w:p w14:paraId="3149659F" w14:textId="4CD75021" w:rsidR="00C6603A" w:rsidRPr="00C6603A" w:rsidRDefault="00C6603A">
            <w:pPr>
              <w:pStyle w:val="Compact"/>
              <w:jc w:val="right"/>
              <w:rPr>
                <w:sz w:val="18"/>
                <w:szCs w:val="18"/>
              </w:rPr>
            </w:pPr>
            <w:r w:rsidRPr="00C6603A">
              <w:rPr>
                <w:sz w:val="18"/>
                <w:szCs w:val="18"/>
              </w:rPr>
              <w:t>33.49</w:t>
            </w:r>
          </w:p>
        </w:tc>
        <w:tc>
          <w:tcPr>
            <w:tcW w:w="804" w:type="dxa"/>
          </w:tcPr>
          <w:p w14:paraId="67CC50F6" w14:textId="66E2C977" w:rsidR="00C6603A" w:rsidRPr="00C6603A" w:rsidRDefault="00C6603A">
            <w:pPr>
              <w:pStyle w:val="Compact"/>
              <w:jc w:val="right"/>
              <w:rPr>
                <w:sz w:val="18"/>
                <w:szCs w:val="18"/>
              </w:rPr>
            </w:pPr>
          </w:p>
        </w:tc>
        <w:tc>
          <w:tcPr>
            <w:tcW w:w="804" w:type="dxa"/>
          </w:tcPr>
          <w:p w14:paraId="244AE328" w14:textId="77777777" w:rsidR="00C6603A" w:rsidRPr="00C6603A" w:rsidRDefault="00C6603A">
            <w:pPr>
              <w:pStyle w:val="Compact"/>
              <w:jc w:val="right"/>
              <w:rPr>
                <w:sz w:val="18"/>
                <w:szCs w:val="18"/>
              </w:rPr>
            </w:pPr>
            <w:r w:rsidRPr="00C6603A">
              <w:rPr>
                <w:sz w:val="18"/>
                <w:szCs w:val="18"/>
              </w:rPr>
              <w:t>106.33</w:t>
            </w:r>
          </w:p>
        </w:tc>
      </w:tr>
      <w:tr w:rsidR="00C6603A" w14:paraId="094FD53D" w14:textId="77777777" w:rsidTr="00C6603A">
        <w:tc>
          <w:tcPr>
            <w:tcW w:w="802" w:type="dxa"/>
          </w:tcPr>
          <w:p w14:paraId="5FC05FB4" w14:textId="77777777" w:rsidR="00C6603A" w:rsidRPr="00C6603A" w:rsidRDefault="00C6603A">
            <w:pPr>
              <w:pStyle w:val="Compact"/>
              <w:rPr>
                <w:sz w:val="18"/>
                <w:szCs w:val="18"/>
              </w:rPr>
            </w:pPr>
            <w:r w:rsidRPr="00C6603A">
              <w:rPr>
                <w:b/>
                <w:bCs/>
                <w:sz w:val="18"/>
                <w:szCs w:val="18"/>
              </w:rPr>
              <w:t>Exposure variable</w:t>
            </w:r>
          </w:p>
        </w:tc>
        <w:tc>
          <w:tcPr>
            <w:tcW w:w="802" w:type="dxa"/>
          </w:tcPr>
          <w:p w14:paraId="72246344" w14:textId="77777777" w:rsidR="00C6603A" w:rsidRPr="00C6603A" w:rsidRDefault="00C6603A">
            <w:pPr>
              <w:pStyle w:val="Compact"/>
              <w:rPr>
                <w:sz w:val="18"/>
                <w:szCs w:val="18"/>
              </w:rPr>
            </w:pPr>
          </w:p>
        </w:tc>
        <w:tc>
          <w:tcPr>
            <w:tcW w:w="803" w:type="dxa"/>
          </w:tcPr>
          <w:p w14:paraId="79011099" w14:textId="77777777" w:rsidR="00C6603A" w:rsidRPr="00C6603A" w:rsidRDefault="00C6603A">
            <w:pPr>
              <w:pStyle w:val="Compact"/>
              <w:rPr>
                <w:sz w:val="18"/>
                <w:szCs w:val="18"/>
              </w:rPr>
            </w:pPr>
          </w:p>
        </w:tc>
        <w:tc>
          <w:tcPr>
            <w:tcW w:w="803" w:type="dxa"/>
          </w:tcPr>
          <w:p w14:paraId="38E6C92D" w14:textId="77777777" w:rsidR="00C6603A" w:rsidRPr="00C6603A" w:rsidRDefault="00C6603A">
            <w:pPr>
              <w:pStyle w:val="Compact"/>
              <w:rPr>
                <w:sz w:val="18"/>
                <w:szCs w:val="18"/>
              </w:rPr>
            </w:pPr>
          </w:p>
        </w:tc>
        <w:tc>
          <w:tcPr>
            <w:tcW w:w="804" w:type="dxa"/>
          </w:tcPr>
          <w:p w14:paraId="08C0861D" w14:textId="77777777" w:rsidR="00C6603A" w:rsidRPr="00C6603A" w:rsidRDefault="00C6603A">
            <w:pPr>
              <w:pStyle w:val="Compact"/>
              <w:rPr>
                <w:sz w:val="18"/>
                <w:szCs w:val="18"/>
              </w:rPr>
            </w:pPr>
          </w:p>
        </w:tc>
        <w:tc>
          <w:tcPr>
            <w:tcW w:w="804" w:type="dxa"/>
          </w:tcPr>
          <w:p w14:paraId="5A7FEC76" w14:textId="77777777" w:rsidR="00C6603A" w:rsidRPr="00C6603A" w:rsidRDefault="00C6603A">
            <w:pPr>
              <w:pStyle w:val="Compact"/>
              <w:rPr>
                <w:sz w:val="18"/>
                <w:szCs w:val="18"/>
              </w:rPr>
            </w:pPr>
          </w:p>
        </w:tc>
        <w:tc>
          <w:tcPr>
            <w:tcW w:w="804" w:type="dxa"/>
          </w:tcPr>
          <w:p w14:paraId="09395451" w14:textId="77777777" w:rsidR="00C6603A" w:rsidRPr="00C6603A" w:rsidRDefault="00C6603A">
            <w:pPr>
              <w:pStyle w:val="Compact"/>
              <w:rPr>
                <w:sz w:val="18"/>
                <w:szCs w:val="18"/>
              </w:rPr>
            </w:pPr>
          </w:p>
        </w:tc>
        <w:tc>
          <w:tcPr>
            <w:tcW w:w="804" w:type="dxa"/>
          </w:tcPr>
          <w:p w14:paraId="2634956B" w14:textId="77777777" w:rsidR="00C6603A" w:rsidRPr="00C6603A" w:rsidRDefault="00C6603A">
            <w:pPr>
              <w:pStyle w:val="Compact"/>
              <w:rPr>
                <w:sz w:val="18"/>
                <w:szCs w:val="18"/>
              </w:rPr>
            </w:pPr>
          </w:p>
        </w:tc>
        <w:tc>
          <w:tcPr>
            <w:tcW w:w="804" w:type="dxa"/>
          </w:tcPr>
          <w:p w14:paraId="5CE5B3F1" w14:textId="0E56778A" w:rsidR="00C6603A" w:rsidRPr="00C6603A" w:rsidRDefault="00C6603A">
            <w:pPr>
              <w:pStyle w:val="Compact"/>
              <w:rPr>
                <w:sz w:val="18"/>
                <w:szCs w:val="18"/>
              </w:rPr>
            </w:pPr>
          </w:p>
        </w:tc>
        <w:tc>
          <w:tcPr>
            <w:tcW w:w="804" w:type="dxa"/>
          </w:tcPr>
          <w:p w14:paraId="7335013C" w14:textId="77777777" w:rsidR="00C6603A" w:rsidRPr="00C6603A" w:rsidRDefault="00C6603A">
            <w:pPr>
              <w:pStyle w:val="Compact"/>
              <w:rPr>
                <w:sz w:val="18"/>
                <w:szCs w:val="18"/>
              </w:rPr>
            </w:pPr>
          </w:p>
        </w:tc>
        <w:tc>
          <w:tcPr>
            <w:tcW w:w="804" w:type="dxa"/>
          </w:tcPr>
          <w:p w14:paraId="537D4F16" w14:textId="77777777" w:rsidR="00C6603A" w:rsidRPr="00C6603A" w:rsidRDefault="00C6603A">
            <w:pPr>
              <w:pStyle w:val="Compact"/>
              <w:rPr>
                <w:sz w:val="18"/>
                <w:szCs w:val="18"/>
              </w:rPr>
            </w:pPr>
          </w:p>
        </w:tc>
      </w:tr>
      <w:tr w:rsidR="00C6603A" w14:paraId="519DA586" w14:textId="77777777" w:rsidTr="00C6603A">
        <w:tc>
          <w:tcPr>
            <w:tcW w:w="802" w:type="dxa"/>
          </w:tcPr>
          <w:p w14:paraId="56B43B42" w14:textId="77777777" w:rsidR="00C6603A" w:rsidRPr="00C6603A" w:rsidRDefault="00C6603A">
            <w:pPr>
              <w:pStyle w:val="Compact"/>
              <w:rPr>
                <w:sz w:val="18"/>
                <w:szCs w:val="18"/>
              </w:rPr>
            </w:pPr>
            <w:r w:rsidRPr="00C6603A">
              <w:rPr>
                <w:sz w:val="18"/>
                <w:szCs w:val="18"/>
              </w:rPr>
              <w:t>Habitable-area-weighted slope</w:t>
            </w:r>
          </w:p>
        </w:tc>
        <w:tc>
          <w:tcPr>
            <w:tcW w:w="802" w:type="dxa"/>
          </w:tcPr>
          <w:p w14:paraId="5B52325C" w14:textId="77777777" w:rsidR="00C6603A" w:rsidRPr="00C6603A" w:rsidRDefault="00C6603A">
            <w:pPr>
              <w:pStyle w:val="Compact"/>
              <w:rPr>
                <w:sz w:val="18"/>
                <w:szCs w:val="18"/>
              </w:rPr>
            </w:pPr>
            <w:r w:rsidRPr="00C6603A">
              <w:rPr>
                <w:sz w:val="18"/>
                <w:szCs w:val="18"/>
              </w:rPr>
              <w:t>degrees</w:t>
            </w:r>
          </w:p>
        </w:tc>
        <w:tc>
          <w:tcPr>
            <w:tcW w:w="803" w:type="dxa"/>
          </w:tcPr>
          <w:p w14:paraId="7B62D606" w14:textId="77777777" w:rsidR="00C6603A" w:rsidRPr="00C6603A" w:rsidRDefault="00C6603A">
            <w:pPr>
              <w:pStyle w:val="Compact"/>
              <w:jc w:val="right"/>
              <w:rPr>
                <w:sz w:val="18"/>
                <w:szCs w:val="18"/>
              </w:rPr>
            </w:pPr>
            <w:r w:rsidRPr="00C6603A">
              <w:rPr>
                <w:sz w:val="18"/>
                <w:szCs w:val="18"/>
              </w:rPr>
              <w:t>47</w:t>
            </w:r>
          </w:p>
        </w:tc>
        <w:tc>
          <w:tcPr>
            <w:tcW w:w="803" w:type="dxa"/>
          </w:tcPr>
          <w:p w14:paraId="19B9A5E2" w14:textId="77777777" w:rsidR="00C6603A" w:rsidRPr="00C6603A" w:rsidRDefault="00C6603A">
            <w:pPr>
              <w:pStyle w:val="Compact"/>
              <w:jc w:val="right"/>
              <w:rPr>
                <w:sz w:val="18"/>
                <w:szCs w:val="18"/>
              </w:rPr>
            </w:pPr>
            <w:r w:rsidRPr="00C6603A">
              <w:rPr>
                <w:sz w:val="18"/>
                <w:szCs w:val="18"/>
              </w:rPr>
              <w:t>8.57</w:t>
            </w:r>
          </w:p>
        </w:tc>
        <w:tc>
          <w:tcPr>
            <w:tcW w:w="804" w:type="dxa"/>
          </w:tcPr>
          <w:p w14:paraId="021D92C4" w14:textId="77777777" w:rsidR="00C6603A" w:rsidRPr="00C6603A" w:rsidRDefault="00C6603A">
            <w:pPr>
              <w:pStyle w:val="Compact"/>
              <w:jc w:val="right"/>
              <w:rPr>
                <w:sz w:val="18"/>
                <w:szCs w:val="18"/>
              </w:rPr>
            </w:pPr>
            <w:r w:rsidRPr="00C6603A">
              <w:rPr>
                <w:sz w:val="18"/>
                <w:szCs w:val="18"/>
              </w:rPr>
              <w:t>3.16</w:t>
            </w:r>
          </w:p>
        </w:tc>
        <w:tc>
          <w:tcPr>
            <w:tcW w:w="804" w:type="dxa"/>
          </w:tcPr>
          <w:p w14:paraId="14D5FA7E" w14:textId="0E1F694D" w:rsidR="00C6603A" w:rsidRPr="00C6603A" w:rsidRDefault="00C6603A">
            <w:pPr>
              <w:pStyle w:val="Compact"/>
              <w:jc w:val="right"/>
              <w:rPr>
                <w:sz w:val="18"/>
                <w:szCs w:val="18"/>
                <w:lang w:eastAsia="ja-JP"/>
              </w:rPr>
            </w:pPr>
            <w:r w:rsidRPr="00C6603A">
              <w:rPr>
                <w:rFonts w:hint="eastAsia"/>
                <w:sz w:val="18"/>
                <w:szCs w:val="18"/>
                <w:lang w:eastAsia="ja-JP"/>
              </w:rPr>
              <w:t>8.36</w:t>
            </w:r>
          </w:p>
        </w:tc>
        <w:tc>
          <w:tcPr>
            <w:tcW w:w="804" w:type="dxa"/>
          </w:tcPr>
          <w:p w14:paraId="5EE0AE85" w14:textId="02FA884C" w:rsidR="00C6603A" w:rsidRPr="00C6603A" w:rsidRDefault="00C6603A">
            <w:pPr>
              <w:pStyle w:val="Compact"/>
              <w:jc w:val="right"/>
              <w:rPr>
                <w:sz w:val="18"/>
                <w:szCs w:val="18"/>
                <w:lang w:eastAsia="ja-JP"/>
              </w:rPr>
            </w:pPr>
            <w:r>
              <w:rPr>
                <w:rFonts w:hint="eastAsia"/>
                <w:sz w:val="18"/>
                <w:szCs w:val="18"/>
                <w:lang w:eastAsia="ja-JP"/>
              </w:rPr>
              <w:t>6.56</w:t>
            </w:r>
          </w:p>
        </w:tc>
        <w:tc>
          <w:tcPr>
            <w:tcW w:w="804" w:type="dxa"/>
          </w:tcPr>
          <w:p w14:paraId="36BEF9DB" w14:textId="000D7293" w:rsidR="00C6603A" w:rsidRPr="00C6603A" w:rsidRDefault="00C6603A">
            <w:pPr>
              <w:pStyle w:val="Compact"/>
              <w:jc w:val="right"/>
              <w:rPr>
                <w:sz w:val="18"/>
                <w:szCs w:val="18"/>
                <w:lang w:eastAsia="ja-JP"/>
              </w:rPr>
            </w:pPr>
            <w:r>
              <w:rPr>
                <w:rFonts w:hint="eastAsia"/>
                <w:sz w:val="18"/>
                <w:szCs w:val="18"/>
                <w:lang w:eastAsia="ja-JP"/>
              </w:rPr>
              <w:t>10.95</w:t>
            </w:r>
          </w:p>
        </w:tc>
        <w:tc>
          <w:tcPr>
            <w:tcW w:w="804" w:type="dxa"/>
          </w:tcPr>
          <w:p w14:paraId="43941D81" w14:textId="4A54EAC2" w:rsidR="00C6603A" w:rsidRPr="00C6603A" w:rsidRDefault="00C6603A">
            <w:pPr>
              <w:pStyle w:val="Compact"/>
              <w:jc w:val="right"/>
              <w:rPr>
                <w:sz w:val="18"/>
                <w:szCs w:val="18"/>
              </w:rPr>
            </w:pPr>
            <w:r w:rsidRPr="00C6603A">
              <w:rPr>
                <w:sz w:val="18"/>
                <w:szCs w:val="18"/>
              </w:rPr>
              <w:t>1.81</w:t>
            </w:r>
          </w:p>
        </w:tc>
        <w:tc>
          <w:tcPr>
            <w:tcW w:w="804" w:type="dxa"/>
          </w:tcPr>
          <w:p w14:paraId="243CAF77" w14:textId="2557CFB8" w:rsidR="00C6603A" w:rsidRPr="00C6603A" w:rsidRDefault="00C6603A">
            <w:pPr>
              <w:pStyle w:val="Compact"/>
              <w:jc w:val="right"/>
              <w:rPr>
                <w:sz w:val="18"/>
                <w:szCs w:val="18"/>
              </w:rPr>
            </w:pPr>
          </w:p>
        </w:tc>
        <w:tc>
          <w:tcPr>
            <w:tcW w:w="804" w:type="dxa"/>
          </w:tcPr>
          <w:p w14:paraId="47242B4B" w14:textId="77777777" w:rsidR="00C6603A" w:rsidRPr="00C6603A" w:rsidRDefault="00C6603A">
            <w:pPr>
              <w:pStyle w:val="Compact"/>
              <w:jc w:val="right"/>
              <w:rPr>
                <w:sz w:val="18"/>
                <w:szCs w:val="18"/>
              </w:rPr>
            </w:pPr>
            <w:r w:rsidRPr="00C6603A">
              <w:rPr>
                <w:sz w:val="18"/>
                <w:szCs w:val="18"/>
              </w:rPr>
              <w:t>15.43</w:t>
            </w:r>
          </w:p>
        </w:tc>
      </w:tr>
      <w:tr w:rsidR="00C6603A" w14:paraId="49560B55" w14:textId="77777777" w:rsidTr="00C6603A">
        <w:tc>
          <w:tcPr>
            <w:tcW w:w="802" w:type="dxa"/>
          </w:tcPr>
          <w:p w14:paraId="27E3F83F" w14:textId="77777777" w:rsidR="00C6603A" w:rsidRPr="00C6603A" w:rsidRDefault="00C6603A">
            <w:pPr>
              <w:pStyle w:val="Compact"/>
              <w:rPr>
                <w:sz w:val="18"/>
                <w:szCs w:val="18"/>
              </w:rPr>
            </w:pPr>
            <w:r w:rsidRPr="00C6603A">
              <w:rPr>
                <w:sz w:val="18"/>
                <w:szCs w:val="18"/>
              </w:rPr>
              <w:t>Simple mean slope</w:t>
            </w:r>
          </w:p>
        </w:tc>
        <w:tc>
          <w:tcPr>
            <w:tcW w:w="802" w:type="dxa"/>
          </w:tcPr>
          <w:p w14:paraId="6FB7584F" w14:textId="77777777" w:rsidR="00C6603A" w:rsidRPr="00C6603A" w:rsidRDefault="00C6603A">
            <w:pPr>
              <w:pStyle w:val="Compact"/>
              <w:rPr>
                <w:sz w:val="18"/>
                <w:szCs w:val="18"/>
              </w:rPr>
            </w:pPr>
            <w:r w:rsidRPr="00C6603A">
              <w:rPr>
                <w:sz w:val="18"/>
                <w:szCs w:val="18"/>
              </w:rPr>
              <w:t>degrees</w:t>
            </w:r>
          </w:p>
        </w:tc>
        <w:tc>
          <w:tcPr>
            <w:tcW w:w="803" w:type="dxa"/>
          </w:tcPr>
          <w:p w14:paraId="67C3BD37" w14:textId="77777777" w:rsidR="00C6603A" w:rsidRPr="00C6603A" w:rsidRDefault="00C6603A">
            <w:pPr>
              <w:pStyle w:val="Compact"/>
              <w:jc w:val="right"/>
              <w:rPr>
                <w:sz w:val="18"/>
                <w:szCs w:val="18"/>
              </w:rPr>
            </w:pPr>
            <w:r w:rsidRPr="00C6603A">
              <w:rPr>
                <w:sz w:val="18"/>
                <w:szCs w:val="18"/>
              </w:rPr>
              <w:t>47</w:t>
            </w:r>
          </w:p>
        </w:tc>
        <w:tc>
          <w:tcPr>
            <w:tcW w:w="803" w:type="dxa"/>
          </w:tcPr>
          <w:p w14:paraId="5B3EE42F" w14:textId="77777777" w:rsidR="00C6603A" w:rsidRPr="00C6603A" w:rsidRDefault="00C6603A">
            <w:pPr>
              <w:pStyle w:val="Compact"/>
              <w:jc w:val="right"/>
              <w:rPr>
                <w:sz w:val="18"/>
                <w:szCs w:val="18"/>
              </w:rPr>
            </w:pPr>
            <w:r w:rsidRPr="00C6603A">
              <w:rPr>
                <w:sz w:val="18"/>
                <w:szCs w:val="18"/>
              </w:rPr>
              <w:t>8.28</w:t>
            </w:r>
          </w:p>
        </w:tc>
        <w:tc>
          <w:tcPr>
            <w:tcW w:w="804" w:type="dxa"/>
          </w:tcPr>
          <w:p w14:paraId="16C4CCEC" w14:textId="77777777" w:rsidR="00C6603A" w:rsidRPr="00C6603A" w:rsidRDefault="00C6603A">
            <w:pPr>
              <w:pStyle w:val="Compact"/>
              <w:jc w:val="right"/>
              <w:rPr>
                <w:sz w:val="18"/>
                <w:szCs w:val="18"/>
              </w:rPr>
            </w:pPr>
            <w:r w:rsidRPr="00C6603A">
              <w:rPr>
                <w:sz w:val="18"/>
                <w:szCs w:val="18"/>
              </w:rPr>
              <w:t>2.90</w:t>
            </w:r>
          </w:p>
        </w:tc>
        <w:tc>
          <w:tcPr>
            <w:tcW w:w="804" w:type="dxa"/>
          </w:tcPr>
          <w:p w14:paraId="0323BE33" w14:textId="29812711" w:rsidR="00C6603A" w:rsidRPr="00C6603A" w:rsidRDefault="00C6603A">
            <w:pPr>
              <w:pStyle w:val="Compact"/>
              <w:jc w:val="right"/>
              <w:rPr>
                <w:sz w:val="18"/>
                <w:szCs w:val="18"/>
                <w:lang w:eastAsia="ja-JP"/>
              </w:rPr>
            </w:pPr>
            <w:r w:rsidRPr="00C6603A">
              <w:rPr>
                <w:rFonts w:hint="eastAsia"/>
                <w:sz w:val="18"/>
                <w:szCs w:val="18"/>
                <w:lang w:eastAsia="ja-JP"/>
              </w:rPr>
              <w:t>8.18</w:t>
            </w:r>
          </w:p>
        </w:tc>
        <w:tc>
          <w:tcPr>
            <w:tcW w:w="804" w:type="dxa"/>
          </w:tcPr>
          <w:p w14:paraId="08C2E595" w14:textId="32BAFC86" w:rsidR="00C6603A" w:rsidRPr="00C6603A" w:rsidRDefault="00C6603A">
            <w:pPr>
              <w:pStyle w:val="Compact"/>
              <w:jc w:val="right"/>
              <w:rPr>
                <w:sz w:val="18"/>
                <w:szCs w:val="18"/>
                <w:lang w:eastAsia="ja-JP"/>
              </w:rPr>
            </w:pPr>
            <w:r>
              <w:rPr>
                <w:rFonts w:hint="eastAsia"/>
                <w:sz w:val="18"/>
                <w:szCs w:val="18"/>
                <w:lang w:eastAsia="ja-JP"/>
              </w:rPr>
              <w:t>6.37</w:t>
            </w:r>
          </w:p>
        </w:tc>
        <w:tc>
          <w:tcPr>
            <w:tcW w:w="804" w:type="dxa"/>
          </w:tcPr>
          <w:p w14:paraId="017A2AA3" w14:textId="27762442" w:rsidR="00C6603A" w:rsidRPr="00C6603A" w:rsidRDefault="00C6603A">
            <w:pPr>
              <w:pStyle w:val="Compact"/>
              <w:jc w:val="right"/>
              <w:rPr>
                <w:sz w:val="18"/>
                <w:szCs w:val="18"/>
                <w:lang w:eastAsia="ja-JP"/>
              </w:rPr>
            </w:pPr>
            <w:r>
              <w:rPr>
                <w:rFonts w:hint="eastAsia"/>
                <w:sz w:val="18"/>
                <w:szCs w:val="18"/>
                <w:lang w:eastAsia="ja-JP"/>
              </w:rPr>
              <w:t>10.24</w:t>
            </w:r>
          </w:p>
        </w:tc>
        <w:tc>
          <w:tcPr>
            <w:tcW w:w="804" w:type="dxa"/>
          </w:tcPr>
          <w:p w14:paraId="16F63827" w14:textId="5784172E" w:rsidR="00C6603A" w:rsidRPr="00C6603A" w:rsidRDefault="00C6603A">
            <w:pPr>
              <w:pStyle w:val="Compact"/>
              <w:jc w:val="right"/>
              <w:rPr>
                <w:sz w:val="18"/>
                <w:szCs w:val="18"/>
              </w:rPr>
            </w:pPr>
            <w:r w:rsidRPr="00C6603A">
              <w:rPr>
                <w:sz w:val="18"/>
                <w:szCs w:val="18"/>
              </w:rPr>
              <w:t>1.88</w:t>
            </w:r>
          </w:p>
        </w:tc>
        <w:tc>
          <w:tcPr>
            <w:tcW w:w="804" w:type="dxa"/>
          </w:tcPr>
          <w:p w14:paraId="7ED4EF67" w14:textId="34C8987E" w:rsidR="00C6603A" w:rsidRPr="00C6603A" w:rsidRDefault="00C6603A">
            <w:pPr>
              <w:pStyle w:val="Compact"/>
              <w:jc w:val="right"/>
              <w:rPr>
                <w:sz w:val="18"/>
                <w:szCs w:val="18"/>
              </w:rPr>
            </w:pPr>
          </w:p>
        </w:tc>
        <w:tc>
          <w:tcPr>
            <w:tcW w:w="804" w:type="dxa"/>
          </w:tcPr>
          <w:p w14:paraId="49F14E4F" w14:textId="77777777" w:rsidR="00C6603A" w:rsidRPr="00C6603A" w:rsidRDefault="00C6603A">
            <w:pPr>
              <w:pStyle w:val="Compact"/>
              <w:jc w:val="right"/>
              <w:rPr>
                <w:sz w:val="18"/>
                <w:szCs w:val="18"/>
              </w:rPr>
            </w:pPr>
            <w:r w:rsidRPr="00C6603A">
              <w:rPr>
                <w:sz w:val="18"/>
                <w:szCs w:val="18"/>
              </w:rPr>
              <w:t>14.22</w:t>
            </w:r>
          </w:p>
        </w:tc>
      </w:tr>
      <w:tr w:rsidR="00C6603A" w14:paraId="7162947B" w14:textId="77777777" w:rsidTr="00C6603A">
        <w:tc>
          <w:tcPr>
            <w:tcW w:w="802" w:type="dxa"/>
          </w:tcPr>
          <w:p w14:paraId="04FDA588" w14:textId="77777777" w:rsidR="00C6603A" w:rsidRPr="00C6603A" w:rsidRDefault="00C6603A">
            <w:pPr>
              <w:pStyle w:val="Compact"/>
              <w:rPr>
                <w:sz w:val="18"/>
                <w:szCs w:val="18"/>
              </w:rPr>
            </w:pPr>
            <w:r w:rsidRPr="00C6603A">
              <w:rPr>
                <w:b/>
                <w:bCs/>
                <w:sz w:val="18"/>
                <w:szCs w:val="18"/>
              </w:rPr>
              <w:t>Covariate variables</w:t>
            </w:r>
          </w:p>
        </w:tc>
        <w:tc>
          <w:tcPr>
            <w:tcW w:w="802" w:type="dxa"/>
          </w:tcPr>
          <w:p w14:paraId="11C40A3B" w14:textId="77777777" w:rsidR="00C6603A" w:rsidRPr="00C6603A" w:rsidRDefault="00C6603A">
            <w:pPr>
              <w:pStyle w:val="Compact"/>
              <w:rPr>
                <w:sz w:val="18"/>
                <w:szCs w:val="18"/>
              </w:rPr>
            </w:pPr>
          </w:p>
        </w:tc>
        <w:tc>
          <w:tcPr>
            <w:tcW w:w="803" w:type="dxa"/>
          </w:tcPr>
          <w:p w14:paraId="28C93946" w14:textId="77777777" w:rsidR="00C6603A" w:rsidRPr="00C6603A" w:rsidRDefault="00C6603A">
            <w:pPr>
              <w:pStyle w:val="Compact"/>
              <w:rPr>
                <w:sz w:val="18"/>
                <w:szCs w:val="18"/>
              </w:rPr>
            </w:pPr>
          </w:p>
        </w:tc>
        <w:tc>
          <w:tcPr>
            <w:tcW w:w="803" w:type="dxa"/>
          </w:tcPr>
          <w:p w14:paraId="4AA702FA" w14:textId="77777777" w:rsidR="00C6603A" w:rsidRPr="00C6603A" w:rsidRDefault="00C6603A">
            <w:pPr>
              <w:pStyle w:val="Compact"/>
              <w:rPr>
                <w:sz w:val="18"/>
                <w:szCs w:val="18"/>
              </w:rPr>
            </w:pPr>
          </w:p>
        </w:tc>
        <w:tc>
          <w:tcPr>
            <w:tcW w:w="804" w:type="dxa"/>
          </w:tcPr>
          <w:p w14:paraId="042A14C7" w14:textId="77777777" w:rsidR="00C6603A" w:rsidRPr="00C6603A" w:rsidRDefault="00C6603A">
            <w:pPr>
              <w:pStyle w:val="Compact"/>
              <w:rPr>
                <w:sz w:val="18"/>
                <w:szCs w:val="18"/>
              </w:rPr>
            </w:pPr>
          </w:p>
        </w:tc>
        <w:tc>
          <w:tcPr>
            <w:tcW w:w="804" w:type="dxa"/>
          </w:tcPr>
          <w:p w14:paraId="1286A1A9" w14:textId="77777777" w:rsidR="00C6603A" w:rsidRPr="00C6603A" w:rsidRDefault="00C6603A">
            <w:pPr>
              <w:pStyle w:val="Compact"/>
              <w:rPr>
                <w:sz w:val="18"/>
                <w:szCs w:val="18"/>
              </w:rPr>
            </w:pPr>
          </w:p>
        </w:tc>
        <w:tc>
          <w:tcPr>
            <w:tcW w:w="804" w:type="dxa"/>
          </w:tcPr>
          <w:p w14:paraId="46B3FE5D" w14:textId="77777777" w:rsidR="00C6603A" w:rsidRPr="00C6603A" w:rsidRDefault="00C6603A">
            <w:pPr>
              <w:pStyle w:val="Compact"/>
              <w:rPr>
                <w:sz w:val="18"/>
                <w:szCs w:val="18"/>
              </w:rPr>
            </w:pPr>
          </w:p>
        </w:tc>
        <w:tc>
          <w:tcPr>
            <w:tcW w:w="804" w:type="dxa"/>
          </w:tcPr>
          <w:p w14:paraId="2B7904A8" w14:textId="77777777" w:rsidR="00C6603A" w:rsidRPr="00C6603A" w:rsidRDefault="00C6603A">
            <w:pPr>
              <w:pStyle w:val="Compact"/>
              <w:rPr>
                <w:sz w:val="18"/>
                <w:szCs w:val="18"/>
              </w:rPr>
            </w:pPr>
          </w:p>
        </w:tc>
        <w:tc>
          <w:tcPr>
            <w:tcW w:w="804" w:type="dxa"/>
          </w:tcPr>
          <w:p w14:paraId="5D6BD59B" w14:textId="46C26A68" w:rsidR="00C6603A" w:rsidRPr="00C6603A" w:rsidRDefault="00C6603A">
            <w:pPr>
              <w:pStyle w:val="Compact"/>
              <w:rPr>
                <w:sz w:val="18"/>
                <w:szCs w:val="18"/>
              </w:rPr>
            </w:pPr>
          </w:p>
        </w:tc>
        <w:tc>
          <w:tcPr>
            <w:tcW w:w="804" w:type="dxa"/>
          </w:tcPr>
          <w:p w14:paraId="0CEE87CF" w14:textId="77777777" w:rsidR="00C6603A" w:rsidRPr="00C6603A" w:rsidRDefault="00C6603A">
            <w:pPr>
              <w:pStyle w:val="Compact"/>
              <w:rPr>
                <w:sz w:val="18"/>
                <w:szCs w:val="18"/>
              </w:rPr>
            </w:pPr>
          </w:p>
        </w:tc>
        <w:tc>
          <w:tcPr>
            <w:tcW w:w="804" w:type="dxa"/>
          </w:tcPr>
          <w:p w14:paraId="35DCC446" w14:textId="77777777" w:rsidR="00C6603A" w:rsidRPr="00C6603A" w:rsidRDefault="00C6603A">
            <w:pPr>
              <w:pStyle w:val="Compact"/>
              <w:rPr>
                <w:sz w:val="18"/>
                <w:szCs w:val="18"/>
              </w:rPr>
            </w:pPr>
          </w:p>
        </w:tc>
      </w:tr>
      <w:tr w:rsidR="00C6603A" w14:paraId="5EB0491F" w14:textId="77777777" w:rsidTr="00C6603A">
        <w:tc>
          <w:tcPr>
            <w:tcW w:w="802" w:type="dxa"/>
          </w:tcPr>
          <w:p w14:paraId="6DE737D4" w14:textId="3EA803A5" w:rsidR="00C6603A" w:rsidRPr="00C6603A" w:rsidRDefault="00EA5B09">
            <w:pPr>
              <w:pStyle w:val="Compact"/>
              <w:rPr>
                <w:sz w:val="18"/>
                <w:szCs w:val="18"/>
              </w:rPr>
            </w:pPr>
            <w:ins w:id="409" w:author="治輝 齋藤" w:date="2026-05-19T23:39:00Z" w16du:dateUtc="2026-05-19T14:39:00Z">
              <w:r w:rsidRPr="00EA5B09">
                <w:rPr>
                  <w:sz w:val="18"/>
                  <w:szCs w:val="18"/>
                </w:rPr>
                <w:lastRenderedPageBreak/>
                <w:t xml:space="preserve">Proportion aged </w:t>
              </w:r>
            </w:ins>
            <w:del w:id="410" w:author="治輝 齋藤" w:date="2026-05-19T23:39:00Z" w16du:dateUtc="2026-05-19T14:39:00Z">
              <w:r w:rsidR="00C6603A" w:rsidRPr="00C6603A" w:rsidDel="00EA5B09">
                <w:rPr>
                  <w:sz w:val="18"/>
                  <w:szCs w:val="18"/>
                </w:rPr>
                <w:delText>Aging rate (</w:delText>
              </w:r>
            </w:del>
            <w:r w:rsidR="00C6603A" w:rsidRPr="00C6603A">
              <w:rPr>
                <w:sz w:val="18"/>
                <w:szCs w:val="18"/>
              </w:rPr>
              <w:t>≥65 years</w:t>
            </w:r>
            <w:del w:id="411" w:author="治輝 齋藤" w:date="2026-05-19T23:39:00Z" w16du:dateUtc="2026-05-19T14:39:00Z">
              <w:r w:rsidR="00C6603A" w:rsidRPr="00C6603A" w:rsidDel="00EA5B09">
                <w:rPr>
                  <w:sz w:val="18"/>
                  <w:szCs w:val="18"/>
                </w:rPr>
                <w:delText>)</w:delText>
              </w:r>
            </w:del>
          </w:p>
        </w:tc>
        <w:tc>
          <w:tcPr>
            <w:tcW w:w="802" w:type="dxa"/>
          </w:tcPr>
          <w:p w14:paraId="5A55B7AD" w14:textId="77777777" w:rsidR="00C6603A" w:rsidRPr="00C6603A" w:rsidRDefault="00C6603A">
            <w:pPr>
              <w:pStyle w:val="Compact"/>
              <w:rPr>
                <w:sz w:val="18"/>
                <w:szCs w:val="18"/>
              </w:rPr>
            </w:pPr>
            <w:r w:rsidRPr="00C6603A">
              <w:rPr>
                <w:sz w:val="18"/>
                <w:szCs w:val="18"/>
              </w:rPr>
              <w:t>%</w:t>
            </w:r>
          </w:p>
        </w:tc>
        <w:tc>
          <w:tcPr>
            <w:tcW w:w="803" w:type="dxa"/>
          </w:tcPr>
          <w:p w14:paraId="257444D6" w14:textId="77777777" w:rsidR="00C6603A" w:rsidRPr="00C6603A" w:rsidRDefault="00C6603A">
            <w:pPr>
              <w:pStyle w:val="Compact"/>
              <w:jc w:val="right"/>
              <w:rPr>
                <w:sz w:val="18"/>
                <w:szCs w:val="18"/>
              </w:rPr>
            </w:pPr>
            <w:r w:rsidRPr="00C6603A">
              <w:rPr>
                <w:sz w:val="18"/>
                <w:szCs w:val="18"/>
              </w:rPr>
              <w:t>47</w:t>
            </w:r>
          </w:p>
        </w:tc>
        <w:tc>
          <w:tcPr>
            <w:tcW w:w="803" w:type="dxa"/>
          </w:tcPr>
          <w:p w14:paraId="7881892D" w14:textId="77777777" w:rsidR="00C6603A" w:rsidRPr="00C6603A" w:rsidRDefault="00C6603A">
            <w:pPr>
              <w:pStyle w:val="Compact"/>
              <w:jc w:val="right"/>
              <w:rPr>
                <w:sz w:val="18"/>
                <w:szCs w:val="18"/>
              </w:rPr>
            </w:pPr>
            <w:r w:rsidRPr="00C6603A">
              <w:rPr>
                <w:sz w:val="18"/>
                <w:szCs w:val="18"/>
              </w:rPr>
              <w:t>30.74</w:t>
            </w:r>
          </w:p>
        </w:tc>
        <w:tc>
          <w:tcPr>
            <w:tcW w:w="804" w:type="dxa"/>
          </w:tcPr>
          <w:p w14:paraId="1C786F79" w14:textId="77777777" w:rsidR="00C6603A" w:rsidRPr="00C6603A" w:rsidRDefault="00C6603A">
            <w:pPr>
              <w:pStyle w:val="Compact"/>
              <w:jc w:val="right"/>
              <w:rPr>
                <w:sz w:val="18"/>
                <w:szCs w:val="18"/>
              </w:rPr>
            </w:pPr>
            <w:r w:rsidRPr="00C6603A">
              <w:rPr>
                <w:sz w:val="18"/>
                <w:szCs w:val="18"/>
              </w:rPr>
              <w:t>3.10</w:t>
            </w:r>
          </w:p>
        </w:tc>
        <w:tc>
          <w:tcPr>
            <w:tcW w:w="804" w:type="dxa"/>
          </w:tcPr>
          <w:p w14:paraId="2FE03044" w14:textId="4D33706A" w:rsidR="00C6603A" w:rsidRPr="00C6603A" w:rsidRDefault="00C6603A">
            <w:pPr>
              <w:pStyle w:val="Compact"/>
              <w:jc w:val="right"/>
              <w:rPr>
                <w:sz w:val="18"/>
                <w:szCs w:val="18"/>
                <w:lang w:eastAsia="ja-JP"/>
              </w:rPr>
            </w:pPr>
            <w:r w:rsidRPr="00C6603A">
              <w:rPr>
                <w:rFonts w:hint="eastAsia"/>
                <w:sz w:val="18"/>
                <w:szCs w:val="18"/>
                <w:lang w:eastAsia="ja-JP"/>
              </w:rPr>
              <w:t>31.26</w:t>
            </w:r>
          </w:p>
        </w:tc>
        <w:tc>
          <w:tcPr>
            <w:tcW w:w="804" w:type="dxa"/>
          </w:tcPr>
          <w:p w14:paraId="54FE8543" w14:textId="1C3A28A6" w:rsidR="00C6603A" w:rsidRPr="00C6603A" w:rsidRDefault="00C6603A">
            <w:pPr>
              <w:pStyle w:val="Compact"/>
              <w:jc w:val="right"/>
              <w:rPr>
                <w:sz w:val="18"/>
                <w:szCs w:val="18"/>
                <w:lang w:eastAsia="ja-JP"/>
              </w:rPr>
            </w:pPr>
            <w:r>
              <w:rPr>
                <w:rFonts w:hint="eastAsia"/>
                <w:sz w:val="18"/>
                <w:szCs w:val="18"/>
                <w:lang w:eastAsia="ja-JP"/>
              </w:rPr>
              <w:t>29.28</w:t>
            </w:r>
          </w:p>
        </w:tc>
        <w:tc>
          <w:tcPr>
            <w:tcW w:w="804" w:type="dxa"/>
          </w:tcPr>
          <w:p w14:paraId="0E628229" w14:textId="172CA565" w:rsidR="00C6603A" w:rsidRPr="00C6603A" w:rsidRDefault="00C6603A">
            <w:pPr>
              <w:pStyle w:val="Compact"/>
              <w:jc w:val="right"/>
              <w:rPr>
                <w:sz w:val="18"/>
                <w:szCs w:val="18"/>
                <w:lang w:eastAsia="ja-JP"/>
              </w:rPr>
            </w:pPr>
            <w:r>
              <w:rPr>
                <w:rFonts w:hint="eastAsia"/>
                <w:sz w:val="18"/>
                <w:szCs w:val="18"/>
                <w:lang w:eastAsia="ja-JP"/>
              </w:rPr>
              <w:t>32.88</w:t>
            </w:r>
          </w:p>
        </w:tc>
        <w:tc>
          <w:tcPr>
            <w:tcW w:w="804" w:type="dxa"/>
          </w:tcPr>
          <w:p w14:paraId="53592CA1" w14:textId="5CB45D0C" w:rsidR="00C6603A" w:rsidRPr="00C6603A" w:rsidRDefault="00C6603A">
            <w:pPr>
              <w:pStyle w:val="Compact"/>
              <w:jc w:val="right"/>
              <w:rPr>
                <w:sz w:val="18"/>
                <w:szCs w:val="18"/>
              </w:rPr>
            </w:pPr>
            <w:r w:rsidRPr="00C6603A">
              <w:rPr>
                <w:sz w:val="18"/>
                <w:szCs w:val="18"/>
              </w:rPr>
              <w:t>22.61</w:t>
            </w:r>
          </w:p>
        </w:tc>
        <w:tc>
          <w:tcPr>
            <w:tcW w:w="804" w:type="dxa"/>
          </w:tcPr>
          <w:p w14:paraId="1F11F4C2" w14:textId="0E8EDAAA" w:rsidR="00C6603A" w:rsidRPr="00C6603A" w:rsidRDefault="00C6603A">
            <w:pPr>
              <w:pStyle w:val="Compact"/>
              <w:jc w:val="right"/>
              <w:rPr>
                <w:sz w:val="18"/>
                <w:szCs w:val="18"/>
              </w:rPr>
            </w:pPr>
          </w:p>
        </w:tc>
        <w:tc>
          <w:tcPr>
            <w:tcW w:w="804" w:type="dxa"/>
          </w:tcPr>
          <w:p w14:paraId="0EE768E8" w14:textId="77777777" w:rsidR="00C6603A" w:rsidRPr="00C6603A" w:rsidRDefault="00C6603A">
            <w:pPr>
              <w:pStyle w:val="Compact"/>
              <w:jc w:val="right"/>
              <w:rPr>
                <w:sz w:val="18"/>
                <w:szCs w:val="18"/>
              </w:rPr>
            </w:pPr>
            <w:r w:rsidRPr="00C6603A">
              <w:rPr>
                <w:sz w:val="18"/>
                <w:szCs w:val="18"/>
              </w:rPr>
              <w:t>36.45</w:t>
            </w:r>
          </w:p>
        </w:tc>
      </w:tr>
      <w:tr w:rsidR="00C6603A" w14:paraId="15852BC5" w14:textId="77777777" w:rsidTr="00C6603A">
        <w:tc>
          <w:tcPr>
            <w:tcW w:w="802" w:type="dxa"/>
          </w:tcPr>
          <w:p w14:paraId="2BF216FC" w14:textId="3798D03A" w:rsidR="00C6603A" w:rsidRPr="00C6603A" w:rsidRDefault="00EA5B09">
            <w:pPr>
              <w:pStyle w:val="Compact"/>
              <w:rPr>
                <w:sz w:val="18"/>
                <w:szCs w:val="18"/>
              </w:rPr>
            </w:pPr>
            <w:ins w:id="412" w:author="治輝 齋藤" w:date="2026-05-19T23:40:00Z" w16du:dateUtc="2026-05-19T14:40:00Z">
              <w:r w:rsidRPr="00EA5B09">
                <w:rPr>
                  <w:sz w:val="18"/>
                  <w:szCs w:val="18"/>
                </w:rPr>
                <w:t>Proportion with fast habitual walking</w:t>
              </w:r>
            </w:ins>
            <w:del w:id="413" w:author="治輝 齋藤" w:date="2026-05-19T23:40:00Z" w16du:dateUtc="2026-05-19T14:40:00Z">
              <w:r w:rsidR="00C6603A" w:rsidRPr="00C6603A" w:rsidDel="00EA5B09">
                <w:rPr>
                  <w:sz w:val="18"/>
                  <w:szCs w:val="18"/>
                </w:rPr>
                <w:delText>Fast walking rate</w:delText>
              </w:r>
            </w:del>
          </w:p>
        </w:tc>
        <w:tc>
          <w:tcPr>
            <w:tcW w:w="802" w:type="dxa"/>
          </w:tcPr>
          <w:p w14:paraId="01688A88" w14:textId="77777777" w:rsidR="00C6603A" w:rsidRPr="00C6603A" w:rsidRDefault="00C6603A">
            <w:pPr>
              <w:pStyle w:val="Compact"/>
              <w:rPr>
                <w:sz w:val="18"/>
                <w:szCs w:val="18"/>
              </w:rPr>
            </w:pPr>
            <w:r w:rsidRPr="00C6603A">
              <w:rPr>
                <w:sz w:val="18"/>
                <w:szCs w:val="18"/>
              </w:rPr>
              <w:t>%</w:t>
            </w:r>
          </w:p>
        </w:tc>
        <w:tc>
          <w:tcPr>
            <w:tcW w:w="803" w:type="dxa"/>
          </w:tcPr>
          <w:p w14:paraId="229733BD" w14:textId="77777777" w:rsidR="00C6603A" w:rsidRPr="00C6603A" w:rsidRDefault="00C6603A">
            <w:pPr>
              <w:pStyle w:val="Compact"/>
              <w:jc w:val="right"/>
              <w:rPr>
                <w:sz w:val="18"/>
                <w:szCs w:val="18"/>
              </w:rPr>
            </w:pPr>
            <w:r w:rsidRPr="00C6603A">
              <w:rPr>
                <w:sz w:val="18"/>
                <w:szCs w:val="18"/>
              </w:rPr>
              <w:t>47</w:t>
            </w:r>
          </w:p>
        </w:tc>
        <w:tc>
          <w:tcPr>
            <w:tcW w:w="803" w:type="dxa"/>
          </w:tcPr>
          <w:p w14:paraId="1DA89335" w14:textId="77777777" w:rsidR="00C6603A" w:rsidRPr="00C6603A" w:rsidRDefault="00C6603A">
            <w:pPr>
              <w:pStyle w:val="Compact"/>
              <w:jc w:val="right"/>
              <w:rPr>
                <w:sz w:val="18"/>
                <w:szCs w:val="18"/>
              </w:rPr>
            </w:pPr>
            <w:r w:rsidRPr="00C6603A">
              <w:rPr>
                <w:sz w:val="18"/>
                <w:szCs w:val="18"/>
              </w:rPr>
              <w:t>48.62</w:t>
            </w:r>
          </w:p>
        </w:tc>
        <w:tc>
          <w:tcPr>
            <w:tcW w:w="804" w:type="dxa"/>
          </w:tcPr>
          <w:p w14:paraId="67242A69" w14:textId="77777777" w:rsidR="00C6603A" w:rsidRPr="00C6603A" w:rsidRDefault="00C6603A">
            <w:pPr>
              <w:pStyle w:val="Compact"/>
              <w:jc w:val="right"/>
              <w:rPr>
                <w:sz w:val="18"/>
                <w:szCs w:val="18"/>
              </w:rPr>
            </w:pPr>
            <w:r w:rsidRPr="00C6603A">
              <w:rPr>
                <w:sz w:val="18"/>
                <w:szCs w:val="18"/>
              </w:rPr>
              <w:t>4.34</w:t>
            </w:r>
          </w:p>
        </w:tc>
        <w:tc>
          <w:tcPr>
            <w:tcW w:w="804" w:type="dxa"/>
          </w:tcPr>
          <w:p w14:paraId="47106813" w14:textId="617D6530" w:rsidR="00C6603A" w:rsidRPr="00C6603A" w:rsidRDefault="00C6603A">
            <w:pPr>
              <w:pStyle w:val="Compact"/>
              <w:jc w:val="right"/>
              <w:rPr>
                <w:sz w:val="18"/>
                <w:szCs w:val="18"/>
                <w:lang w:eastAsia="ja-JP"/>
              </w:rPr>
            </w:pPr>
            <w:r w:rsidRPr="00C6603A">
              <w:rPr>
                <w:rFonts w:hint="eastAsia"/>
                <w:sz w:val="18"/>
                <w:szCs w:val="18"/>
                <w:lang w:eastAsia="ja-JP"/>
              </w:rPr>
              <w:t>49.23</w:t>
            </w:r>
          </w:p>
        </w:tc>
        <w:tc>
          <w:tcPr>
            <w:tcW w:w="804" w:type="dxa"/>
          </w:tcPr>
          <w:p w14:paraId="3954F697" w14:textId="1BFE327F" w:rsidR="00C6603A" w:rsidRPr="00C6603A" w:rsidRDefault="00C6603A">
            <w:pPr>
              <w:pStyle w:val="Compact"/>
              <w:jc w:val="right"/>
              <w:rPr>
                <w:sz w:val="18"/>
                <w:szCs w:val="18"/>
                <w:lang w:eastAsia="ja-JP"/>
              </w:rPr>
            </w:pPr>
            <w:r>
              <w:rPr>
                <w:rFonts w:hint="eastAsia"/>
                <w:sz w:val="18"/>
                <w:szCs w:val="18"/>
                <w:lang w:eastAsia="ja-JP"/>
              </w:rPr>
              <w:t>46.23</w:t>
            </w:r>
          </w:p>
        </w:tc>
        <w:tc>
          <w:tcPr>
            <w:tcW w:w="804" w:type="dxa"/>
          </w:tcPr>
          <w:p w14:paraId="3EDA2941" w14:textId="0C13EC8F" w:rsidR="00C6603A" w:rsidRPr="00C6603A" w:rsidRDefault="00C6603A">
            <w:pPr>
              <w:pStyle w:val="Compact"/>
              <w:jc w:val="right"/>
              <w:rPr>
                <w:sz w:val="18"/>
                <w:szCs w:val="18"/>
                <w:lang w:eastAsia="ja-JP"/>
              </w:rPr>
            </w:pPr>
            <w:r>
              <w:rPr>
                <w:rFonts w:hint="eastAsia"/>
                <w:sz w:val="18"/>
                <w:szCs w:val="18"/>
                <w:lang w:eastAsia="ja-JP"/>
              </w:rPr>
              <w:t>51.22</w:t>
            </w:r>
          </w:p>
        </w:tc>
        <w:tc>
          <w:tcPr>
            <w:tcW w:w="804" w:type="dxa"/>
          </w:tcPr>
          <w:p w14:paraId="717BF1A5" w14:textId="7428087A" w:rsidR="00C6603A" w:rsidRPr="00C6603A" w:rsidRDefault="00C6603A">
            <w:pPr>
              <w:pStyle w:val="Compact"/>
              <w:jc w:val="right"/>
              <w:rPr>
                <w:sz w:val="18"/>
                <w:szCs w:val="18"/>
              </w:rPr>
            </w:pPr>
            <w:r w:rsidRPr="00C6603A">
              <w:rPr>
                <w:sz w:val="18"/>
                <w:szCs w:val="18"/>
              </w:rPr>
              <w:t>29.79</w:t>
            </w:r>
          </w:p>
        </w:tc>
        <w:tc>
          <w:tcPr>
            <w:tcW w:w="804" w:type="dxa"/>
          </w:tcPr>
          <w:p w14:paraId="3AF233E3" w14:textId="19676AC6" w:rsidR="00C6603A" w:rsidRPr="00C6603A" w:rsidRDefault="00C6603A">
            <w:pPr>
              <w:pStyle w:val="Compact"/>
              <w:jc w:val="right"/>
              <w:rPr>
                <w:sz w:val="18"/>
                <w:szCs w:val="18"/>
              </w:rPr>
            </w:pPr>
          </w:p>
        </w:tc>
        <w:tc>
          <w:tcPr>
            <w:tcW w:w="804" w:type="dxa"/>
          </w:tcPr>
          <w:p w14:paraId="78BD697F" w14:textId="77777777" w:rsidR="00C6603A" w:rsidRPr="00C6603A" w:rsidRDefault="00C6603A">
            <w:pPr>
              <w:pStyle w:val="Compact"/>
              <w:jc w:val="right"/>
              <w:rPr>
                <w:sz w:val="18"/>
                <w:szCs w:val="18"/>
              </w:rPr>
            </w:pPr>
            <w:r w:rsidRPr="00C6603A">
              <w:rPr>
                <w:sz w:val="18"/>
                <w:szCs w:val="18"/>
              </w:rPr>
              <w:t>57.30</w:t>
            </w:r>
          </w:p>
        </w:tc>
      </w:tr>
      <w:tr w:rsidR="00C6603A" w14:paraId="55C025C4" w14:textId="77777777" w:rsidTr="00C6603A">
        <w:tc>
          <w:tcPr>
            <w:tcW w:w="802" w:type="dxa"/>
          </w:tcPr>
          <w:p w14:paraId="30ECD725" w14:textId="77777777" w:rsidR="00C6603A" w:rsidRPr="00C6603A" w:rsidRDefault="00C6603A">
            <w:pPr>
              <w:pStyle w:val="Compact"/>
              <w:rPr>
                <w:sz w:val="18"/>
                <w:szCs w:val="18"/>
              </w:rPr>
            </w:pPr>
            <w:r w:rsidRPr="00C6603A">
              <w:rPr>
                <w:sz w:val="18"/>
                <w:szCs w:val="18"/>
              </w:rPr>
              <w:t>Population density</w:t>
            </w:r>
          </w:p>
        </w:tc>
        <w:tc>
          <w:tcPr>
            <w:tcW w:w="802" w:type="dxa"/>
          </w:tcPr>
          <w:p w14:paraId="09067139" w14:textId="77777777" w:rsidR="00C6603A" w:rsidRPr="00C6603A" w:rsidRDefault="00C6603A">
            <w:pPr>
              <w:pStyle w:val="Compact"/>
              <w:rPr>
                <w:sz w:val="18"/>
                <w:szCs w:val="18"/>
              </w:rPr>
            </w:pPr>
            <w:r w:rsidRPr="00C6603A">
              <w:rPr>
                <w:sz w:val="18"/>
                <w:szCs w:val="18"/>
              </w:rPr>
              <w:t>persons/km²</w:t>
            </w:r>
          </w:p>
        </w:tc>
        <w:tc>
          <w:tcPr>
            <w:tcW w:w="803" w:type="dxa"/>
          </w:tcPr>
          <w:p w14:paraId="573255D2" w14:textId="77777777" w:rsidR="00C6603A" w:rsidRPr="00C6603A" w:rsidRDefault="00C6603A">
            <w:pPr>
              <w:pStyle w:val="Compact"/>
              <w:jc w:val="right"/>
              <w:rPr>
                <w:sz w:val="18"/>
                <w:szCs w:val="18"/>
              </w:rPr>
            </w:pPr>
            <w:r w:rsidRPr="00C6603A">
              <w:rPr>
                <w:sz w:val="18"/>
                <w:szCs w:val="18"/>
              </w:rPr>
              <w:t>47</w:t>
            </w:r>
          </w:p>
        </w:tc>
        <w:tc>
          <w:tcPr>
            <w:tcW w:w="803" w:type="dxa"/>
          </w:tcPr>
          <w:p w14:paraId="41134962" w14:textId="77777777" w:rsidR="00C6603A" w:rsidRPr="00C6603A" w:rsidRDefault="00C6603A">
            <w:pPr>
              <w:pStyle w:val="Compact"/>
              <w:jc w:val="right"/>
              <w:rPr>
                <w:sz w:val="18"/>
                <w:szCs w:val="18"/>
              </w:rPr>
            </w:pPr>
            <w:r w:rsidRPr="00C6603A">
              <w:rPr>
                <w:sz w:val="18"/>
                <w:szCs w:val="18"/>
              </w:rPr>
              <w:t>657</w:t>
            </w:r>
          </w:p>
        </w:tc>
        <w:tc>
          <w:tcPr>
            <w:tcW w:w="804" w:type="dxa"/>
          </w:tcPr>
          <w:p w14:paraId="1BF30441" w14:textId="77777777" w:rsidR="00C6603A" w:rsidRPr="00C6603A" w:rsidRDefault="00C6603A">
            <w:pPr>
              <w:pStyle w:val="Compact"/>
              <w:jc w:val="right"/>
              <w:rPr>
                <w:sz w:val="18"/>
                <w:szCs w:val="18"/>
              </w:rPr>
            </w:pPr>
            <w:r w:rsidRPr="00C6603A">
              <w:rPr>
                <w:sz w:val="18"/>
                <w:szCs w:val="18"/>
              </w:rPr>
              <w:t>1,223</w:t>
            </w:r>
          </w:p>
        </w:tc>
        <w:tc>
          <w:tcPr>
            <w:tcW w:w="804" w:type="dxa"/>
          </w:tcPr>
          <w:p w14:paraId="461AAF60" w14:textId="05DBC965" w:rsidR="00C6603A" w:rsidRPr="00C6603A" w:rsidRDefault="00C6603A">
            <w:pPr>
              <w:pStyle w:val="Compact"/>
              <w:jc w:val="right"/>
              <w:rPr>
                <w:sz w:val="18"/>
                <w:szCs w:val="18"/>
                <w:lang w:eastAsia="ja-JP"/>
              </w:rPr>
            </w:pPr>
            <w:r w:rsidRPr="00C6603A">
              <w:rPr>
                <w:rFonts w:hint="eastAsia"/>
                <w:sz w:val="18"/>
                <w:szCs w:val="18"/>
                <w:lang w:eastAsia="ja-JP"/>
              </w:rPr>
              <w:t>265.44</w:t>
            </w:r>
          </w:p>
        </w:tc>
        <w:tc>
          <w:tcPr>
            <w:tcW w:w="804" w:type="dxa"/>
          </w:tcPr>
          <w:p w14:paraId="0265D73F" w14:textId="137F89B6" w:rsidR="00C6603A" w:rsidRPr="00C6603A" w:rsidRDefault="00C6603A">
            <w:pPr>
              <w:pStyle w:val="Compact"/>
              <w:jc w:val="right"/>
              <w:rPr>
                <w:sz w:val="18"/>
                <w:szCs w:val="18"/>
                <w:lang w:eastAsia="ja-JP"/>
              </w:rPr>
            </w:pPr>
            <w:r>
              <w:rPr>
                <w:rFonts w:hint="eastAsia"/>
                <w:sz w:val="18"/>
                <w:szCs w:val="18"/>
                <w:lang w:eastAsia="ja-JP"/>
              </w:rPr>
              <w:t>173.20</w:t>
            </w:r>
          </w:p>
        </w:tc>
        <w:tc>
          <w:tcPr>
            <w:tcW w:w="804" w:type="dxa"/>
          </w:tcPr>
          <w:p w14:paraId="4E49346E" w14:textId="1AF7E3FE" w:rsidR="00C6603A" w:rsidRPr="00C6603A" w:rsidRDefault="00C6603A">
            <w:pPr>
              <w:pStyle w:val="Compact"/>
              <w:jc w:val="right"/>
              <w:rPr>
                <w:sz w:val="18"/>
                <w:szCs w:val="18"/>
                <w:lang w:eastAsia="ja-JP"/>
              </w:rPr>
            </w:pPr>
            <w:r>
              <w:rPr>
                <w:rFonts w:hint="eastAsia"/>
                <w:sz w:val="18"/>
                <w:szCs w:val="18"/>
                <w:lang w:eastAsia="ja-JP"/>
              </w:rPr>
              <w:t>468.68</w:t>
            </w:r>
          </w:p>
        </w:tc>
        <w:tc>
          <w:tcPr>
            <w:tcW w:w="804" w:type="dxa"/>
          </w:tcPr>
          <w:p w14:paraId="54F6E84F" w14:textId="526D830C" w:rsidR="00C6603A" w:rsidRPr="00C6603A" w:rsidRDefault="00C6603A">
            <w:pPr>
              <w:pStyle w:val="Compact"/>
              <w:jc w:val="right"/>
              <w:rPr>
                <w:sz w:val="18"/>
                <w:szCs w:val="18"/>
              </w:rPr>
            </w:pPr>
            <w:r w:rsidRPr="00C6603A">
              <w:rPr>
                <w:sz w:val="18"/>
                <w:szCs w:val="18"/>
              </w:rPr>
              <w:t>62.63</w:t>
            </w:r>
          </w:p>
        </w:tc>
        <w:tc>
          <w:tcPr>
            <w:tcW w:w="804" w:type="dxa"/>
          </w:tcPr>
          <w:p w14:paraId="1F3B0F78" w14:textId="2F77FE8E" w:rsidR="00C6603A" w:rsidRPr="00C6603A" w:rsidRDefault="00C6603A">
            <w:pPr>
              <w:pStyle w:val="Compact"/>
              <w:jc w:val="right"/>
              <w:rPr>
                <w:sz w:val="18"/>
                <w:szCs w:val="18"/>
              </w:rPr>
            </w:pPr>
          </w:p>
        </w:tc>
        <w:tc>
          <w:tcPr>
            <w:tcW w:w="804" w:type="dxa"/>
          </w:tcPr>
          <w:p w14:paraId="37CD303B" w14:textId="77777777" w:rsidR="00C6603A" w:rsidRPr="00C6603A" w:rsidRDefault="00C6603A">
            <w:pPr>
              <w:pStyle w:val="Compact"/>
              <w:jc w:val="right"/>
              <w:rPr>
                <w:sz w:val="18"/>
                <w:szCs w:val="18"/>
              </w:rPr>
            </w:pPr>
            <w:r w:rsidRPr="00C6603A">
              <w:rPr>
                <w:sz w:val="18"/>
                <w:szCs w:val="18"/>
              </w:rPr>
              <w:t>6,402.64</w:t>
            </w:r>
          </w:p>
        </w:tc>
      </w:tr>
    </w:tbl>
    <w:p w14:paraId="4775C458" w14:textId="77777777" w:rsidR="00073AD9" w:rsidRDefault="00000000">
      <w:r>
        <w:pict w14:anchorId="0E76C796">
          <v:rect id="_x0000_i1037" style="width:0;height:1.5pt" o:hralign="center" o:bullet="t" o:hrstd="t" o:hr="t"/>
        </w:pict>
      </w:r>
    </w:p>
    <w:p w14:paraId="437C12CF" w14:textId="4E58E6D0" w:rsidR="00C6603A" w:rsidRDefault="00C6603A">
      <w:r w:rsidRPr="00C6603A">
        <w:rPr>
          <w:b/>
          <w:bCs/>
        </w:rPr>
        <w:t>Note.</w:t>
      </w:r>
      <w:r w:rsidRPr="00C6603A">
        <w:t xml:space="preserve"> </w:t>
      </w:r>
      <w:r w:rsidR="00031BB0" w:rsidRPr="00031BB0">
        <w:t>Q1 and Q3 denote 25th and 75th percentiles (prefecture-level observations). Exploratory Shapiro–Wilk tests rejected normality for fast</w:t>
      </w:r>
      <w:ins w:id="414" w:author="治輝 齋藤" w:date="2026-05-19T23:40:00Z" w16du:dateUtc="2026-05-19T14:40:00Z">
        <w:r w:rsidR="00EA5B09">
          <w:rPr>
            <w:rFonts w:hint="eastAsia"/>
            <w:lang w:eastAsia="ja-JP"/>
          </w:rPr>
          <w:t>-</w:t>
        </w:r>
      </w:ins>
      <w:del w:id="415" w:author="治輝 齋藤" w:date="2026-05-19T23:40:00Z" w16du:dateUtc="2026-05-19T14:40:00Z">
        <w:r w:rsidR="00031BB0" w:rsidRPr="00031BB0" w:rsidDel="00EA5B09">
          <w:delText xml:space="preserve"> </w:delText>
        </w:r>
      </w:del>
      <w:r w:rsidR="00031BB0" w:rsidRPr="00031BB0">
        <w:t xml:space="preserve">walking </w:t>
      </w:r>
      <w:ins w:id="416" w:author="治輝 齋藤" w:date="2026-05-19T23:40:00Z" w16du:dateUtc="2026-05-19T14:40:00Z">
        <w:r w:rsidR="00EA5B09" w:rsidRPr="00EA5B09">
          <w:t>proportion</w:t>
        </w:r>
      </w:ins>
      <w:del w:id="417" w:author="治輝 齋藤" w:date="2026-05-19T23:40:00Z" w16du:dateUtc="2026-05-19T14:40:00Z">
        <w:r w:rsidR="00031BB0" w:rsidRPr="00031BB0" w:rsidDel="00EA5B09">
          <w:delText>rate</w:delText>
        </w:r>
      </w:del>
      <w:r w:rsidR="00031BB0" w:rsidRPr="00031BB0">
        <w:t xml:space="preserve"> and population density (both </w:t>
      </w:r>
      <w:r w:rsidR="00031BB0" w:rsidRPr="00031BB0">
        <w:rPr>
          <w:i/>
          <w:iCs/>
        </w:rPr>
        <w:t>p</w:t>
      </w:r>
      <w:r w:rsidR="00031BB0" w:rsidRPr="00031BB0">
        <w:t xml:space="preserve"> &lt; 0.001); other listed variables were not rejected at α = 0.05 (</w:t>
      </w:r>
      <w:ins w:id="418" w:author="治輝 齋藤" w:date="2026-05-19T23:40:00Z" w16du:dateUtc="2026-05-19T14:40:00Z">
        <w:r w:rsidR="00EA5B09" w:rsidRPr="00EA5B09">
          <w:t>proportion aged ≥65 years</w:t>
        </w:r>
      </w:ins>
      <w:del w:id="419" w:author="治輝 齋藤" w:date="2026-05-19T23:40:00Z" w16du:dateUtc="2026-05-19T14:40:00Z">
        <w:r w:rsidR="00031BB0" w:rsidRPr="00031BB0" w:rsidDel="00EA5B09">
          <w:delText>aging rate</w:delText>
        </w:r>
      </w:del>
      <w:r w:rsidR="00031BB0" w:rsidRPr="00031BB0">
        <w:t xml:space="preserve"> </w:t>
      </w:r>
      <w:r w:rsidR="00031BB0" w:rsidRPr="00031BB0">
        <w:rPr>
          <w:i/>
          <w:iCs/>
        </w:rPr>
        <w:t>p</w:t>
      </w:r>
      <w:r w:rsidR="00031BB0" w:rsidRPr="00031BB0">
        <w:t xml:space="preserve"> = 0.090). Marginal normality is not required for ordinary least squares; median and quartiles are presented to describe skewed distributions alongside mean and SD</w:t>
      </w:r>
      <w:r w:rsidRPr="00C6603A">
        <w:t>.</w:t>
      </w:r>
    </w:p>
    <w:p w14:paraId="14896C0D" w14:textId="77777777" w:rsidR="000B6CF6" w:rsidRDefault="000B6CF6">
      <w:pPr>
        <w:rPr>
          <w:rFonts w:asciiTheme="majorHAnsi" w:eastAsiaTheme="majorEastAsia" w:hAnsiTheme="majorHAnsi" w:cstheme="majorBidi"/>
          <w:color w:val="0F4761" w:themeColor="accent1" w:themeShade="BF"/>
          <w:sz w:val="32"/>
          <w:szCs w:val="32"/>
        </w:rPr>
      </w:pPr>
      <w:bookmarkStart w:id="420" w:name="Xc4d8efe96bb5dc084b3a6055df59151a4b74ad0"/>
      <w:bookmarkEnd w:id="408"/>
      <w:r>
        <w:br w:type="page"/>
      </w:r>
    </w:p>
    <w:p w14:paraId="0BFA2C47" w14:textId="522C9CD5" w:rsidR="00073AD9" w:rsidRDefault="00000000">
      <w:pPr>
        <w:pStyle w:val="2"/>
      </w:pPr>
      <w:r>
        <w:lastRenderedPageBreak/>
        <w:t>Table 2. Pearson Correlation Matrix of Study Variables (N = 47)</w:t>
      </w:r>
    </w:p>
    <w:tbl>
      <w:tblPr>
        <w:tblStyle w:val="Table"/>
        <w:tblW w:w="5000" w:type="pct"/>
        <w:tblLayout w:type="fixed"/>
        <w:tblLook w:val="0020" w:firstRow="1" w:lastRow="0" w:firstColumn="0" w:lastColumn="0" w:noHBand="0" w:noVBand="0"/>
      </w:tblPr>
      <w:tblGrid>
        <w:gridCol w:w="956"/>
        <w:gridCol w:w="1195"/>
        <w:gridCol w:w="956"/>
        <w:gridCol w:w="956"/>
        <w:gridCol w:w="955"/>
        <w:gridCol w:w="955"/>
        <w:gridCol w:w="955"/>
        <w:gridCol w:w="955"/>
        <w:gridCol w:w="955"/>
      </w:tblGrid>
      <w:tr w:rsidR="00073AD9" w14:paraId="25EAD1C5" w14:textId="77777777" w:rsidTr="00073AD9">
        <w:trPr>
          <w:cnfStyle w:val="100000000000" w:firstRow="1" w:lastRow="0" w:firstColumn="0" w:lastColumn="0" w:oddVBand="0" w:evenVBand="0" w:oddHBand="0" w:evenHBand="0" w:firstRowFirstColumn="0" w:firstRowLastColumn="0" w:lastRowFirstColumn="0" w:lastRowLastColumn="0"/>
          <w:tblHeader/>
        </w:trPr>
        <w:tc>
          <w:tcPr>
            <w:tcW w:w="856" w:type="dxa"/>
          </w:tcPr>
          <w:p w14:paraId="17815E23" w14:textId="77777777" w:rsidR="00073AD9" w:rsidRDefault="00000000">
            <w:pPr>
              <w:pStyle w:val="Compact"/>
            </w:pPr>
            <w:r>
              <w:t>Variable</w:t>
            </w:r>
          </w:p>
        </w:tc>
        <w:tc>
          <w:tcPr>
            <w:tcW w:w="1070" w:type="dxa"/>
          </w:tcPr>
          <w:p w14:paraId="59051CFC" w14:textId="77777777" w:rsidR="00073AD9" w:rsidRDefault="00000000">
            <w:pPr>
              <w:pStyle w:val="Compact"/>
              <w:jc w:val="center"/>
            </w:pPr>
            <w:r>
              <w:t>Hip Fracture</w:t>
            </w:r>
          </w:p>
        </w:tc>
        <w:tc>
          <w:tcPr>
            <w:tcW w:w="856" w:type="dxa"/>
          </w:tcPr>
          <w:p w14:paraId="3435D932" w14:textId="77777777" w:rsidR="00073AD9" w:rsidRDefault="00000000">
            <w:pPr>
              <w:pStyle w:val="Compact"/>
              <w:jc w:val="right"/>
            </w:pPr>
            <w:r>
              <w:t>Total Fracture</w:t>
            </w:r>
          </w:p>
        </w:tc>
        <w:tc>
          <w:tcPr>
            <w:tcW w:w="856" w:type="dxa"/>
          </w:tcPr>
          <w:p w14:paraId="10DA315A" w14:textId="77777777" w:rsidR="00073AD9" w:rsidRDefault="00000000">
            <w:pPr>
              <w:pStyle w:val="Compact"/>
              <w:jc w:val="right"/>
            </w:pPr>
            <w:r>
              <w:t>Humerus Fracture</w:t>
            </w:r>
          </w:p>
        </w:tc>
        <w:tc>
          <w:tcPr>
            <w:tcW w:w="856" w:type="dxa"/>
          </w:tcPr>
          <w:p w14:paraId="1DA40989" w14:textId="77777777" w:rsidR="00073AD9" w:rsidRDefault="00000000">
            <w:pPr>
              <w:pStyle w:val="Compact"/>
              <w:jc w:val="right"/>
            </w:pPr>
            <w:r>
              <w:t>Forearm Fracture</w:t>
            </w:r>
          </w:p>
        </w:tc>
        <w:tc>
          <w:tcPr>
            <w:tcW w:w="856" w:type="dxa"/>
          </w:tcPr>
          <w:p w14:paraId="390E9D51" w14:textId="77777777" w:rsidR="00073AD9" w:rsidRDefault="00000000">
            <w:pPr>
              <w:pStyle w:val="Compact"/>
              <w:jc w:val="right"/>
            </w:pPr>
            <w:r>
              <w:t>Terrain Slope</w:t>
            </w:r>
          </w:p>
        </w:tc>
        <w:tc>
          <w:tcPr>
            <w:tcW w:w="856" w:type="dxa"/>
          </w:tcPr>
          <w:p w14:paraId="00B61062" w14:textId="429B8A12" w:rsidR="00073AD9" w:rsidRDefault="00284F51">
            <w:pPr>
              <w:pStyle w:val="Compact"/>
              <w:jc w:val="right"/>
            </w:pPr>
            <w:ins w:id="421" w:author="治輝 齋藤" w:date="2026-05-19T23:41:00Z" w16du:dateUtc="2026-05-19T14:41:00Z">
              <w:r w:rsidRPr="00284F51">
                <w:t>Proportion aged ≥65 years</w:t>
              </w:r>
            </w:ins>
            <w:del w:id="422" w:author="治輝 齋藤" w:date="2026-05-19T23:41:00Z" w16du:dateUtc="2026-05-19T14:41:00Z">
              <w:r w:rsidDel="00284F51">
                <w:delText>Aging Rate</w:delText>
              </w:r>
            </w:del>
          </w:p>
        </w:tc>
        <w:tc>
          <w:tcPr>
            <w:tcW w:w="856" w:type="dxa"/>
          </w:tcPr>
          <w:p w14:paraId="639F3EEA" w14:textId="498D0955" w:rsidR="00073AD9" w:rsidRDefault="00000000">
            <w:pPr>
              <w:pStyle w:val="Compact"/>
              <w:jc w:val="right"/>
            </w:pPr>
            <w:r>
              <w:t>Fast</w:t>
            </w:r>
            <w:ins w:id="423" w:author="治輝 齋藤" w:date="2026-05-19T23:41:00Z" w16du:dateUtc="2026-05-19T14:41:00Z">
              <w:r w:rsidR="00284F51">
                <w:t xml:space="preserve"> </w:t>
              </w:r>
              <w:r w:rsidR="00284F51" w:rsidRPr="00284F51">
                <w:t>-walking proportion</w:t>
              </w:r>
            </w:ins>
            <w:del w:id="424" w:author="治輝 齋藤" w:date="2026-05-19T23:41:00Z" w16du:dateUtc="2026-05-19T14:41:00Z">
              <w:r w:rsidDel="00284F51">
                <w:delText xml:space="preserve"> Walking Rate</w:delText>
              </w:r>
            </w:del>
          </w:p>
        </w:tc>
        <w:tc>
          <w:tcPr>
            <w:tcW w:w="856" w:type="dxa"/>
          </w:tcPr>
          <w:p w14:paraId="6F3D8381" w14:textId="77777777" w:rsidR="00073AD9" w:rsidRDefault="00000000">
            <w:pPr>
              <w:pStyle w:val="Compact"/>
              <w:jc w:val="right"/>
            </w:pPr>
            <w:r>
              <w:t>Pop Density</w:t>
            </w:r>
          </w:p>
        </w:tc>
      </w:tr>
      <w:tr w:rsidR="00073AD9" w14:paraId="005BD810" w14:textId="77777777">
        <w:tc>
          <w:tcPr>
            <w:tcW w:w="856" w:type="dxa"/>
          </w:tcPr>
          <w:p w14:paraId="3C7E273E" w14:textId="77777777" w:rsidR="00073AD9" w:rsidRDefault="00000000">
            <w:pPr>
              <w:pStyle w:val="Compact"/>
            </w:pPr>
            <w:r>
              <w:t>Hip Fracture</w:t>
            </w:r>
          </w:p>
        </w:tc>
        <w:tc>
          <w:tcPr>
            <w:tcW w:w="1070" w:type="dxa"/>
          </w:tcPr>
          <w:p w14:paraId="4EB44399" w14:textId="77777777" w:rsidR="00073AD9" w:rsidRDefault="00000000">
            <w:pPr>
              <w:pStyle w:val="Compact"/>
              <w:jc w:val="center"/>
            </w:pPr>
            <w:r>
              <w:t>1.000</w:t>
            </w:r>
          </w:p>
        </w:tc>
        <w:tc>
          <w:tcPr>
            <w:tcW w:w="856" w:type="dxa"/>
          </w:tcPr>
          <w:p w14:paraId="749228C2" w14:textId="77777777" w:rsidR="00073AD9" w:rsidRDefault="00073AD9">
            <w:pPr>
              <w:pStyle w:val="Compact"/>
            </w:pPr>
          </w:p>
        </w:tc>
        <w:tc>
          <w:tcPr>
            <w:tcW w:w="856" w:type="dxa"/>
          </w:tcPr>
          <w:p w14:paraId="26329510" w14:textId="77777777" w:rsidR="00073AD9" w:rsidRDefault="00073AD9">
            <w:pPr>
              <w:pStyle w:val="Compact"/>
            </w:pPr>
          </w:p>
        </w:tc>
        <w:tc>
          <w:tcPr>
            <w:tcW w:w="856" w:type="dxa"/>
          </w:tcPr>
          <w:p w14:paraId="7D8D4094" w14:textId="77777777" w:rsidR="00073AD9" w:rsidRDefault="00073AD9">
            <w:pPr>
              <w:pStyle w:val="Compact"/>
            </w:pPr>
          </w:p>
        </w:tc>
        <w:tc>
          <w:tcPr>
            <w:tcW w:w="856" w:type="dxa"/>
          </w:tcPr>
          <w:p w14:paraId="2EF36FB1" w14:textId="77777777" w:rsidR="00073AD9" w:rsidRDefault="00073AD9">
            <w:pPr>
              <w:pStyle w:val="Compact"/>
            </w:pPr>
          </w:p>
        </w:tc>
        <w:tc>
          <w:tcPr>
            <w:tcW w:w="856" w:type="dxa"/>
          </w:tcPr>
          <w:p w14:paraId="4C10B1F1" w14:textId="77777777" w:rsidR="00073AD9" w:rsidRDefault="00073AD9">
            <w:pPr>
              <w:pStyle w:val="Compact"/>
            </w:pPr>
          </w:p>
        </w:tc>
        <w:tc>
          <w:tcPr>
            <w:tcW w:w="856" w:type="dxa"/>
          </w:tcPr>
          <w:p w14:paraId="37873FD2" w14:textId="77777777" w:rsidR="00073AD9" w:rsidRDefault="00073AD9">
            <w:pPr>
              <w:pStyle w:val="Compact"/>
            </w:pPr>
          </w:p>
        </w:tc>
        <w:tc>
          <w:tcPr>
            <w:tcW w:w="856" w:type="dxa"/>
          </w:tcPr>
          <w:p w14:paraId="5AA829E3" w14:textId="77777777" w:rsidR="00073AD9" w:rsidRDefault="00073AD9">
            <w:pPr>
              <w:pStyle w:val="Compact"/>
            </w:pPr>
          </w:p>
        </w:tc>
      </w:tr>
      <w:tr w:rsidR="00073AD9" w14:paraId="62EC03B3" w14:textId="77777777">
        <w:tc>
          <w:tcPr>
            <w:tcW w:w="856" w:type="dxa"/>
          </w:tcPr>
          <w:p w14:paraId="5E7C952F" w14:textId="77777777" w:rsidR="00073AD9" w:rsidRDefault="00000000">
            <w:pPr>
              <w:pStyle w:val="Compact"/>
            </w:pPr>
            <w:r>
              <w:t>Total Fracture</w:t>
            </w:r>
          </w:p>
        </w:tc>
        <w:tc>
          <w:tcPr>
            <w:tcW w:w="1070" w:type="dxa"/>
          </w:tcPr>
          <w:p w14:paraId="6C740ED4" w14:textId="77777777" w:rsidR="00073AD9" w:rsidRDefault="00000000">
            <w:pPr>
              <w:pStyle w:val="Compact"/>
              <w:jc w:val="center"/>
            </w:pPr>
            <w:r>
              <w:t>0.962***</w:t>
            </w:r>
          </w:p>
        </w:tc>
        <w:tc>
          <w:tcPr>
            <w:tcW w:w="856" w:type="dxa"/>
          </w:tcPr>
          <w:p w14:paraId="3B69D2AD" w14:textId="77777777" w:rsidR="00073AD9" w:rsidRDefault="00000000">
            <w:pPr>
              <w:pStyle w:val="Compact"/>
              <w:jc w:val="right"/>
            </w:pPr>
            <w:r>
              <w:t>1.000</w:t>
            </w:r>
          </w:p>
        </w:tc>
        <w:tc>
          <w:tcPr>
            <w:tcW w:w="856" w:type="dxa"/>
          </w:tcPr>
          <w:p w14:paraId="65C413D5" w14:textId="77777777" w:rsidR="00073AD9" w:rsidRDefault="00073AD9">
            <w:pPr>
              <w:pStyle w:val="Compact"/>
            </w:pPr>
          </w:p>
        </w:tc>
        <w:tc>
          <w:tcPr>
            <w:tcW w:w="856" w:type="dxa"/>
          </w:tcPr>
          <w:p w14:paraId="2E39BC2E" w14:textId="77777777" w:rsidR="00073AD9" w:rsidRDefault="00073AD9">
            <w:pPr>
              <w:pStyle w:val="Compact"/>
            </w:pPr>
          </w:p>
        </w:tc>
        <w:tc>
          <w:tcPr>
            <w:tcW w:w="856" w:type="dxa"/>
          </w:tcPr>
          <w:p w14:paraId="77F4F677" w14:textId="77777777" w:rsidR="00073AD9" w:rsidRDefault="00073AD9">
            <w:pPr>
              <w:pStyle w:val="Compact"/>
            </w:pPr>
          </w:p>
        </w:tc>
        <w:tc>
          <w:tcPr>
            <w:tcW w:w="856" w:type="dxa"/>
          </w:tcPr>
          <w:p w14:paraId="0BA0378F" w14:textId="77777777" w:rsidR="00073AD9" w:rsidRDefault="00073AD9">
            <w:pPr>
              <w:pStyle w:val="Compact"/>
            </w:pPr>
          </w:p>
        </w:tc>
        <w:tc>
          <w:tcPr>
            <w:tcW w:w="856" w:type="dxa"/>
          </w:tcPr>
          <w:p w14:paraId="1C801409" w14:textId="77777777" w:rsidR="00073AD9" w:rsidRDefault="00073AD9">
            <w:pPr>
              <w:pStyle w:val="Compact"/>
            </w:pPr>
          </w:p>
        </w:tc>
        <w:tc>
          <w:tcPr>
            <w:tcW w:w="856" w:type="dxa"/>
          </w:tcPr>
          <w:p w14:paraId="788D61C0" w14:textId="77777777" w:rsidR="00073AD9" w:rsidRDefault="00073AD9">
            <w:pPr>
              <w:pStyle w:val="Compact"/>
            </w:pPr>
          </w:p>
        </w:tc>
      </w:tr>
      <w:tr w:rsidR="00073AD9" w14:paraId="4EFB6373" w14:textId="77777777">
        <w:tc>
          <w:tcPr>
            <w:tcW w:w="856" w:type="dxa"/>
          </w:tcPr>
          <w:p w14:paraId="1356DB19" w14:textId="77777777" w:rsidR="00073AD9" w:rsidRDefault="00000000">
            <w:pPr>
              <w:pStyle w:val="Compact"/>
            </w:pPr>
            <w:r>
              <w:t>Humerus Fracture</w:t>
            </w:r>
          </w:p>
        </w:tc>
        <w:tc>
          <w:tcPr>
            <w:tcW w:w="1070" w:type="dxa"/>
          </w:tcPr>
          <w:p w14:paraId="0620053C" w14:textId="77777777" w:rsidR="00073AD9" w:rsidRDefault="00000000">
            <w:pPr>
              <w:pStyle w:val="Compact"/>
              <w:jc w:val="center"/>
            </w:pPr>
            <w:r>
              <w:t>0.697***</w:t>
            </w:r>
          </w:p>
        </w:tc>
        <w:tc>
          <w:tcPr>
            <w:tcW w:w="856" w:type="dxa"/>
          </w:tcPr>
          <w:p w14:paraId="15757649" w14:textId="77777777" w:rsidR="00073AD9" w:rsidRDefault="00000000">
            <w:pPr>
              <w:pStyle w:val="Compact"/>
              <w:jc w:val="right"/>
            </w:pPr>
            <w:r>
              <w:t>0.801***</w:t>
            </w:r>
          </w:p>
        </w:tc>
        <w:tc>
          <w:tcPr>
            <w:tcW w:w="856" w:type="dxa"/>
          </w:tcPr>
          <w:p w14:paraId="56479DCB" w14:textId="77777777" w:rsidR="00073AD9" w:rsidRDefault="00000000">
            <w:pPr>
              <w:pStyle w:val="Compact"/>
              <w:jc w:val="right"/>
            </w:pPr>
            <w:r>
              <w:t>1.000</w:t>
            </w:r>
          </w:p>
        </w:tc>
        <w:tc>
          <w:tcPr>
            <w:tcW w:w="856" w:type="dxa"/>
          </w:tcPr>
          <w:p w14:paraId="147D5555" w14:textId="77777777" w:rsidR="00073AD9" w:rsidRDefault="00073AD9">
            <w:pPr>
              <w:pStyle w:val="Compact"/>
            </w:pPr>
          </w:p>
        </w:tc>
        <w:tc>
          <w:tcPr>
            <w:tcW w:w="856" w:type="dxa"/>
          </w:tcPr>
          <w:p w14:paraId="273F5687" w14:textId="77777777" w:rsidR="00073AD9" w:rsidRDefault="00073AD9">
            <w:pPr>
              <w:pStyle w:val="Compact"/>
            </w:pPr>
          </w:p>
        </w:tc>
        <w:tc>
          <w:tcPr>
            <w:tcW w:w="856" w:type="dxa"/>
          </w:tcPr>
          <w:p w14:paraId="43E738CF" w14:textId="77777777" w:rsidR="00073AD9" w:rsidRDefault="00073AD9">
            <w:pPr>
              <w:pStyle w:val="Compact"/>
            </w:pPr>
          </w:p>
        </w:tc>
        <w:tc>
          <w:tcPr>
            <w:tcW w:w="856" w:type="dxa"/>
          </w:tcPr>
          <w:p w14:paraId="187B26C8" w14:textId="77777777" w:rsidR="00073AD9" w:rsidRDefault="00073AD9">
            <w:pPr>
              <w:pStyle w:val="Compact"/>
            </w:pPr>
          </w:p>
        </w:tc>
        <w:tc>
          <w:tcPr>
            <w:tcW w:w="856" w:type="dxa"/>
          </w:tcPr>
          <w:p w14:paraId="478B885E" w14:textId="77777777" w:rsidR="00073AD9" w:rsidRDefault="00073AD9">
            <w:pPr>
              <w:pStyle w:val="Compact"/>
            </w:pPr>
          </w:p>
        </w:tc>
      </w:tr>
      <w:tr w:rsidR="00073AD9" w14:paraId="4B6E2470" w14:textId="77777777">
        <w:tc>
          <w:tcPr>
            <w:tcW w:w="856" w:type="dxa"/>
          </w:tcPr>
          <w:p w14:paraId="1D2322CC" w14:textId="77777777" w:rsidR="00073AD9" w:rsidRDefault="00000000">
            <w:pPr>
              <w:pStyle w:val="Compact"/>
            </w:pPr>
            <w:r>
              <w:t>Forearm Fracture</w:t>
            </w:r>
          </w:p>
        </w:tc>
        <w:tc>
          <w:tcPr>
            <w:tcW w:w="1070" w:type="dxa"/>
          </w:tcPr>
          <w:p w14:paraId="67FAB4CA" w14:textId="77777777" w:rsidR="00073AD9" w:rsidRDefault="00000000">
            <w:pPr>
              <w:pStyle w:val="Compact"/>
              <w:jc w:val="center"/>
            </w:pPr>
            <w:r>
              <w:t>0.640***</w:t>
            </w:r>
          </w:p>
        </w:tc>
        <w:tc>
          <w:tcPr>
            <w:tcW w:w="856" w:type="dxa"/>
          </w:tcPr>
          <w:p w14:paraId="17F68A91" w14:textId="77777777" w:rsidR="00073AD9" w:rsidRDefault="00000000">
            <w:pPr>
              <w:pStyle w:val="Compact"/>
              <w:jc w:val="right"/>
            </w:pPr>
            <w:r>
              <w:t>0.813***</w:t>
            </w:r>
          </w:p>
        </w:tc>
        <w:tc>
          <w:tcPr>
            <w:tcW w:w="856" w:type="dxa"/>
          </w:tcPr>
          <w:p w14:paraId="682EA6B4" w14:textId="77777777" w:rsidR="00073AD9" w:rsidRDefault="00000000">
            <w:pPr>
              <w:pStyle w:val="Compact"/>
              <w:jc w:val="right"/>
            </w:pPr>
            <w:r>
              <w:t>0.656***</w:t>
            </w:r>
          </w:p>
        </w:tc>
        <w:tc>
          <w:tcPr>
            <w:tcW w:w="856" w:type="dxa"/>
          </w:tcPr>
          <w:p w14:paraId="60BE32E9" w14:textId="77777777" w:rsidR="00073AD9" w:rsidRDefault="00000000">
            <w:pPr>
              <w:pStyle w:val="Compact"/>
              <w:jc w:val="right"/>
            </w:pPr>
            <w:r>
              <w:t>1.000</w:t>
            </w:r>
          </w:p>
        </w:tc>
        <w:tc>
          <w:tcPr>
            <w:tcW w:w="856" w:type="dxa"/>
          </w:tcPr>
          <w:p w14:paraId="7BB40795" w14:textId="77777777" w:rsidR="00073AD9" w:rsidRDefault="00073AD9">
            <w:pPr>
              <w:pStyle w:val="Compact"/>
            </w:pPr>
          </w:p>
        </w:tc>
        <w:tc>
          <w:tcPr>
            <w:tcW w:w="856" w:type="dxa"/>
          </w:tcPr>
          <w:p w14:paraId="4493D165" w14:textId="77777777" w:rsidR="00073AD9" w:rsidRDefault="00073AD9">
            <w:pPr>
              <w:pStyle w:val="Compact"/>
            </w:pPr>
          </w:p>
        </w:tc>
        <w:tc>
          <w:tcPr>
            <w:tcW w:w="856" w:type="dxa"/>
          </w:tcPr>
          <w:p w14:paraId="75D4E9AD" w14:textId="77777777" w:rsidR="00073AD9" w:rsidRDefault="00073AD9">
            <w:pPr>
              <w:pStyle w:val="Compact"/>
            </w:pPr>
          </w:p>
        </w:tc>
        <w:tc>
          <w:tcPr>
            <w:tcW w:w="856" w:type="dxa"/>
          </w:tcPr>
          <w:p w14:paraId="041597D3" w14:textId="77777777" w:rsidR="00073AD9" w:rsidRDefault="00073AD9">
            <w:pPr>
              <w:pStyle w:val="Compact"/>
            </w:pPr>
          </w:p>
        </w:tc>
      </w:tr>
      <w:tr w:rsidR="00073AD9" w14:paraId="00FDCBD0" w14:textId="77777777">
        <w:tc>
          <w:tcPr>
            <w:tcW w:w="856" w:type="dxa"/>
          </w:tcPr>
          <w:p w14:paraId="5B78ABA9" w14:textId="77777777" w:rsidR="00073AD9" w:rsidRDefault="00000000">
            <w:pPr>
              <w:pStyle w:val="Compact"/>
            </w:pPr>
            <w:r>
              <w:t>Terrain Slope</w:t>
            </w:r>
          </w:p>
        </w:tc>
        <w:tc>
          <w:tcPr>
            <w:tcW w:w="1070" w:type="dxa"/>
          </w:tcPr>
          <w:p w14:paraId="3F5E5D78" w14:textId="77777777" w:rsidR="00073AD9" w:rsidRDefault="00000000">
            <w:pPr>
              <w:pStyle w:val="Compact"/>
              <w:jc w:val="center"/>
            </w:pPr>
            <w:r>
              <w:t>0.475***</w:t>
            </w:r>
          </w:p>
        </w:tc>
        <w:tc>
          <w:tcPr>
            <w:tcW w:w="856" w:type="dxa"/>
          </w:tcPr>
          <w:p w14:paraId="22348DBA" w14:textId="77777777" w:rsidR="00073AD9" w:rsidRDefault="00000000">
            <w:pPr>
              <w:pStyle w:val="Compact"/>
              <w:jc w:val="right"/>
            </w:pPr>
            <w:r>
              <w:t>0.394**</w:t>
            </w:r>
          </w:p>
        </w:tc>
        <w:tc>
          <w:tcPr>
            <w:tcW w:w="856" w:type="dxa"/>
          </w:tcPr>
          <w:p w14:paraId="552DD6D6" w14:textId="77777777" w:rsidR="00073AD9" w:rsidRDefault="00000000">
            <w:pPr>
              <w:pStyle w:val="Compact"/>
              <w:jc w:val="right"/>
            </w:pPr>
            <w:r>
              <w:t>0.138</w:t>
            </w:r>
          </w:p>
        </w:tc>
        <w:tc>
          <w:tcPr>
            <w:tcW w:w="856" w:type="dxa"/>
          </w:tcPr>
          <w:p w14:paraId="5A97A768" w14:textId="77777777" w:rsidR="00073AD9" w:rsidRDefault="00000000">
            <w:pPr>
              <w:pStyle w:val="Compact"/>
              <w:jc w:val="right"/>
            </w:pPr>
            <w:r>
              <w:t>0.177</w:t>
            </w:r>
          </w:p>
        </w:tc>
        <w:tc>
          <w:tcPr>
            <w:tcW w:w="856" w:type="dxa"/>
          </w:tcPr>
          <w:p w14:paraId="06FE2E8E" w14:textId="77777777" w:rsidR="00073AD9" w:rsidRDefault="00000000">
            <w:pPr>
              <w:pStyle w:val="Compact"/>
              <w:jc w:val="right"/>
            </w:pPr>
            <w:r>
              <w:t>1.000</w:t>
            </w:r>
          </w:p>
        </w:tc>
        <w:tc>
          <w:tcPr>
            <w:tcW w:w="856" w:type="dxa"/>
          </w:tcPr>
          <w:p w14:paraId="604CB508" w14:textId="77777777" w:rsidR="00073AD9" w:rsidRDefault="00073AD9">
            <w:pPr>
              <w:pStyle w:val="Compact"/>
            </w:pPr>
          </w:p>
        </w:tc>
        <w:tc>
          <w:tcPr>
            <w:tcW w:w="856" w:type="dxa"/>
          </w:tcPr>
          <w:p w14:paraId="79C9DDA0" w14:textId="77777777" w:rsidR="00073AD9" w:rsidRDefault="00073AD9">
            <w:pPr>
              <w:pStyle w:val="Compact"/>
            </w:pPr>
          </w:p>
        </w:tc>
        <w:tc>
          <w:tcPr>
            <w:tcW w:w="856" w:type="dxa"/>
          </w:tcPr>
          <w:p w14:paraId="50484EA4" w14:textId="77777777" w:rsidR="00073AD9" w:rsidRDefault="00073AD9">
            <w:pPr>
              <w:pStyle w:val="Compact"/>
            </w:pPr>
          </w:p>
        </w:tc>
      </w:tr>
      <w:tr w:rsidR="00073AD9" w14:paraId="570E9B69" w14:textId="77777777">
        <w:tc>
          <w:tcPr>
            <w:tcW w:w="856" w:type="dxa"/>
          </w:tcPr>
          <w:p w14:paraId="2380A30F" w14:textId="21D248B9" w:rsidR="00073AD9" w:rsidRDefault="00284F51">
            <w:pPr>
              <w:pStyle w:val="Compact"/>
            </w:pPr>
            <w:ins w:id="425" w:author="治輝 齋藤" w:date="2026-05-19T23:41:00Z" w16du:dateUtc="2026-05-19T14:41:00Z">
              <w:r w:rsidRPr="00284F51">
                <w:t>Proportion aged ≥65 years</w:t>
              </w:r>
            </w:ins>
            <w:del w:id="426" w:author="治輝 齋藤" w:date="2026-05-19T23:41:00Z" w16du:dateUtc="2026-05-19T14:41:00Z">
              <w:r w:rsidDel="00284F51">
                <w:delText>Aging Rate</w:delText>
              </w:r>
            </w:del>
          </w:p>
        </w:tc>
        <w:tc>
          <w:tcPr>
            <w:tcW w:w="1070" w:type="dxa"/>
          </w:tcPr>
          <w:p w14:paraId="18FC4EA5" w14:textId="77777777" w:rsidR="00073AD9" w:rsidRDefault="00000000">
            <w:pPr>
              <w:pStyle w:val="Compact"/>
              <w:jc w:val="center"/>
            </w:pPr>
            <w:r>
              <w:t>0.533***</w:t>
            </w:r>
          </w:p>
        </w:tc>
        <w:tc>
          <w:tcPr>
            <w:tcW w:w="856" w:type="dxa"/>
          </w:tcPr>
          <w:p w14:paraId="2261C6E7" w14:textId="77777777" w:rsidR="00073AD9" w:rsidRDefault="00000000">
            <w:pPr>
              <w:pStyle w:val="Compact"/>
              <w:jc w:val="right"/>
            </w:pPr>
            <w:r>
              <w:t>0.430**</w:t>
            </w:r>
          </w:p>
        </w:tc>
        <w:tc>
          <w:tcPr>
            <w:tcW w:w="856" w:type="dxa"/>
          </w:tcPr>
          <w:p w14:paraId="1C185B88" w14:textId="77777777" w:rsidR="00073AD9" w:rsidRDefault="00000000">
            <w:pPr>
              <w:pStyle w:val="Compact"/>
              <w:jc w:val="right"/>
            </w:pPr>
            <w:r>
              <w:t>0.152</w:t>
            </w:r>
          </w:p>
        </w:tc>
        <w:tc>
          <w:tcPr>
            <w:tcW w:w="856" w:type="dxa"/>
          </w:tcPr>
          <w:p w14:paraId="6D7C36CD" w14:textId="77777777" w:rsidR="00073AD9" w:rsidRDefault="00000000">
            <w:pPr>
              <w:pStyle w:val="Compact"/>
              <w:jc w:val="right"/>
            </w:pPr>
            <w:r>
              <w:t>0.156</w:t>
            </w:r>
          </w:p>
        </w:tc>
        <w:tc>
          <w:tcPr>
            <w:tcW w:w="856" w:type="dxa"/>
          </w:tcPr>
          <w:p w14:paraId="514F361E" w14:textId="77777777" w:rsidR="00073AD9" w:rsidRDefault="00000000">
            <w:pPr>
              <w:pStyle w:val="Compact"/>
              <w:jc w:val="right"/>
            </w:pPr>
            <w:r>
              <w:t>0.505***</w:t>
            </w:r>
          </w:p>
        </w:tc>
        <w:tc>
          <w:tcPr>
            <w:tcW w:w="856" w:type="dxa"/>
          </w:tcPr>
          <w:p w14:paraId="66DC04D2" w14:textId="77777777" w:rsidR="00073AD9" w:rsidRDefault="00000000">
            <w:pPr>
              <w:pStyle w:val="Compact"/>
              <w:jc w:val="right"/>
            </w:pPr>
            <w:r>
              <w:t>1.000</w:t>
            </w:r>
          </w:p>
        </w:tc>
        <w:tc>
          <w:tcPr>
            <w:tcW w:w="856" w:type="dxa"/>
          </w:tcPr>
          <w:p w14:paraId="21B1EA05" w14:textId="77777777" w:rsidR="00073AD9" w:rsidRDefault="00073AD9">
            <w:pPr>
              <w:pStyle w:val="Compact"/>
            </w:pPr>
          </w:p>
        </w:tc>
        <w:tc>
          <w:tcPr>
            <w:tcW w:w="856" w:type="dxa"/>
          </w:tcPr>
          <w:p w14:paraId="416B93B7" w14:textId="77777777" w:rsidR="00073AD9" w:rsidRDefault="00073AD9">
            <w:pPr>
              <w:pStyle w:val="Compact"/>
            </w:pPr>
          </w:p>
        </w:tc>
      </w:tr>
      <w:tr w:rsidR="00073AD9" w14:paraId="6C745773" w14:textId="77777777">
        <w:tc>
          <w:tcPr>
            <w:tcW w:w="856" w:type="dxa"/>
          </w:tcPr>
          <w:p w14:paraId="666CF35E" w14:textId="539BE321" w:rsidR="00073AD9" w:rsidRDefault="00000000">
            <w:pPr>
              <w:pStyle w:val="Compact"/>
            </w:pPr>
            <w:r>
              <w:t>Fast</w:t>
            </w:r>
            <w:ins w:id="427" w:author="治輝 齋藤" w:date="2026-05-19T23:41:00Z" w16du:dateUtc="2026-05-19T14:41:00Z">
              <w:r w:rsidR="00284F51">
                <w:t xml:space="preserve"> </w:t>
              </w:r>
              <w:r w:rsidR="00284F51" w:rsidRPr="00284F51">
                <w:t>-walking proportion</w:t>
              </w:r>
            </w:ins>
            <w:del w:id="428" w:author="治輝 齋藤" w:date="2026-05-19T23:41:00Z" w16du:dateUtc="2026-05-19T14:41:00Z">
              <w:r w:rsidDel="00284F51">
                <w:delText xml:space="preserve"> Walking Rate</w:delText>
              </w:r>
            </w:del>
          </w:p>
        </w:tc>
        <w:tc>
          <w:tcPr>
            <w:tcW w:w="1070" w:type="dxa"/>
          </w:tcPr>
          <w:p w14:paraId="7CC15062" w14:textId="77777777" w:rsidR="00073AD9" w:rsidRDefault="00000000">
            <w:pPr>
              <w:pStyle w:val="Compact"/>
              <w:jc w:val="center"/>
            </w:pPr>
            <w:r>
              <w:t>−0.044</w:t>
            </w:r>
          </w:p>
        </w:tc>
        <w:tc>
          <w:tcPr>
            <w:tcW w:w="856" w:type="dxa"/>
          </w:tcPr>
          <w:p w14:paraId="1F35CDBE" w14:textId="77777777" w:rsidR="00073AD9" w:rsidRDefault="00000000">
            <w:pPr>
              <w:pStyle w:val="Compact"/>
              <w:jc w:val="right"/>
            </w:pPr>
            <w:r>
              <w:t>0.011</w:t>
            </w:r>
          </w:p>
        </w:tc>
        <w:tc>
          <w:tcPr>
            <w:tcW w:w="856" w:type="dxa"/>
          </w:tcPr>
          <w:p w14:paraId="6E22BB87" w14:textId="77777777" w:rsidR="00073AD9" w:rsidRDefault="00000000">
            <w:pPr>
              <w:pStyle w:val="Compact"/>
              <w:jc w:val="right"/>
            </w:pPr>
            <w:r>
              <w:t>0.177</w:t>
            </w:r>
          </w:p>
        </w:tc>
        <w:tc>
          <w:tcPr>
            <w:tcW w:w="856" w:type="dxa"/>
          </w:tcPr>
          <w:p w14:paraId="45810B26" w14:textId="77777777" w:rsidR="00073AD9" w:rsidRDefault="00000000">
            <w:pPr>
              <w:pStyle w:val="Compact"/>
              <w:jc w:val="right"/>
            </w:pPr>
            <w:r>
              <w:t>0.060</w:t>
            </w:r>
          </w:p>
        </w:tc>
        <w:tc>
          <w:tcPr>
            <w:tcW w:w="856" w:type="dxa"/>
          </w:tcPr>
          <w:p w14:paraId="02959A3C" w14:textId="77777777" w:rsidR="00073AD9" w:rsidRDefault="00000000">
            <w:pPr>
              <w:pStyle w:val="Compact"/>
              <w:jc w:val="right"/>
            </w:pPr>
            <w:r>
              <w:t>−0.264</w:t>
            </w:r>
          </w:p>
        </w:tc>
        <w:tc>
          <w:tcPr>
            <w:tcW w:w="856" w:type="dxa"/>
          </w:tcPr>
          <w:p w14:paraId="404A92B7" w14:textId="77777777" w:rsidR="00073AD9" w:rsidRDefault="00000000">
            <w:pPr>
              <w:pStyle w:val="Compact"/>
              <w:jc w:val="right"/>
            </w:pPr>
            <w:r>
              <w:t>−0.406**</w:t>
            </w:r>
          </w:p>
        </w:tc>
        <w:tc>
          <w:tcPr>
            <w:tcW w:w="856" w:type="dxa"/>
          </w:tcPr>
          <w:p w14:paraId="07EB42B0" w14:textId="77777777" w:rsidR="00073AD9" w:rsidRDefault="00000000">
            <w:pPr>
              <w:pStyle w:val="Compact"/>
              <w:jc w:val="right"/>
            </w:pPr>
            <w:r>
              <w:t>1.000</w:t>
            </w:r>
          </w:p>
        </w:tc>
        <w:tc>
          <w:tcPr>
            <w:tcW w:w="856" w:type="dxa"/>
          </w:tcPr>
          <w:p w14:paraId="676A1A00" w14:textId="77777777" w:rsidR="00073AD9" w:rsidRDefault="00073AD9">
            <w:pPr>
              <w:pStyle w:val="Compact"/>
            </w:pPr>
          </w:p>
        </w:tc>
      </w:tr>
      <w:tr w:rsidR="00073AD9" w14:paraId="56B0F382" w14:textId="77777777">
        <w:tc>
          <w:tcPr>
            <w:tcW w:w="856" w:type="dxa"/>
          </w:tcPr>
          <w:p w14:paraId="464BD4BB" w14:textId="276EFBAB" w:rsidR="00073AD9" w:rsidRDefault="00000000">
            <w:pPr>
              <w:pStyle w:val="Compact"/>
            </w:pPr>
            <w:r>
              <w:lastRenderedPageBreak/>
              <w:t>Pop</w:t>
            </w:r>
            <w:r w:rsidR="00086EBA">
              <w:rPr>
                <w:rFonts w:hint="eastAsia"/>
                <w:lang w:eastAsia="ja-JP"/>
              </w:rPr>
              <w:t>ulation</w:t>
            </w:r>
            <w:r>
              <w:t xml:space="preserve"> Density</w:t>
            </w:r>
          </w:p>
        </w:tc>
        <w:tc>
          <w:tcPr>
            <w:tcW w:w="1070" w:type="dxa"/>
          </w:tcPr>
          <w:p w14:paraId="662CF0CF" w14:textId="77777777" w:rsidR="00073AD9" w:rsidRDefault="00000000">
            <w:pPr>
              <w:pStyle w:val="Compact"/>
              <w:jc w:val="center"/>
            </w:pPr>
            <w:r>
              <w:t>−0.336*</w:t>
            </w:r>
          </w:p>
        </w:tc>
        <w:tc>
          <w:tcPr>
            <w:tcW w:w="856" w:type="dxa"/>
          </w:tcPr>
          <w:p w14:paraId="651F1E19" w14:textId="77777777" w:rsidR="00073AD9" w:rsidRDefault="00000000">
            <w:pPr>
              <w:pStyle w:val="Compact"/>
              <w:jc w:val="right"/>
            </w:pPr>
            <w:r>
              <w:t>−0.238</w:t>
            </w:r>
          </w:p>
        </w:tc>
        <w:tc>
          <w:tcPr>
            <w:tcW w:w="856" w:type="dxa"/>
          </w:tcPr>
          <w:p w14:paraId="75D28A4F" w14:textId="77777777" w:rsidR="00073AD9" w:rsidRDefault="00000000">
            <w:pPr>
              <w:pStyle w:val="Compact"/>
              <w:jc w:val="right"/>
            </w:pPr>
            <w:r>
              <w:t>0.006</w:t>
            </w:r>
          </w:p>
        </w:tc>
        <w:tc>
          <w:tcPr>
            <w:tcW w:w="856" w:type="dxa"/>
          </w:tcPr>
          <w:p w14:paraId="2910E1C0" w14:textId="77777777" w:rsidR="00073AD9" w:rsidRDefault="00000000">
            <w:pPr>
              <w:pStyle w:val="Compact"/>
              <w:jc w:val="right"/>
            </w:pPr>
            <w:r>
              <w:t>−0.032</w:t>
            </w:r>
          </w:p>
        </w:tc>
        <w:tc>
          <w:tcPr>
            <w:tcW w:w="856" w:type="dxa"/>
          </w:tcPr>
          <w:p w14:paraId="07B14FB5" w14:textId="77777777" w:rsidR="00073AD9" w:rsidRDefault="00000000">
            <w:pPr>
              <w:pStyle w:val="Compact"/>
              <w:jc w:val="right"/>
            </w:pPr>
            <w:r>
              <w:t>−0.345*</w:t>
            </w:r>
          </w:p>
        </w:tc>
        <w:tc>
          <w:tcPr>
            <w:tcW w:w="856" w:type="dxa"/>
          </w:tcPr>
          <w:p w14:paraId="384B74C6" w14:textId="77777777" w:rsidR="00073AD9" w:rsidRDefault="00000000">
            <w:pPr>
              <w:pStyle w:val="Compact"/>
              <w:jc w:val="right"/>
            </w:pPr>
            <w:r>
              <w:t>−0.628***</w:t>
            </w:r>
          </w:p>
        </w:tc>
        <w:tc>
          <w:tcPr>
            <w:tcW w:w="856" w:type="dxa"/>
          </w:tcPr>
          <w:p w14:paraId="41CB953D" w14:textId="77777777" w:rsidR="00073AD9" w:rsidRDefault="00000000">
            <w:pPr>
              <w:pStyle w:val="Compact"/>
              <w:jc w:val="right"/>
            </w:pPr>
            <w:r>
              <w:t>0.381**</w:t>
            </w:r>
          </w:p>
        </w:tc>
        <w:tc>
          <w:tcPr>
            <w:tcW w:w="856" w:type="dxa"/>
          </w:tcPr>
          <w:p w14:paraId="3A291FAD" w14:textId="77777777" w:rsidR="00073AD9" w:rsidRDefault="00000000">
            <w:pPr>
              <w:pStyle w:val="Compact"/>
              <w:jc w:val="right"/>
            </w:pPr>
            <w:r>
              <w:t>1.000</w:t>
            </w:r>
          </w:p>
        </w:tc>
      </w:tr>
    </w:tbl>
    <w:p w14:paraId="5D7A9CE3" w14:textId="77777777" w:rsidR="00073AD9" w:rsidRDefault="00000000">
      <w:pPr>
        <w:pStyle w:val="a0"/>
      </w:pPr>
      <w:r>
        <w:rPr>
          <w:i/>
          <w:iCs/>
        </w:rPr>
        <w:t>p</w:t>
      </w:r>
      <w:r>
        <w:t xml:space="preserve"> &lt; 0.05 (</w:t>
      </w:r>
      <w:r>
        <w:rPr>
          <w:i/>
          <w:iCs/>
        </w:rPr>
        <w:t xml:space="preserve">), </w:t>
      </w:r>
      <w:r>
        <w:t>p* &lt; 0.01 (</w:t>
      </w:r>
      <w:r>
        <w:rPr>
          <w:b/>
          <w:bCs/>
        </w:rPr>
        <w:t xml:space="preserve">), </w:t>
      </w:r>
      <w:r>
        <w:rPr>
          <w:b/>
          <w:bCs/>
          <w:i/>
          <w:iCs/>
        </w:rPr>
        <w:t>p</w:t>
      </w:r>
      <w:r>
        <w:rPr>
          <w:b/>
          <w:bCs/>
        </w:rPr>
        <w:t xml:space="preserve"> &lt; 0.001 (</w:t>
      </w:r>
      <w:r>
        <w:t>*).</w:t>
      </w:r>
    </w:p>
    <w:p w14:paraId="43E1A86D" w14:textId="77777777" w:rsidR="00073AD9" w:rsidRDefault="00000000">
      <w:r>
        <w:pict w14:anchorId="7DD38E05">
          <v:rect id="_x0000_i1038" style="width:0;height:1.5pt" o:hralign="center" o:hrstd="t" o:hr="t"/>
        </w:pict>
      </w:r>
    </w:p>
    <w:p w14:paraId="5D91F39A" w14:textId="77777777" w:rsidR="00C37C37" w:rsidRDefault="00C37C37">
      <w:pPr>
        <w:rPr>
          <w:rFonts w:asciiTheme="majorHAnsi" w:eastAsiaTheme="majorEastAsia" w:hAnsiTheme="majorHAnsi" w:cstheme="majorBidi"/>
          <w:color w:val="0F4761" w:themeColor="accent1" w:themeShade="BF"/>
          <w:sz w:val="32"/>
          <w:szCs w:val="32"/>
        </w:rPr>
      </w:pPr>
      <w:bookmarkStart w:id="429" w:name="X6fac7f2e493ef5b618f5ac39729b4328cfa1bc7"/>
      <w:bookmarkEnd w:id="420"/>
      <w:r>
        <w:br w:type="page"/>
      </w:r>
    </w:p>
    <w:p w14:paraId="43073005" w14:textId="139BDDA0" w:rsidR="00073AD9" w:rsidRDefault="00000000">
      <w:pPr>
        <w:pStyle w:val="2"/>
      </w:pPr>
      <w:r>
        <w:lastRenderedPageBreak/>
        <w:t>Table 3. Linear Regression Analysis: Association between Terrain Slope and Hip Fracture Surgery Rate (N = 47)</w:t>
      </w:r>
    </w:p>
    <w:tbl>
      <w:tblPr>
        <w:tblStyle w:val="Table"/>
        <w:tblW w:w="5000" w:type="pct"/>
        <w:tblLayout w:type="fixed"/>
        <w:tblLook w:val="0020" w:firstRow="1" w:lastRow="0" w:firstColumn="0" w:lastColumn="0" w:noHBand="0" w:noVBand="0"/>
      </w:tblPr>
      <w:tblGrid>
        <w:gridCol w:w="1767"/>
        <w:gridCol w:w="1767"/>
        <w:gridCol w:w="1768"/>
        <w:gridCol w:w="1768"/>
        <w:gridCol w:w="1768"/>
      </w:tblGrid>
      <w:tr w:rsidR="00073AD9" w14:paraId="08BC22E5" w14:textId="77777777" w:rsidTr="00073AD9">
        <w:trPr>
          <w:cnfStyle w:val="100000000000" w:firstRow="1" w:lastRow="0" w:firstColumn="0" w:lastColumn="0" w:oddVBand="0" w:evenVBand="0" w:oddHBand="0" w:evenHBand="0" w:firstRowFirstColumn="0" w:firstRowLastColumn="0" w:lastRowFirstColumn="0" w:lastRowLastColumn="0"/>
          <w:tblHeader/>
        </w:trPr>
        <w:tc>
          <w:tcPr>
            <w:tcW w:w="1584" w:type="dxa"/>
          </w:tcPr>
          <w:p w14:paraId="05CA022B" w14:textId="77777777" w:rsidR="00073AD9" w:rsidRDefault="00073AD9">
            <w:pPr>
              <w:pStyle w:val="Compact"/>
            </w:pPr>
          </w:p>
        </w:tc>
        <w:tc>
          <w:tcPr>
            <w:tcW w:w="1584" w:type="dxa"/>
          </w:tcPr>
          <w:p w14:paraId="31C1D0A3" w14:textId="77777777" w:rsidR="00073AD9" w:rsidRDefault="00000000">
            <w:pPr>
              <w:pStyle w:val="Compact"/>
              <w:jc w:val="right"/>
            </w:pPr>
            <w:r>
              <w:rPr>
                <w:b/>
                <w:bCs/>
              </w:rPr>
              <w:t>Model 1</w:t>
            </w:r>
            <w:r>
              <w:t xml:space="preserve"> (Unadjusted)</w:t>
            </w:r>
          </w:p>
        </w:tc>
        <w:tc>
          <w:tcPr>
            <w:tcW w:w="1584" w:type="dxa"/>
          </w:tcPr>
          <w:p w14:paraId="736DCCB6" w14:textId="77777777" w:rsidR="00073AD9" w:rsidRDefault="00073AD9">
            <w:pPr>
              <w:pStyle w:val="Compact"/>
            </w:pPr>
          </w:p>
        </w:tc>
        <w:tc>
          <w:tcPr>
            <w:tcW w:w="1584" w:type="dxa"/>
          </w:tcPr>
          <w:p w14:paraId="5653579B" w14:textId="77777777" w:rsidR="00073AD9" w:rsidRDefault="00000000">
            <w:pPr>
              <w:pStyle w:val="Compact"/>
              <w:jc w:val="right"/>
            </w:pPr>
            <w:r>
              <w:rPr>
                <w:b/>
                <w:bCs/>
              </w:rPr>
              <w:t>Model 2</w:t>
            </w:r>
            <w:r>
              <w:t xml:space="preserve"> (Multivariable)</w:t>
            </w:r>
          </w:p>
        </w:tc>
        <w:tc>
          <w:tcPr>
            <w:tcW w:w="1584" w:type="dxa"/>
          </w:tcPr>
          <w:p w14:paraId="5654A7F4" w14:textId="77777777" w:rsidR="00073AD9" w:rsidRDefault="00073AD9">
            <w:pPr>
              <w:pStyle w:val="Compact"/>
            </w:pPr>
          </w:p>
        </w:tc>
      </w:tr>
      <w:tr w:rsidR="00073AD9" w14:paraId="140E6CE8" w14:textId="77777777">
        <w:tc>
          <w:tcPr>
            <w:tcW w:w="1584" w:type="dxa"/>
          </w:tcPr>
          <w:p w14:paraId="34936A35" w14:textId="77777777" w:rsidR="00073AD9" w:rsidRDefault="00000000">
            <w:pPr>
              <w:pStyle w:val="Compact"/>
            </w:pPr>
            <w:r>
              <w:rPr>
                <w:b/>
                <w:bCs/>
              </w:rPr>
              <w:t>Variable</w:t>
            </w:r>
          </w:p>
        </w:tc>
        <w:tc>
          <w:tcPr>
            <w:tcW w:w="1584" w:type="dxa"/>
          </w:tcPr>
          <w:p w14:paraId="165E43E1" w14:textId="77777777" w:rsidR="00073AD9" w:rsidRDefault="00000000">
            <w:pPr>
              <w:pStyle w:val="Compact"/>
              <w:jc w:val="right"/>
            </w:pPr>
            <w:r>
              <w:rPr>
                <w:b/>
                <w:bCs/>
              </w:rPr>
              <w:t>β (95% CI)</w:t>
            </w:r>
          </w:p>
        </w:tc>
        <w:tc>
          <w:tcPr>
            <w:tcW w:w="1584" w:type="dxa"/>
          </w:tcPr>
          <w:p w14:paraId="395ED34C" w14:textId="77777777" w:rsidR="00073AD9" w:rsidRDefault="00000000">
            <w:pPr>
              <w:pStyle w:val="Compact"/>
              <w:jc w:val="right"/>
            </w:pPr>
            <w:r>
              <w:rPr>
                <w:b/>
                <w:bCs/>
                <w:i/>
                <w:iCs/>
              </w:rPr>
              <w:t>p</w:t>
            </w:r>
          </w:p>
        </w:tc>
        <w:tc>
          <w:tcPr>
            <w:tcW w:w="1584" w:type="dxa"/>
          </w:tcPr>
          <w:p w14:paraId="05DCEC2B" w14:textId="77777777" w:rsidR="00073AD9" w:rsidRDefault="00000000">
            <w:pPr>
              <w:pStyle w:val="Compact"/>
              <w:jc w:val="right"/>
            </w:pPr>
            <w:r>
              <w:rPr>
                <w:b/>
                <w:bCs/>
              </w:rPr>
              <w:t>β (95% CI)</w:t>
            </w:r>
          </w:p>
        </w:tc>
        <w:tc>
          <w:tcPr>
            <w:tcW w:w="1584" w:type="dxa"/>
          </w:tcPr>
          <w:p w14:paraId="075CF422" w14:textId="77777777" w:rsidR="00073AD9" w:rsidRDefault="00000000">
            <w:pPr>
              <w:pStyle w:val="Compact"/>
              <w:jc w:val="right"/>
            </w:pPr>
            <w:r>
              <w:rPr>
                <w:b/>
                <w:bCs/>
                <w:i/>
                <w:iCs/>
              </w:rPr>
              <w:t>p</w:t>
            </w:r>
          </w:p>
        </w:tc>
      </w:tr>
      <w:tr w:rsidR="00073AD9" w14:paraId="2512EDED" w14:textId="77777777">
        <w:tc>
          <w:tcPr>
            <w:tcW w:w="1584" w:type="dxa"/>
          </w:tcPr>
          <w:p w14:paraId="0874CEBC" w14:textId="77777777" w:rsidR="00073AD9" w:rsidRDefault="00000000">
            <w:pPr>
              <w:pStyle w:val="Compact"/>
            </w:pPr>
            <w:r>
              <w:t>Terrain slope (per 1 degree)</w:t>
            </w:r>
          </w:p>
        </w:tc>
        <w:tc>
          <w:tcPr>
            <w:tcW w:w="1584" w:type="dxa"/>
          </w:tcPr>
          <w:p w14:paraId="042BBC98" w14:textId="77777777" w:rsidR="00073AD9" w:rsidRDefault="00000000">
            <w:pPr>
              <w:pStyle w:val="Compact"/>
              <w:jc w:val="right"/>
            </w:pPr>
            <w:r>
              <w:rPr>
                <w:b/>
                <w:bCs/>
              </w:rPr>
              <w:t>5.65 (2.50, 8.79)</w:t>
            </w:r>
          </w:p>
        </w:tc>
        <w:tc>
          <w:tcPr>
            <w:tcW w:w="1584" w:type="dxa"/>
          </w:tcPr>
          <w:p w14:paraId="1CEED2D6" w14:textId="77777777" w:rsidR="00073AD9" w:rsidRDefault="00000000">
            <w:pPr>
              <w:pStyle w:val="Compact"/>
              <w:jc w:val="right"/>
            </w:pPr>
            <w:r>
              <w:rPr>
                <w:b/>
                <w:bCs/>
              </w:rPr>
              <w:t>0.001</w:t>
            </w:r>
          </w:p>
        </w:tc>
        <w:tc>
          <w:tcPr>
            <w:tcW w:w="1584" w:type="dxa"/>
          </w:tcPr>
          <w:p w14:paraId="111B1763" w14:textId="77777777" w:rsidR="00073AD9" w:rsidRDefault="00000000">
            <w:pPr>
              <w:pStyle w:val="Compact"/>
              <w:jc w:val="right"/>
            </w:pPr>
            <w:r>
              <w:rPr>
                <w:b/>
                <w:bCs/>
              </w:rPr>
              <w:t>3.49 (0.11, 6.86)</w:t>
            </w:r>
          </w:p>
        </w:tc>
        <w:tc>
          <w:tcPr>
            <w:tcW w:w="1584" w:type="dxa"/>
          </w:tcPr>
          <w:p w14:paraId="575CFAEB" w14:textId="77777777" w:rsidR="00073AD9" w:rsidRDefault="00000000">
            <w:pPr>
              <w:pStyle w:val="Compact"/>
              <w:jc w:val="right"/>
            </w:pPr>
            <w:r>
              <w:rPr>
                <w:b/>
                <w:bCs/>
              </w:rPr>
              <w:t>0.043</w:t>
            </w:r>
          </w:p>
        </w:tc>
      </w:tr>
      <w:tr w:rsidR="00073AD9" w14:paraId="76F22E58" w14:textId="77777777">
        <w:tc>
          <w:tcPr>
            <w:tcW w:w="1584" w:type="dxa"/>
          </w:tcPr>
          <w:p w14:paraId="623E6DCB" w14:textId="20FC158B" w:rsidR="00073AD9" w:rsidRDefault="00284F51">
            <w:pPr>
              <w:pStyle w:val="Compact"/>
            </w:pPr>
            <w:ins w:id="430" w:author="治輝 齋藤" w:date="2026-05-19T23:42:00Z" w16du:dateUtc="2026-05-19T14:42:00Z">
              <w:r w:rsidRPr="00284F51">
                <w:t>Proportion aged ≥65 years</w:t>
              </w:r>
            </w:ins>
            <w:del w:id="431" w:author="治輝 齋藤" w:date="2026-05-19T23:42:00Z" w16du:dateUtc="2026-05-19T14:42:00Z">
              <w:r w:rsidDel="00284F51">
                <w:delText>Aging rate</w:delText>
              </w:r>
            </w:del>
            <w:r>
              <w:t xml:space="preserve"> (per 1%)</w:t>
            </w:r>
          </w:p>
        </w:tc>
        <w:tc>
          <w:tcPr>
            <w:tcW w:w="1584" w:type="dxa"/>
          </w:tcPr>
          <w:p w14:paraId="1006F6A4" w14:textId="77777777" w:rsidR="00073AD9" w:rsidRDefault="00000000">
            <w:pPr>
              <w:pStyle w:val="Compact"/>
              <w:jc w:val="right"/>
            </w:pPr>
            <w:r>
              <w:t>—</w:t>
            </w:r>
          </w:p>
        </w:tc>
        <w:tc>
          <w:tcPr>
            <w:tcW w:w="1584" w:type="dxa"/>
          </w:tcPr>
          <w:p w14:paraId="7630A8A6" w14:textId="77777777" w:rsidR="00073AD9" w:rsidRDefault="00000000">
            <w:pPr>
              <w:pStyle w:val="Compact"/>
              <w:jc w:val="right"/>
            </w:pPr>
            <w:r>
              <w:t>—</w:t>
            </w:r>
          </w:p>
        </w:tc>
        <w:tc>
          <w:tcPr>
            <w:tcW w:w="1584" w:type="dxa"/>
          </w:tcPr>
          <w:p w14:paraId="43C2D58D" w14:textId="77777777" w:rsidR="00073AD9" w:rsidRDefault="00000000">
            <w:pPr>
              <w:pStyle w:val="Compact"/>
              <w:jc w:val="right"/>
            </w:pPr>
            <w:r>
              <w:rPr>
                <w:b/>
                <w:bCs/>
              </w:rPr>
              <w:t>5.53 (1.32, 9.74)</w:t>
            </w:r>
          </w:p>
        </w:tc>
        <w:tc>
          <w:tcPr>
            <w:tcW w:w="1584" w:type="dxa"/>
          </w:tcPr>
          <w:p w14:paraId="248755C5" w14:textId="77777777" w:rsidR="00073AD9" w:rsidRDefault="00000000">
            <w:pPr>
              <w:pStyle w:val="Compact"/>
              <w:jc w:val="right"/>
            </w:pPr>
            <w:r>
              <w:rPr>
                <w:b/>
                <w:bCs/>
              </w:rPr>
              <w:t>0.011</w:t>
            </w:r>
          </w:p>
        </w:tc>
      </w:tr>
      <w:tr w:rsidR="00073AD9" w14:paraId="1BEFC48D" w14:textId="77777777">
        <w:tc>
          <w:tcPr>
            <w:tcW w:w="1584" w:type="dxa"/>
          </w:tcPr>
          <w:p w14:paraId="43E8E69F" w14:textId="0EA8C758" w:rsidR="00073AD9" w:rsidRDefault="00000000">
            <w:pPr>
              <w:pStyle w:val="Compact"/>
            </w:pPr>
            <w:r>
              <w:t>Fast</w:t>
            </w:r>
            <w:ins w:id="432" w:author="治輝 齋藤" w:date="2026-05-19T23:42:00Z" w16du:dateUtc="2026-05-19T14:42:00Z">
              <w:r w:rsidR="00284F51">
                <w:rPr>
                  <w:rFonts w:hint="eastAsia"/>
                  <w:lang w:eastAsia="ja-JP"/>
                </w:rPr>
                <w:t>-</w:t>
              </w:r>
            </w:ins>
            <w:del w:id="433" w:author="治輝 齋藤" w:date="2026-05-19T23:42:00Z" w16du:dateUtc="2026-05-19T14:42:00Z">
              <w:r w:rsidDel="00284F51">
                <w:delText xml:space="preserve"> </w:delText>
              </w:r>
            </w:del>
            <w:r>
              <w:t xml:space="preserve">walking </w:t>
            </w:r>
            <w:ins w:id="434" w:author="治輝 齋藤" w:date="2026-05-19T23:42:00Z" w16du:dateUtc="2026-05-19T14:42:00Z">
              <w:r w:rsidR="00284F51" w:rsidRPr="00284F51">
                <w:t>proportion</w:t>
              </w:r>
            </w:ins>
            <w:del w:id="435" w:author="治輝 齋藤" w:date="2026-05-19T23:42:00Z" w16du:dateUtc="2026-05-19T14:42:00Z">
              <w:r w:rsidDel="00284F51">
                <w:delText>rate</w:delText>
              </w:r>
            </w:del>
            <w:r>
              <w:t xml:space="preserve"> (per 1%)</w:t>
            </w:r>
          </w:p>
        </w:tc>
        <w:tc>
          <w:tcPr>
            <w:tcW w:w="1584" w:type="dxa"/>
          </w:tcPr>
          <w:p w14:paraId="58E436F4" w14:textId="77777777" w:rsidR="00073AD9" w:rsidRDefault="00000000">
            <w:pPr>
              <w:pStyle w:val="Compact"/>
              <w:jc w:val="right"/>
            </w:pPr>
            <w:r>
              <w:t>—</w:t>
            </w:r>
          </w:p>
        </w:tc>
        <w:tc>
          <w:tcPr>
            <w:tcW w:w="1584" w:type="dxa"/>
          </w:tcPr>
          <w:p w14:paraId="461D1CA3" w14:textId="77777777" w:rsidR="00073AD9" w:rsidRDefault="00000000">
            <w:pPr>
              <w:pStyle w:val="Compact"/>
              <w:jc w:val="right"/>
            </w:pPr>
            <w:r>
              <w:t>—</w:t>
            </w:r>
          </w:p>
        </w:tc>
        <w:tc>
          <w:tcPr>
            <w:tcW w:w="1584" w:type="dxa"/>
          </w:tcPr>
          <w:p w14:paraId="65E06591" w14:textId="77777777" w:rsidR="00073AD9" w:rsidRDefault="00000000">
            <w:pPr>
              <w:pStyle w:val="Compact"/>
              <w:jc w:val="right"/>
            </w:pPr>
            <w:r>
              <w:t>2.02 (−0.34, 4.37)</w:t>
            </w:r>
          </w:p>
        </w:tc>
        <w:tc>
          <w:tcPr>
            <w:tcW w:w="1584" w:type="dxa"/>
          </w:tcPr>
          <w:p w14:paraId="6CA54909" w14:textId="77777777" w:rsidR="00073AD9" w:rsidRDefault="00000000">
            <w:pPr>
              <w:pStyle w:val="Compact"/>
              <w:jc w:val="right"/>
            </w:pPr>
            <w:r>
              <w:t>0.091</w:t>
            </w:r>
          </w:p>
        </w:tc>
      </w:tr>
      <w:tr w:rsidR="00073AD9" w14:paraId="3A399F87" w14:textId="77777777">
        <w:tc>
          <w:tcPr>
            <w:tcW w:w="1584" w:type="dxa"/>
          </w:tcPr>
          <w:p w14:paraId="58540673" w14:textId="77777777" w:rsidR="00073AD9" w:rsidRDefault="00000000">
            <w:pPr>
              <w:pStyle w:val="Compact"/>
            </w:pPr>
            <w:r>
              <w:t>Population density (per 1 person/km²)</w:t>
            </w:r>
          </w:p>
        </w:tc>
        <w:tc>
          <w:tcPr>
            <w:tcW w:w="1584" w:type="dxa"/>
          </w:tcPr>
          <w:p w14:paraId="2A885095" w14:textId="77777777" w:rsidR="00073AD9" w:rsidRDefault="00000000">
            <w:pPr>
              <w:pStyle w:val="Compact"/>
              <w:jc w:val="right"/>
            </w:pPr>
            <w:r>
              <w:t>—</w:t>
            </w:r>
          </w:p>
        </w:tc>
        <w:tc>
          <w:tcPr>
            <w:tcW w:w="1584" w:type="dxa"/>
          </w:tcPr>
          <w:p w14:paraId="4A881FB2" w14:textId="77777777" w:rsidR="00073AD9" w:rsidRDefault="00000000">
            <w:pPr>
              <w:pStyle w:val="Compact"/>
              <w:jc w:val="right"/>
            </w:pPr>
            <w:r>
              <w:t>—</w:t>
            </w:r>
          </w:p>
        </w:tc>
        <w:tc>
          <w:tcPr>
            <w:tcW w:w="1584" w:type="dxa"/>
          </w:tcPr>
          <w:p w14:paraId="6334D903" w14:textId="77777777" w:rsidR="00073AD9" w:rsidRDefault="00000000">
            <w:pPr>
              <w:pStyle w:val="Compact"/>
              <w:jc w:val="right"/>
            </w:pPr>
            <w:r>
              <w:t>−0.001 (−0.01, 0.01)</w:t>
            </w:r>
          </w:p>
        </w:tc>
        <w:tc>
          <w:tcPr>
            <w:tcW w:w="1584" w:type="dxa"/>
          </w:tcPr>
          <w:p w14:paraId="7D7630C3" w14:textId="77777777" w:rsidR="00073AD9" w:rsidRDefault="00000000">
            <w:pPr>
              <w:pStyle w:val="Compact"/>
              <w:jc w:val="right"/>
            </w:pPr>
            <w:r>
              <w:t>0.818</w:t>
            </w:r>
          </w:p>
        </w:tc>
      </w:tr>
      <w:tr w:rsidR="00073AD9" w14:paraId="3C3926B4" w14:textId="77777777">
        <w:tc>
          <w:tcPr>
            <w:tcW w:w="1584" w:type="dxa"/>
          </w:tcPr>
          <w:p w14:paraId="4FA9CD17" w14:textId="77777777" w:rsidR="00073AD9" w:rsidRDefault="00000000">
            <w:pPr>
              <w:pStyle w:val="Compact"/>
            </w:pPr>
            <w:r>
              <w:rPr>
                <w:b/>
                <w:bCs/>
              </w:rPr>
              <w:t>R²</w:t>
            </w:r>
          </w:p>
        </w:tc>
        <w:tc>
          <w:tcPr>
            <w:tcW w:w="1584" w:type="dxa"/>
          </w:tcPr>
          <w:p w14:paraId="402DDD66" w14:textId="77777777" w:rsidR="00073AD9" w:rsidRDefault="00000000">
            <w:pPr>
              <w:pStyle w:val="Compact"/>
              <w:jc w:val="right"/>
            </w:pPr>
            <w:r>
              <w:t>0.225</w:t>
            </w:r>
          </w:p>
        </w:tc>
        <w:tc>
          <w:tcPr>
            <w:tcW w:w="1584" w:type="dxa"/>
          </w:tcPr>
          <w:p w14:paraId="3A935710" w14:textId="77777777" w:rsidR="00073AD9" w:rsidRDefault="00073AD9">
            <w:pPr>
              <w:pStyle w:val="Compact"/>
            </w:pPr>
          </w:p>
        </w:tc>
        <w:tc>
          <w:tcPr>
            <w:tcW w:w="1584" w:type="dxa"/>
          </w:tcPr>
          <w:p w14:paraId="417FE5D1" w14:textId="77777777" w:rsidR="00073AD9" w:rsidRDefault="00000000">
            <w:pPr>
              <w:pStyle w:val="Compact"/>
              <w:jc w:val="right"/>
            </w:pPr>
            <w:r>
              <w:t>0.385</w:t>
            </w:r>
          </w:p>
        </w:tc>
        <w:tc>
          <w:tcPr>
            <w:tcW w:w="1584" w:type="dxa"/>
          </w:tcPr>
          <w:p w14:paraId="62A05712" w14:textId="77777777" w:rsidR="00073AD9" w:rsidRDefault="00073AD9">
            <w:pPr>
              <w:pStyle w:val="Compact"/>
            </w:pPr>
          </w:p>
        </w:tc>
      </w:tr>
      <w:tr w:rsidR="00073AD9" w14:paraId="6B10EF53" w14:textId="77777777">
        <w:tc>
          <w:tcPr>
            <w:tcW w:w="1584" w:type="dxa"/>
          </w:tcPr>
          <w:p w14:paraId="778EA712" w14:textId="77777777" w:rsidR="00073AD9" w:rsidRDefault="00000000">
            <w:pPr>
              <w:pStyle w:val="Compact"/>
            </w:pPr>
            <w:r>
              <w:rPr>
                <w:b/>
                <w:bCs/>
              </w:rPr>
              <w:t>Adjusted R²</w:t>
            </w:r>
          </w:p>
        </w:tc>
        <w:tc>
          <w:tcPr>
            <w:tcW w:w="1584" w:type="dxa"/>
          </w:tcPr>
          <w:p w14:paraId="36AC5C05" w14:textId="77777777" w:rsidR="00073AD9" w:rsidRDefault="00000000">
            <w:pPr>
              <w:pStyle w:val="Compact"/>
              <w:jc w:val="right"/>
            </w:pPr>
            <w:r>
              <w:t>0.208</w:t>
            </w:r>
          </w:p>
        </w:tc>
        <w:tc>
          <w:tcPr>
            <w:tcW w:w="1584" w:type="dxa"/>
          </w:tcPr>
          <w:p w14:paraId="0D52F6AC" w14:textId="77777777" w:rsidR="00073AD9" w:rsidRDefault="00073AD9">
            <w:pPr>
              <w:pStyle w:val="Compact"/>
            </w:pPr>
          </w:p>
        </w:tc>
        <w:tc>
          <w:tcPr>
            <w:tcW w:w="1584" w:type="dxa"/>
          </w:tcPr>
          <w:p w14:paraId="42CDE992" w14:textId="77777777" w:rsidR="00073AD9" w:rsidRDefault="00000000">
            <w:pPr>
              <w:pStyle w:val="Compact"/>
              <w:jc w:val="right"/>
            </w:pPr>
            <w:r>
              <w:t>0.326</w:t>
            </w:r>
          </w:p>
        </w:tc>
        <w:tc>
          <w:tcPr>
            <w:tcW w:w="1584" w:type="dxa"/>
          </w:tcPr>
          <w:p w14:paraId="70864BA5" w14:textId="77777777" w:rsidR="00073AD9" w:rsidRDefault="00073AD9">
            <w:pPr>
              <w:pStyle w:val="Compact"/>
            </w:pPr>
          </w:p>
        </w:tc>
      </w:tr>
      <w:tr w:rsidR="00073AD9" w14:paraId="6224EFFE" w14:textId="77777777">
        <w:tc>
          <w:tcPr>
            <w:tcW w:w="1584" w:type="dxa"/>
          </w:tcPr>
          <w:p w14:paraId="03BA430F" w14:textId="77777777" w:rsidR="00073AD9" w:rsidRDefault="00000000">
            <w:pPr>
              <w:pStyle w:val="Compact"/>
            </w:pPr>
            <w:r>
              <w:rPr>
                <w:b/>
                <w:bCs/>
              </w:rPr>
              <w:t>F-statistic (</w:t>
            </w:r>
            <w:r>
              <w:rPr>
                <w:b/>
                <w:bCs/>
                <w:i/>
                <w:iCs/>
              </w:rPr>
              <w:t>p</w:t>
            </w:r>
            <w:r>
              <w:rPr>
                <w:b/>
                <w:bCs/>
              </w:rPr>
              <w:t>)</w:t>
            </w:r>
          </w:p>
        </w:tc>
        <w:tc>
          <w:tcPr>
            <w:tcW w:w="1584" w:type="dxa"/>
          </w:tcPr>
          <w:p w14:paraId="1BAB4C53" w14:textId="77777777" w:rsidR="00073AD9" w:rsidRDefault="00000000">
            <w:pPr>
              <w:pStyle w:val="Compact"/>
              <w:jc w:val="right"/>
            </w:pPr>
            <w:r>
              <w:t>13.23 (0.001)</w:t>
            </w:r>
          </w:p>
        </w:tc>
        <w:tc>
          <w:tcPr>
            <w:tcW w:w="1584" w:type="dxa"/>
          </w:tcPr>
          <w:p w14:paraId="159BD6A2" w14:textId="77777777" w:rsidR="00073AD9" w:rsidRDefault="00073AD9">
            <w:pPr>
              <w:pStyle w:val="Compact"/>
            </w:pPr>
          </w:p>
        </w:tc>
        <w:tc>
          <w:tcPr>
            <w:tcW w:w="1584" w:type="dxa"/>
          </w:tcPr>
          <w:p w14:paraId="1685CD76" w14:textId="77777777" w:rsidR="00073AD9" w:rsidRDefault="00000000">
            <w:pPr>
              <w:pStyle w:val="Compact"/>
              <w:jc w:val="right"/>
            </w:pPr>
            <w:r>
              <w:t>6.56 (0.0003)</w:t>
            </w:r>
          </w:p>
        </w:tc>
        <w:tc>
          <w:tcPr>
            <w:tcW w:w="1584" w:type="dxa"/>
          </w:tcPr>
          <w:p w14:paraId="2627DBB8" w14:textId="77777777" w:rsidR="00073AD9" w:rsidRDefault="00073AD9">
            <w:pPr>
              <w:pStyle w:val="Compact"/>
            </w:pPr>
          </w:p>
        </w:tc>
      </w:tr>
    </w:tbl>
    <w:p w14:paraId="3E17CE6C" w14:textId="34A75FF3" w:rsidR="00073AD9" w:rsidRDefault="00000000">
      <w:pPr>
        <w:pStyle w:val="a0"/>
      </w:pPr>
      <w:r>
        <w:t xml:space="preserve">Model 1: simple linear regression of hip fracture rate on terrain slope alone. Model 2: multivariable linear regression adjusting for </w:t>
      </w:r>
      <w:ins w:id="436" w:author="治輝 齋藤" w:date="2026-05-19T23:42:00Z" w16du:dateUtc="2026-05-19T14:42:00Z">
        <w:r w:rsidR="00284F51" w:rsidRPr="00284F51">
          <w:t>proportion aged ≥65 years</w:t>
        </w:r>
      </w:ins>
      <w:del w:id="437" w:author="治輝 齋藤" w:date="2026-05-19T23:42:00Z" w16du:dateUtc="2026-05-19T14:42:00Z">
        <w:r w:rsidDel="00284F51">
          <w:delText>aging rate</w:delText>
        </w:r>
      </w:del>
      <w:r>
        <w:t>, fast</w:t>
      </w:r>
      <w:ins w:id="438" w:author="治輝 齋藤" w:date="2026-05-19T23:42:00Z" w16du:dateUtc="2026-05-19T14:42:00Z">
        <w:r w:rsidR="00284F51">
          <w:rPr>
            <w:rFonts w:hint="eastAsia"/>
            <w:lang w:eastAsia="ja-JP"/>
          </w:rPr>
          <w:t>-</w:t>
        </w:r>
      </w:ins>
      <w:del w:id="439" w:author="治輝 齋藤" w:date="2026-05-19T23:42:00Z" w16du:dateUtc="2026-05-19T14:42:00Z">
        <w:r w:rsidDel="00284F51">
          <w:delText xml:space="preserve"> </w:delText>
        </w:r>
      </w:del>
      <w:r>
        <w:t xml:space="preserve">walking </w:t>
      </w:r>
      <w:ins w:id="440" w:author="治輝 齋藤" w:date="2026-05-19T23:42:00Z" w16du:dateUtc="2026-05-19T14:42:00Z">
        <w:r w:rsidR="00284F51" w:rsidRPr="00284F51">
          <w:t>proportion</w:t>
        </w:r>
      </w:ins>
      <w:del w:id="441" w:author="治輝 齋藤" w:date="2026-05-19T23:42:00Z" w16du:dateUtc="2026-05-19T14:42:00Z">
        <w:r w:rsidDel="00284F51">
          <w:delText>rate</w:delText>
        </w:r>
      </w:del>
      <w:r>
        <w:t xml:space="preserve">, and population density. β, unstandardized regression coefficient; CI, confidence interval. </w:t>
      </w:r>
      <w:r>
        <w:rPr>
          <w:b/>
          <w:bCs/>
        </w:rPr>
        <w:t>Bold</w:t>
      </w:r>
      <w:r>
        <w:t xml:space="preserve"> indicates </w:t>
      </w:r>
      <w:r>
        <w:rPr>
          <w:i/>
          <w:iCs/>
        </w:rPr>
        <w:t>p</w:t>
      </w:r>
      <w:r>
        <w:t xml:space="preserve"> &lt; 0.05</w:t>
      </w:r>
      <w:r w:rsidR="004213BC" w:rsidRPr="004213BC">
        <w:t xml:space="preserve"> (conventional model-based standard errors)</w:t>
      </w:r>
      <w:r>
        <w:t>.</w:t>
      </w:r>
    </w:p>
    <w:p w14:paraId="48DF307F" w14:textId="424BC8DB" w:rsidR="004213BC" w:rsidRDefault="004213BC">
      <w:pPr>
        <w:pStyle w:val="a0"/>
      </w:pPr>
      <w:r w:rsidRPr="004213BC">
        <w:rPr>
          <w:b/>
          <w:bCs/>
        </w:rPr>
        <w:t>Sensitivity (Model 2, terrain slope coefficient):</w:t>
      </w:r>
      <w:r w:rsidRPr="004213BC">
        <w:t xml:space="preserve"> </w:t>
      </w:r>
      <w:r w:rsidR="00031BB0" w:rsidRPr="00031BB0">
        <w:t xml:space="preserve">heteroskedasticity-robust (HC3) β = 3.49 (95% CI, −0.19–7.17; </w:t>
      </w:r>
      <w:r w:rsidR="00031BB0" w:rsidRPr="00031BB0">
        <w:rPr>
          <w:i/>
          <w:iCs/>
        </w:rPr>
        <w:t>p</w:t>
      </w:r>
      <w:r w:rsidR="00031BB0" w:rsidRPr="00031BB0">
        <w:t xml:space="preserve"> = 0.063); nonparametric bootstrap 95% CI (prefecture resampling, </w:t>
      </w:r>
      <w:r w:rsidR="00031BB0" w:rsidRPr="00031BB0">
        <w:rPr>
          <w:i/>
          <w:iCs/>
        </w:rPr>
        <w:t>B</w:t>
      </w:r>
      <w:r w:rsidR="00031BB0" w:rsidRPr="00031BB0">
        <w:t xml:space="preserve"> = 5,000) = −0.03–7.09</w:t>
      </w:r>
      <w:r w:rsidRPr="004213BC">
        <w:t>.</w:t>
      </w:r>
    </w:p>
    <w:p w14:paraId="3256D555" w14:textId="77777777" w:rsidR="00073AD9" w:rsidRDefault="00000000">
      <w:r>
        <w:pict w14:anchorId="37FC4F6D">
          <v:rect id="_x0000_i1039" style="width:0;height:1.5pt" o:hralign="center" o:hrstd="t" o:hr="t"/>
        </w:pict>
      </w:r>
    </w:p>
    <w:p w14:paraId="56723B25" w14:textId="77777777" w:rsidR="00C37C37" w:rsidRDefault="00C37C37">
      <w:pPr>
        <w:rPr>
          <w:rFonts w:asciiTheme="majorHAnsi" w:eastAsiaTheme="majorEastAsia" w:hAnsiTheme="majorHAnsi" w:cstheme="majorBidi"/>
          <w:color w:val="0F4761" w:themeColor="accent1" w:themeShade="BF"/>
          <w:sz w:val="32"/>
          <w:szCs w:val="32"/>
        </w:rPr>
      </w:pPr>
      <w:bookmarkStart w:id="442" w:name="Xdeb87af7aa3e82ca70e47e493f4f841d319d1c1"/>
      <w:bookmarkEnd w:id="429"/>
      <w:r>
        <w:br w:type="page"/>
      </w:r>
    </w:p>
    <w:p w14:paraId="4842FE63" w14:textId="676CDD4A" w:rsidR="00073AD9" w:rsidRDefault="00000000">
      <w:pPr>
        <w:pStyle w:val="2"/>
      </w:pPr>
      <w:r>
        <w:lastRenderedPageBreak/>
        <w:t>Table 4. Linear Regression Results for All Fracture Outcomes: Model 2 (Multivariable, N = 47)</w:t>
      </w:r>
    </w:p>
    <w:tbl>
      <w:tblPr>
        <w:tblStyle w:val="Table"/>
        <w:tblW w:w="5000" w:type="pct"/>
        <w:tblLayout w:type="fixed"/>
        <w:tblLook w:val="0020" w:firstRow="1" w:lastRow="0" w:firstColumn="0" w:lastColumn="0" w:noHBand="0" w:noVBand="0"/>
      </w:tblPr>
      <w:tblGrid>
        <w:gridCol w:w="1262"/>
        <w:gridCol w:w="1262"/>
        <w:gridCol w:w="1262"/>
        <w:gridCol w:w="1263"/>
        <w:gridCol w:w="1263"/>
        <w:gridCol w:w="1263"/>
        <w:gridCol w:w="1263"/>
      </w:tblGrid>
      <w:tr w:rsidR="00073AD9" w14:paraId="7EE0AF94" w14:textId="77777777" w:rsidTr="00073AD9">
        <w:trPr>
          <w:cnfStyle w:val="100000000000" w:firstRow="1" w:lastRow="0" w:firstColumn="0" w:lastColumn="0" w:oddVBand="0" w:evenVBand="0" w:oddHBand="0" w:evenHBand="0" w:firstRowFirstColumn="0" w:firstRowLastColumn="0" w:lastRowFirstColumn="0" w:lastRowLastColumn="0"/>
          <w:tblHeader/>
        </w:trPr>
        <w:tc>
          <w:tcPr>
            <w:tcW w:w="1131" w:type="dxa"/>
          </w:tcPr>
          <w:p w14:paraId="4D25F401" w14:textId="77777777" w:rsidR="00073AD9" w:rsidRDefault="00000000">
            <w:pPr>
              <w:pStyle w:val="Compact"/>
            </w:pPr>
            <w:r>
              <w:rPr>
                <w:b/>
                <w:bCs/>
              </w:rPr>
              <w:t>Outcome</w:t>
            </w:r>
          </w:p>
        </w:tc>
        <w:tc>
          <w:tcPr>
            <w:tcW w:w="1131" w:type="dxa"/>
          </w:tcPr>
          <w:p w14:paraId="440EB49D" w14:textId="77777777" w:rsidR="00073AD9" w:rsidRDefault="00000000">
            <w:pPr>
              <w:pStyle w:val="Compact"/>
              <w:jc w:val="right"/>
            </w:pPr>
            <w:r>
              <w:rPr>
                <w:b/>
                <w:bCs/>
              </w:rPr>
              <w:t>Slope β (95% CI)</w:t>
            </w:r>
          </w:p>
        </w:tc>
        <w:tc>
          <w:tcPr>
            <w:tcW w:w="1131" w:type="dxa"/>
          </w:tcPr>
          <w:p w14:paraId="0333B43E" w14:textId="77777777" w:rsidR="00073AD9" w:rsidRDefault="00000000">
            <w:pPr>
              <w:pStyle w:val="Compact"/>
              <w:jc w:val="right"/>
            </w:pPr>
            <w:r>
              <w:rPr>
                <w:b/>
                <w:bCs/>
                <w:i/>
                <w:iCs/>
              </w:rPr>
              <w:t>p</w:t>
            </w:r>
          </w:p>
        </w:tc>
        <w:tc>
          <w:tcPr>
            <w:tcW w:w="1131" w:type="dxa"/>
          </w:tcPr>
          <w:p w14:paraId="719673C1" w14:textId="34886599" w:rsidR="00073AD9" w:rsidRDefault="00284F51">
            <w:pPr>
              <w:pStyle w:val="Compact"/>
              <w:jc w:val="right"/>
            </w:pPr>
            <w:ins w:id="443" w:author="治輝 齋藤" w:date="2026-05-19T23:43:00Z" w16du:dateUtc="2026-05-19T14:43:00Z">
              <w:r w:rsidRPr="00284F51">
                <w:rPr>
                  <w:b/>
                  <w:bCs/>
                </w:rPr>
                <w:t>Proportion aged ≥65 years</w:t>
              </w:r>
            </w:ins>
            <w:del w:id="444" w:author="治輝 齋藤" w:date="2026-05-19T23:43:00Z" w16du:dateUtc="2026-05-19T14:43:00Z">
              <w:r w:rsidDel="00284F51">
                <w:rPr>
                  <w:b/>
                  <w:bCs/>
                </w:rPr>
                <w:delText>Aging rate</w:delText>
              </w:r>
            </w:del>
            <w:r>
              <w:rPr>
                <w:b/>
                <w:bCs/>
              </w:rPr>
              <w:t xml:space="preserve"> β (95% CI)</w:t>
            </w:r>
          </w:p>
        </w:tc>
        <w:tc>
          <w:tcPr>
            <w:tcW w:w="1131" w:type="dxa"/>
          </w:tcPr>
          <w:p w14:paraId="33E3AD06" w14:textId="77777777" w:rsidR="00073AD9" w:rsidRDefault="00000000">
            <w:pPr>
              <w:pStyle w:val="Compact"/>
              <w:jc w:val="right"/>
            </w:pPr>
            <w:r>
              <w:rPr>
                <w:b/>
                <w:bCs/>
                <w:i/>
                <w:iCs/>
              </w:rPr>
              <w:t>p</w:t>
            </w:r>
          </w:p>
        </w:tc>
        <w:tc>
          <w:tcPr>
            <w:tcW w:w="1131" w:type="dxa"/>
          </w:tcPr>
          <w:p w14:paraId="40719DF7" w14:textId="77777777" w:rsidR="00073AD9" w:rsidRDefault="00000000">
            <w:pPr>
              <w:pStyle w:val="Compact"/>
              <w:jc w:val="right"/>
            </w:pPr>
            <w:r>
              <w:rPr>
                <w:b/>
                <w:bCs/>
              </w:rPr>
              <w:t>R²</w:t>
            </w:r>
          </w:p>
        </w:tc>
        <w:tc>
          <w:tcPr>
            <w:tcW w:w="1131" w:type="dxa"/>
          </w:tcPr>
          <w:p w14:paraId="61C5DDF3" w14:textId="77777777" w:rsidR="00073AD9" w:rsidRDefault="00000000">
            <w:pPr>
              <w:pStyle w:val="Compact"/>
              <w:jc w:val="right"/>
            </w:pPr>
            <w:r>
              <w:rPr>
                <w:b/>
                <w:bCs/>
              </w:rPr>
              <w:t>Adj. R²</w:t>
            </w:r>
          </w:p>
        </w:tc>
      </w:tr>
      <w:tr w:rsidR="00073AD9" w14:paraId="1ED93FC1" w14:textId="77777777">
        <w:tc>
          <w:tcPr>
            <w:tcW w:w="1131" w:type="dxa"/>
          </w:tcPr>
          <w:p w14:paraId="0CBCCE15" w14:textId="77777777" w:rsidR="00073AD9" w:rsidRDefault="00000000">
            <w:pPr>
              <w:pStyle w:val="Compact"/>
            </w:pPr>
            <w:r>
              <w:t>Hip (femur) fracture</w:t>
            </w:r>
          </w:p>
        </w:tc>
        <w:tc>
          <w:tcPr>
            <w:tcW w:w="1131" w:type="dxa"/>
          </w:tcPr>
          <w:p w14:paraId="423AC549" w14:textId="77777777" w:rsidR="00073AD9" w:rsidRDefault="00000000">
            <w:pPr>
              <w:pStyle w:val="Compact"/>
              <w:jc w:val="right"/>
            </w:pPr>
            <w:r>
              <w:rPr>
                <w:b/>
                <w:bCs/>
              </w:rPr>
              <w:t>3.49 (0.11, 6.86)</w:t>
            </w:r>
          </w:p>
        </w:tc>
        <w:tc>
          <w:tcPr>
            <w:tcW w:w="1131" w:type="dxa"/>
          </w:tcPr>
          <w:p w14:paraId="63AF4A33" w14:textId="77777777" w:rsidR="00073AD9" w:rsidRDefault="00000000">
            <w:pPr>
              <w:pStyle w:val="Compact"/>
              <w:jc w:val="right"/>
            </w:pPr>
            <w:r>
              <w:rPr>
                <w:b/>
                <w:bCs/>
              </w:rPr>
              <w:t>0.043</w:t>
            </w:r>
          </w:p>
        </w:tc>
        <w:tc>
          <w:tcPr>
            <w:tcW w:w="1131" w:type="dxa"/>
          </w:tcPr>
          <w:p w14:paraId="56BE67B5" w14:textId="77777777" w:rsidR="00073AD9" w:rsidRDefault="00000000">
            <w:pPr>
              <w:pStyle w:val="Compact"/>
              <w:jc w:val="right"/>
            </w:pPr>
            <w:r>
              <w:rPr>
                <w:b/>
                <w:bCs/>
              </w:rPr>
              <w:t>5.53 (1.32, 9.74)</w:t>
            </w:r>
          </w:p>
        </w:tc>
        <w:tc>
          <w:tcPr>
            <w:tcW w:w="1131" w:type="dxa"/>
          </w:tcPr>
          <w:p w14:paraId="619D7B25" w14:textId="77777777" w:rsidR="00073AD9" w:rsidRDefault="00000000">
            <w:pPr>
              <w:pStyle w:val="Compact"/>
              <w:jc w:val="right"/>
            </w:pPr>
            <w:r>
              <w:rPr>
                <w:b/>
                <w:bCs/>
              </w:rPr>
              <w:t>0.011</w:t>
            </w:r>
          </w:p>
        </w:tc>
        <w:tc>
          <w:tcPr>
            <w:tcW w:w="1131" w:type="dxa"/>
          </w:tcPr>
          <w:p w14:paraId="718A25F6" w14:textId="77777777" w:rsidR="00073AD9" w:rsidRDefault="00000000">
            <w:pPr>
              <w:pStyle w:val="Compact"/>
              <w:jc w:val="right"/>
            </w:pPr>
            <w:r>
              <w:rPr>
                <w:b/>
                <w:bCs/>
              </w:rPr>
              <w:t>0.385</w:t>
            </w:r>
          </w:p>
        </w:tc>
        <w:tc>
          <w:tcPr>
            <w:tcW w:w="1131" w:type="dxa"/>
          </w:tcPr>
          <w:p w14:paraId="5BDF414E" w14:textId="77777777" w:rsidR="00073AD9" w:rsidRDefault="00000000">
            <w:pPr>
              <w:pStyle w:val="Compact"/>
              <w:jc w:val="right"/>
            </w:pPr>
            <w:r>
              <w:rPr>
                <w:b/>
                <w:bCs/>
              </w:rPr>
              <w:t>0.326</w:t>
            </w:r>
          </w:p>
        </w:tc>
      </w:tr>
      <w:tr w:rsidR="00073AD9" w14:paraId="5655CD69" w14:textId="77777777">
        <w:tc>
          <w:tcPr>
            <w:tcW w:w="1131" w:type="dxa"/>
          </w:tcPr>
          <w:p w14:paraId="0F6F909B" w14:textId="77777777" w:rsidR="00073AD9" w:rsidRDefault="00000000">
            <w:pPr>
              <w:pStyle w:val="Compact"/>
            </w:pPr>
            <w:r>
              <w:t>Total fracture</w:t>
            </w:r>
          </w:p>
        </w:tc>
        <w:tc>
          <w:tcPr>
            <w:tcW w:w="1131" w:type="dxa"/>
          </w:tcPr>
          <w:p w14:paraId="460B3458" w14:textId="77777777" w:rsidR="00073AD9" w:rsidRDefault="00000000">
            <w:pPr>
              <w:pStyle w:val="Compact"/>
              <w:jc w:val="right"/>
            </w:pPr>
            <w:r>
              <w:t>4.47 (−0.88, 9.82)</w:t>
            </w:r>
          </w:p>
        </w:tc>
        <w:tc>
          <w:tcPr>
            <w:tcW w:w="1131" w:type="dxa"/>
          </w:tcPr>
          <w:p w14:paraId="36E3E9FD" w14:textId="77777777" w:rsidR="00073AD9" w:rsidRDefault="00000000">
            <w:pPr>
              <w:pStyle w:val="Compact"/>
              <w:jc w:val="right"/>
            </w:pPr>
            <w:r>
              <w:t>0.099</w:t>
            </w:r>
          </w:p>
        </w:tc>
        <w:tc>
          <w:tcPr>
            <w:tcW w:w="1131" w:type="dxa"/>
          </w:tcPr>
          <w:p w14:paraId="60945677" w14:textId="77777777" w:rsidR="00073AD9" w:rsidRDefault="00000000">
            <w:pPr>
              <w:pStyle w:val="Compact"/>
              <w:jc w:val="right"/>
            </w:pPr>
            <w:r>
              <w:rPr>
                <w:b/>
                <w:bCs/>
              </w:rPr>
              <w:t>7.19 (0.51, 13.86)</w:t>
            </w:r>
          </w:p>
        </w:tc>
        <w:tc>
          <w:tcPr>
            <w:tcW w:w="1131" w:type="dxa"/>
          </w:tcPr>
          <w:p w14:paraId="35C5FEFA" w14:textId="77777777" w:rsidR="00073AD9" w:rsidRDefault="00000000">
            <w:pPr>
              <w:pStyle w:val="Compact"/>
              <w:jc w:val="right"/>
            </w:pPr>
            <w:r>
              <w:rPr>
                <w:b/>
                <w:bCs/>
              </w:rPr>
              <w:t>0.035</w:t>
            </w:r>
          </w:p>
        </w:tc>
        <w:tc>
          <w:tcPr>
            <w:tcW w:w="1131" w:type="dxa"/>
          </w:tcPr>
          <w:p w14:paraId="07D39E4E" w14:textId="77777777" w:rsidR="00073AD9" w:rsidRDefault="00000000">
            <w:pPr>
              <w:pStyle w:val="Compact"/>
              <w:jc w:val="right"/>
            </w:pPr>
            <w:r>
              <w:t>0.276</w:t>
            </w:r>
          </w:p>
        </w:tc>
        <w:tc>
          <w:tcPr>
            <w:tcW w:w="1131" w:type="dxa"/>
          </w:tcPr>
          <w:p w14:paraId="5C6CD5E0" w14:textId="77777777" w:rsidR="00073AD9" w:rsidRDefault="00000000">
            <w:pPr>
              <w:pStyle w:val="Compact"/>
              <w:jc w:val="right"/>
            </w:pPr>
            <w:r>
              <w:t>0.206</w:t>
            </w:r>
          </w:p>
        </w:tc>
      </w:tr>
      <w:tr w:rsidR="00073AD9" w14:paraId="4C3BF7C7" w14:textId="77777777">
        <w:tc>
          <w:tcPr>
            <w:tcW w:w="1131" w:type="dxa"/>
          </w:tcPr>
          <w:p w14:paraId="34B62996" w14:textId="77777777" w:rsidR="00073AD9" w:rsidRDefault="00000000">
            <w:pPr>
              <w:pStyle w:val="Compact"/>
            </w:pPr>
            <w:r>
              <w:t>Humerus fracture</w:t>
            </w:r>
          </w:p>
        </w:tc>
        <w:tc>
          <w:tcPr>
            <w:tcW w:w="1131" w:type="dxa"/>
          </w:tcPr>
          <w:p w14:paraId="4B661D4F" w14:textId="77777777" w:rsidR="00073AD9" w:rsidRDefault="00000000">
            <w:pPr>
              <w:pStyle w:val="Compact"/>
              <w:jc w:val="right"/>
            </w:pPr>
            <w:r>
              <w:t>0.23 (−0.50, 0.96)</w:t>
            </w:r>
          </w:p>
        </w:tc>
        <w:tc>
          <w:tcPr>
            <w:tcW w:w="1131" w:type="dxa"/>
          </w:tcPr>
          <w:p w14:paraId="277F33EC" w14:textId="77777777" w:rsidR="00073AD9" w:rsidRDefault="00000000">
            <w:pPr>
              <w:pStyle w:val="Compact"/>
              <w:jc w:val="right"/>
            </w:pPr>
            <w:r>
              <w:t>0.524</w:t>
            </w:r>
          </w:p>
        </w:tc>
        <w:tc>
          <w:tcPr>
            <w:tcW w:w="1131" w:type="dxa"/>
          </w:tcPr>
          <w:p w14:paraId="55F79E81" w14:textId="77777777" w:rsidR="00073AD9" w:rsidRDefault="00000000">
            <w:pPr>
              <w:pStyle w:val="Compact"/>
              <w:jc w:val="right"/>
            </w:pPr>
            <w:r>
              <w:t>0.54 (−0.38, 1.46)</w:t>
            </w:r>
          </w:p>
        </w:tc>
        <w:tc>
          <w:tcPr>
            <w:tcW w:w="1131" w:type="dxa"/>
          </w:tcPr>
          <w:p w14:paraId="1788966E" w14:textId="77777777" w:rsidR="00073AD9" w:rsidRDefault="00000000">
            <w:pPr>
              <w:pStyle w:val="Compact"/>
              <w:jc w:val="right"/>
            </w:pPr>
            <w:r>
              <w:t>0.245</w:t>
            </w:r>
          </w:p>
        </w:tc>
        <w:tc>
          <w:tcPr>
            <w:tcW w:w="1131" w:type="dxa"/>
          </w:tcPr>
          <w:p w14:paraId="6DFFAC16" w14:textId="77777777" w:rsidR="00073AD9" w:rsidRDefault="00000000">
            <w:pPr>
              <w:pStyle w:val="Compact"/>
              <w:jc w:val="right"/>
            </w:pPr>
            <w:r>
              <w:t>0.107</w:t>
            </w:r>
          </w:p>
        </w:tc>
        <w:tc>
          <w:tcPr>
            <w:tcW w:w="1131" w:type="dxa"/>
          </w:tcPr>
          <w:p w14:paraId="0479B5B1" w14:textId="77777777" w:rsidR="00073AD9" w:rsidRDefault="00000000">
            <w:pPr>
              <w:pStyle w:val="Compact"/>
              <w:jc w:val="right"/>
            </w:pPr>
            <w:r>
              <w:t>0.022</w:t>
            </w:r>
          </w:p>
        </w:tc>
      </w:tr>
      <w:tr w:rsidR="00073AD9" w14:paraId="75067BA9" w14:textId="77777777">
        <w:tc>
          <w:tcPr>
            <w:tcW w:w="1131" w:type="dxa"/>
          </w:tcPr>
          <w:p w14:paraId="339D7B24" w14:textId="77777777" w:rsidR="00073AD9" w:rsidRDefault="00000000">
            <w:pPr>
              <w:pStyle w:val="Compact"/>
            </w:pPr>
            <w:r>
              <w:t>Forearm fracture</w:t>
            </w:r>
          </w:p>
        </w:tc>
        <w:tc>
          <w:tcPr>
            <w:tcW w:w="1131" w:type="dxa"/>
          </w:tcPr>
          <w:p w14:paraId="3B89D27E" w14:textId="77777777" w:rsidR="00073AD9" w:rsidRDefault="00000000">
            <w:pPr>
              <w:pStyle w:val="Compact"/>
              <w:jc w:val="right"/>
            </w:pPr>
            <w:r>
              <w:t>0.67 (−0.95, 2.30)</w:t>
            </w:r>
          </w:p>
        </w:tc>
        <w:tc>
          <w:tcPr>
            <w:tcW w:w="1131" w:type="dxa"/>
          </w:tcPr>
          <w:p w14:paraId="315D1161" w14:textId="77777777" w:rsidR="00073AD9" w:rsidRDefault="00000000">
            <w:pPr>
              <w:pStyle w:val="Compact"/>
              <w:jc w:val="right"/>
            </w:pPr>
            <w:r>
              <w:t>0.402</w:t>
            </w:r>
          </w:p>
        </w:tc>
        <w:tc>
          <w:tcPr>
            <w:tcW w:w="1131" w:type="dxa"/>
          </w:tcPr>
          <w:p w14:paraId="5A707567" w14:textId="77777777" w:rsidR="00073AD9" w:rsidRDefault="00000000">
            <w:pPr>
              <w:pStyle w:val="Compact"/>
              <w:jc w:val="right"/>
            </w:pPr>
            <w:r>
              <w:t>1.28 (−0.77, 3.33)</w:t>
            </w:r>
          </w:p>
        </w:tc>
        <w:tc>
          <w:tcPr>
            <w:tcW w:w="1131" w:type="dxa"/>
          </w:tcPr>
          <w:p w14:paraId="2754CEFB" w14:textId="77777777" w:rsidR="00073AD9" w:rsidRDefault="00000000">
            <w:pPr>
              <w:pStyle w:val="Compact"/>
              <w:jc w:val="right"/>
            </w:pPr>
            <w:r>
              <w:t>0.218</w:t>
            </w:r>
          </w:p>
        </w:tc>
        <w:tc>
          <w:tcPr>
            <w:tcW w:w="1131" w:type="dxa"/>
          </w:tcPr>
          <w:p w14:paraId="7B952F7F" w14:textId="77777777" w:rsidR="00073AD9" w:rsidRDefault="00000000">
            <w:pPr>
              <w:pStyle w:val="Compact"/>
              <w:jc w:val="right"/>
            </w:pPr>
            <w:r>
              <w:t>0.062</w:t>
            </w:r>
          </w:p>
        </w:tc>
        <w:tc>
          <w:tcPr>
            <w:tcW w:w="1131" w:type="dxa"/>
          </w:tcPr>
          <w:p w14:paraId="254C23CF" w14:textId="77777777" w:rsidR="00073AD9" w:rsidRDefault="00000000">
            <w:pPr>
              <w:pStyle w:val="Compact"/>
              <w:jc w:val="right"/>
            </w:pPr>
            <w:r>
              <w:t>−0.027</w:t>
            </w:r>
          </w:p>
        </w:tc>
      </w:tr>
    </w:tbl>
    <w:p w14:paraId="14C2FCD5" w14:textId="59D4705D" w:rsidR="00073AD9" w:rsidRDefault="00000000">
      <w:pPr>
        <w:pStyle w:val="a0"/>
      </w:pPr>
      <w:r>
        <w:t xml:space="preserve">All models adjusted for </w:t>
      </w:r>
      <w:ins w:id="445" w:author="治輝 齋藤" w:date="2026-05-19T23:43:00Z" w16du:dateUtc="2026-05-19T14:43:00Z">
        <w:r w:rsidR="00284F51" w:rsidRPr="00284F51">
          <w:t>proportion aged ≥65 years</w:t>
        </w:r>
      </w:ins>
      <w:del w:id="446" w:author="治輝 齋藤" w:date="2026-05-19T23:43:00Z" w16du:dateUtc="2026-05-19T14:43:00Z">
        <w:r w:rsidDel="00284F51">
          <w:delText>aging rate</w:delText>
        </w:r>
      </w:del>
      <w:r>
        <w:t>, fast</w:t>
      </w:r>
      <w:ins w:id="447" w:author="治輝 齋藤" w:date="2026-05-19T23:43:00Z" w16du:dateUtc="2026-05-19T14:43:00Z">
        <w:r w:rsidR="00284F51">
          <w:rPr>
            <w:rFonts w:hint="eastAsia"/>
            <w:lang w:eastAsia="ja-JP"/>
          </w:rPr>
          <w:t>-</w:t>
        </w:r>
      </w:ins>
      <w:del w:id="448" w:author="治輝 齋藤" w:date="2026-05-19T23:43:00Z" w16du:dateUtc="2026-05-19T14:43:00Z">
        <w:r w:rsidDel="00284F51">
          <w:delText xml:space="preserve"> </w:delText>
        </w:r>
      </w:del>
      <w:r>
        <w:t xml:space="preserve">walking </w:t>
      </w:r>
      <w:ins w:id="449" w:author="治輝 齋藤" w:date="2026-05-19T23:43:00Z" w16du:dateUtc="2026-05-19T14:43:00Z">
        <w:r w:rsidR="00284F51" w:rsidRPr="00284F51">
          <w:t>proportion</w:t>
        </w:r>
      </w:ins>
      <w:del w:id="450" w:author="治輝 齋藤" w:date="2026-05-19T23:43:00Z" w16du:dateUtc="2026-05-19T14:43:00Z">
        <w:r w:rsidDel="00284F51">
          <w:delText>rate</w:delText>
        </w:r>
      </w:del>
      <w:r>
        <w:t xml:space="preserve">, and population density. β, unstandardized regression coefficient; CI, confidence interval. </w:t>
      </w:r>
      <w:r>
        <w:rPr>
          <w:b/>
          <w:bCs/>
        </w:rPr>
        <w:t>Bold</w:t>
      </w:r>
      <w:r>
        <w:t xml:space="preserve"> indicates </w:t>
      </w:r>
      <w:r>
        <w:rPr>
          <w:i/>
          <w:iCs/>
        </w:rPr>
        <w:t>p</w:t>
      </w:r>
      <w:r>
        <w:t xml:space="preserve"> &lt; 0.05.</w:t>
      </w:r>
    </w:p>
    <w:p w14:paraId="037E6B99" w14:textId="77777777" w:rsidR="00FE5A92" w:rsidRDefault="004213BC" w:rsidP="00FE5A92">
      <w:pPr>
        <w:pStyle w:val="a0"/>
        <w:rPr>
          <w:ins w:id="451" w:author="治輝 齋藤" w:date="2026-05-19T12:41:00Z" w16du:dateUtc="2026-05-19T03:41:00Z"/>
        </w:rPr>
      </w:pPr>
      <w:r w:rsidRPr="004213BC">
        <w:t xml:space="preserve">For </w:t>
      </w:r>
      <w:r w:rsidR="00031BB0" w:rsidRPr="00031BB0">
        <w:t>the hip (femur) outcome, heteroskedasticity-robust (HC3) inference and bootstrap CIs for the slope coefficient were borderline (Table 3 footnote)</w:t>
      </w:r>
      <w:r w:rsidRPr="004213BC">
        <w:t>.</w:t>
      </w:r>
    </w:p>
    <w:p w14:paraId="23F28F92" w14:textId="77777777" w:rsidR="00FE5A92" w:rsidRDefault="00000000" w:rsidP="00FE5A92">
      <w:pPr>
        <w:rPr>
          <w:ins w:id="452" w:author="治輝 齋藤" w:date="2026-05-19T12:41:00Z" w16du:dateUtc="2026-05-19T03:41:00Z"/>
        </w:rPr>
      </w:pPr>
      <w:ins w:id="453" w:author="治輝 齋藤" w:date="2026-05-19T12:41:00Z" w16du:dateUtc="2026-05-19T03:41:00Z">
        <w:r>
          <w:pict w14:anchorId="14EA81B3">
            <v:rect id="_x0000_i1040" style="width:0;height:1.5pt" o:hralign="center" o:hrstd="t" o:hr="t"/>
          </w:pict>
        </w:r>
      </w:ins>
    </w:p>
    <w:p w14:paraId="2B7A965A" w14:textId="77777777" w:rsidR="00FE5A92" w:rsidRPr="00F04F3D" w:rsidRDefault="00FE5A92" w:rsidP="00FE5A92">
      <w:pPr>
        <w:pStyle w:val="2"/>
        <w:rPr>
          <w:ins w:id="454" w:author="治輝 齋藤" w:date="2026-05-19T12:41:00Z" w16du:dateUtc="2026-05-19T03:41:00Z"/>
        </w:rPr>
      </w:pPr>
      <w:ins w:id="455" w:author="治輝 齋藤" w:date="2026-05-19T12:41:00Z" w16du:dateUtc="2026-05-19T03:41:00Z">
        <w:r>
          <w:br w:type="page"/>
        </w:r>
        <w:commentRangeStart w:id="456"/>
        <w:r w:rsidRPr="00F04F3D">
          <w:lastRenderedPageBreak/>
          <w:t>Table 5. Indirect Standardization Sensitivity Analysis: Multivariable Linear Regression of Indirectly Standardized Hip (Femur) Surgery Rate on Terrain Slope (N = 47)</w:t>
        </w:r>
      </w:ins>
    </w:p>
    <w:tbl>
      <w:tblPr>
        <w:tblStyle w:val="Table"/>
        <w:tblW w:w="5000" w:type="pct"/>
        <w:tblLayout w:type="fixed"/>
        <w:tblLook w:val="0020" w:firstRow="1" w:lastRow="0" w:firstColumn="0" w:lastColumn="0" w:noHBand="0" w:noVBand="0"/>
      </w:tblPr>
      <w:tblGrid>
        <w:gridCol w:w="2946"/>
        <w:gridCol w:w="2946"/>
        <w:gridCol w:w="2946"/>
      </w:tblGrid>
      <w:tr w:rsidR="00FE5A92" w:rsidRPr="00F04F3D" w14:paraId="1EC9A087" w14:textId="77777777" w:rsidTr="005A47BC">
        <w:trPr>
          <w:cnfStyle w:val="100000000000" w:firstRow="1" w:lastRow="0" w:firstColumn="0" w:lastColumn="0" w:oddVBand="0" w:evenVBand="0" w:oddHBand="0" w:evenHBand="0" w:firstRowFirstColumn="0" w:firstRowLastColumn="0" w:lastRowFirstColumn="0" w:lastRowLastColumn="0"/>
          <w:tblHeader/>
          <w:ins w:id="457" w:author="治輝 齋藤" w:date="2026-05-19T12:41:00Z"/>
        </w:trPr>
        <w:tc>
          <w:tcPr>
            <w:tcW w:w="2640" w:type="dxa"/>
          </w:tcPr>
          <w:p w14:paraId="18E6CB05" w14:textId="77777777" w:rsidR="00FE5A92" w:rsidRPr="00F04F3D" w:rsidRDefault="00FE5A92" w:rsidP="005A47BC">
            <w:pPr>
              <w:spacing w:before="36" w:after="36"/>
              <w:rPr>
                <w:ins w:id="458" w:author="治輝 齋藤" w:date="2026-05-19T12:41:00Z" w16du:dateUtc="2026-05-19T03:41:00Z"/>
              </w:rPr>
            </w:pPr>
            <w:ins w:id="459" w:author="治輝 齋藤" w:date="2026-05-19T12:41:00Z" w16du:dateUtc="2026-05-19T03:41:00Z">
              <w:r w:rsidRPr="00F04F3D">
                <w:rPr>
                  <w:b/>
                  <w:bCs/>
                </w:rPr>
                <w:t>Imputation scenario for masked (</w:t>
              </w:r>
              <w:r w:rsidRPr="00F04F3D">
                <w:rPr>
                  <w:rFonts w:ascii="Consolas" w:hAnsi="Consolas"/>
                  <w:b/>
                  <w:bCs/>
                  <w:sz w:val="22"/>
                  <w:shd w:val="clear" w:color="auto" w:fill="F1F3F5"/>
                </w:rPr>
                <w:t>"-"</w:t>
              </w:r>
              <w:r w:rsidRPr="00F04F3D">
                <w:rPr>
                  <w:b/>
                  <w:bCs/>
                </w:rPr>
                <w:t>) age-stratified surgery cells</w:t>
              </w:r>
            </w:ins>
          </w:p>
        </w:tc>
        <w:tc>
          <w:tcPr>
            <w:tcW w:w="2640" w:type="dxa"/>
          </w:tcPr>
          <w:p w14:paraId="69074DDD" w14:textId="77777777" w:rsidR="00FE5A92" w:rsidRPr="00F04F3D" w:rsidRDefault="00FE5A92" w:rsidP="005A47BC">
            <w:pPr>
              <w:spacing w:before="36" w:after="36"/>
              <w:rPr>
                <w:ins w:id="460" w:author="治輝 齋藤" w:date="2026-05-19T12:41:00Z" w16du:dateUtc="2026-05-19T03:41:00Z"/>
              </w:rPr>
            </w:pPr>
            <w:ins w:id="461" w:author="治輝 齋藤" w:date="2026-05-19T12:41:00Z" w16du:dateUtc="2026-05-19T03:41:00Z">
              <w:r w:rsidRPr="00F04F3D">
                <w:rPr>
                  <w:b/>
                  <w:bCs/>
                </w:rPr>
                <w:t>Terrain slope β (95% CI)</w:t>
              </w:r>
              <w:r w:rsidRPr="00F04F3D">
                <w:t xml:space="preserve"> per 1°</w:t>
              </w:r>
            </w:ins>
          </w:p>
        </w:tc>
        <w:tc>
          <w:tcPr>
            <w:tcW w:w="2640" w:type="dxa"/>
          </w:tcPr>
          <w:p w14:paraId="58430953" w14:textId="77777777" w:rsidR="00FE5A92" w:rsidRPr="00F04F3D" w:rsidRDefault="00FE5A92" w:rsidP="005A47BC">
            <w:pPr>
              <w:spacing w:before="36" w:after="36"/>
              <w:rPr>
                <w:ins w:id="462" w:author="治輝 齋藤" w:date="2026-05-19T12:41:00Z" w16du:dateUtc="2026-05-19T03:41:00Z"/>
              </w:rPr>
            </w:pPr>
            <w:ins w:id="463" w:author="治輝 齋藤" w:date="2026-05-19T12:41:00Z" w16du:dateUtc="2026-05-19T03:41:00Z">
              <w:r w:rsidRPr="00F04F3D">
                <w:rPr>
                  <w:b/>
                  <w:bCs/>
                  <w:i/>
                  <w:iCs/>
                </w:rPr>
                <w:t>p</w:t>
              </w:r>
            </w:ins>
          </w:p>
        </w:tc>
      </w:tr>
      <w:tr w:rsidR="00FE5A92" w:rsidRPr="00F04F3D" w14:paraId="192F1A6A" w14:textId="77777777" w:rsidTr="005A47BC">
        <w:trPr>
          <w:ins w:id="464" w:author="治輝 齋藤" w:date="2026-05-19T12:41:00Z"/>
        </w:trPr>
        <w:tc>
          <w:tcPr>
            <w:tcW w:w="2640" w:type="dxa"/>
          </w:tcPr>
          <w:p w14:paraId="382019AF" w14:textId="77777777" w:rsidR="00FE5A92" w:rsidRPr="00F04F3D" w:rsidRDefault="00FE5A92" w:rsidP="005A47BC">
            <w:pPr>
              <w:spacing w:before="36" w:after="36"/>
              <w:rPr>
                <w:ins w:id="465" w:author="治輝 齋藤" w:date="2026-05-19T12:41:00Z" w16du:dateUtc="2026-05-19T03:41:00Z"/>
              </w:rPr>
            </w:pPr>
            <w:ins w:id="466" w:author="治輝 齋藤" w:date="2026-05-19T12:41:00Z" w16du:dateUtc="2026-05-19T03:41:00Z">
              <w:r w:rsidRPr="00F04F3D">
                <w:rPr>
                  <w:rFonts w:ascii="Consolas" w:hAnsi="Consolas"/>
                  <w:sz w:val="22"/>
                  <w:shd w:val="clear" w:color="auto" w:fill="F1F3F5"/>
                </w:rPr>
                <w:t>"-"</w:t>
              </w:r>
              <w:r w:rsidRPr="00F04F3D">
                <w:t xml:space="preserve"> imputed as 0</w:t>
              </w:r>
            </w:ins>
          </w:p>
        </w:tc>
        <w:tc>
          <w:tcPr>
            <w:tcW w:w="2640" w:type="dxa"/>
          </w:tcPr>
          <w:p w14:paraId="428622B8" w14:textId="77777777" w:rsidR="00FE5A92" w:rsidRPr="00F04F3D" w:rsidRDefault="00FE5A92" w:rsidP="005A47BC">
            <w:pPr>
              <w:spacing w:before="36" w:after="36"/>
              <w:rPr>
                <w:ins w:id="467" w:author="治輝 齋藤" w:date="2026-05-19T12:41:00Z" w16du:dateUtc="2026-05-19T03:41:00Z"/>
              </w:rPr>
            </w:pPr>
            <w:ins w:id="468" w:author="治輝 齋藤" w:date="2026-05-19T12:41:00Z" w16du:dateUtc="2026-05-19T03:41:00Z">
              <w:r w:rsidRPr="00F04F3D">
                <w:rPr>
                  <w:b/>
                  <w:bCs/>
                </w:rPr>
                <w:t>5.71 (0.54, 10.88)</w:t>
              </w:r>
            </w:ins>
          </w:p>
        </w:tc>
        <w:tc>
          <w:tcPr>
            <w:tcW w:w="2640" w:type="dxa"/>
          </w:tcPr>
          <w:p w14:paraId="2EEEC603" w14:textId="77777777" w:rsidR="00FE5A92" w:rsidRPr="00F04F3D" w:rsidRDefault="00FE5A92" w:rsidP="005A47BC">
            <w:pPr>
              <w:spacing w:before="36" w:after="36"/>
              <w:rPr>
                <w:ins w:id="469" w:author="治輝 齋藤" w:date="2026-05-19T12:41:00Z" w16du:dateUtc="2026-05-19T03:41:00Z"/>
              </w:rPr>
            </w:pPr>
            <w:ins w:id="470" w:author="治輝 齋藤" w:date="2026-05-19T12:41:00Z" w16du:dateUtc="2026-05-19T03:41:00Z">
              <w:r w:rsidRPr="00F04F3D">
                <w:rPr>
                  <w:b/>
                  <w:bCs/>
                </w:rPr>
                <w:t>0.031</w:t>
              </w:r>
            </w:ins>
          </w:p>
        </w:tc>
      </w:tr>
      <w:tr w:rsidR="00FE5A92" w:rsidRPr="00F04F3D" w14:paraId="18AC0EDC" w14:textId="77777777" w:rsidTr="005A47BC">
        <w:trPr>
          <w:ins w:id="471" w:author="治輝 齋藤" w:date="2026-05-19T12:41:00Z"/>
        </w:trPr>
        <w:tc>
          <w:tcPr>
            <w:tcW w:w="2640" w:type="dxa"/>
          </w:tcPr>
          <w:p w14:paraId="3F150643" w14:textId="77777777" w:rsidR="00FE5A92" w:rsidRPr="00F04F3D" w:rsidRDefault="00FE5A92" w:rsidP="005A47BC">
            <w:pPr>
              <w:spacing w:before="36" w:after="36"/>
              <w:rPr>
                <w:ins w:id="472" w:author="治輝 齋藤" w:date="2026-05-19T12:41:00Z" w16du:dateUtc="2026-05-19T03:41:00Z"/>
              </w:rPr>
            </w:pPr>
            <w:ins w:id="473" w:author="治輝 齋藤" w:date="2026-05-19T12:41:00Z" w16du:dateUtc="2026-05-19T03:41:00Z">
              <w:r w:rsidRPr="00F04F3D">
                <w:rPr>
                  <w:rFonts w:ascii="Consolas" w:hAnsi="Consolas"/>
                  <w:sz w:val="22"/>
                  <w:shd w:val="clear" w:color="auto" w:fill="F1F3F5"/>
                </w:rPr>
                <w:t>"-"</w:t>
              </w:r>
              <w:r w:rsidRPr="00F04F3D">
                <w:t xml:space="preserve"> imputed as 5</w:t>
              </w:r>
            </w:ins>
          </w:p>
        </w:tc>
        <w:tc>
          <w:tcPr>
            <w:tcW w:w="2640" w:type="dxa"/>
          </w:tcPr>
          <w:p w14:paraId="249E0332" w14:textId="77777777" w:rsidR="00FE5A92" w:rsidRPr="00F04F3D" w:rsidRDefault="00FE5A92" w:rsidP="005A47BC">
            <w:pPr>
              <w:spacing w:before="36" w:after="36"/>
              <w:rPr>
                <w:ins w:id="474" w:author="治輝 齋藤" w:date="2026-05-19T12:41:00Z" w16du:dateUtc="2026-05-19T03:41:00Z"/>
              </w:rPr>
            </w:pPr>
            <w:ins w:id="475" w:author="治輝 齋藤" w:date="2026-05-19T12:41:00Z" w16du:dateUtc="2026-05-19T03:41:00Z">
              <w:r w:rsidRPr="00F04F3D">
                <w:rPr>
                  <w:b/>
                  <w:bCs/>
                </w:rPr>
                <w:t>3.61 (0.30, 6.92)</w:t>
              </w:r>
            </w:ins>
          </w:p>
        </w:tc>
        <w:tc>
          <w:tcPr>
            <w:tcW w:w="2640" w:type="dxa"/>
          </w:tcPr>
          <w:p w14:paraId="5CED5A3F" w14:textId="77777777" w:rsidR="00FE5A92" w:rsidRPr="00F04F3D" w:rsidRDefault="00FE5A92" w:rsidP="005A47BC">
            <w:pPr>
              <w:spacing w:before="36" w:after="36"/>
              <w:rPr>
                <w:ins w:id="476" w:author="治輝 齋藤" w:date="2026-05-19T12:41:00Z" w16du:dateUtc="2026-05-19T03:41:00Z"/>
              </w:rPr>
            </w:pPr>
            <w:ins w:id="477" w:author="治輝 齋藤" w:date="2026-05-19T12:41:00Z" w16du:dateUtc="2026-05-19T03:41:00Z">
              <w:r w:rsidRPr="00F04F3D">
                <w:rPr>
                  <w:b/>
                  <w:bCs/>
                </w:rPr>
                <w:t>0.033</w:t>
              </w:r>
            </w:ins>
          </w:p>
        </w:tc>
      </w:tr>
      <w:tr w:rsidR="00FE5A92" w:rsidRPr="00F04F3D" w14:paraId="1FB80FD9" w14:textId="77777777" w:rsidTr="005A47BC">
        <w:trPr>
          <w:ins w:id="478" w:author="治輝 齋藤" w:date="2026-05-19T12:41:00Z"/>
        </w:trPr>
        <w:tc>
          <w:tcPr>
            <w:tcW w:w="2640" w:type="dxa"/>
          </w:tcPr>
          <w:p w14:paraId="1BC2DDF3" w14:textId="77777777" w:rsidR="00FE5A92" w:rsidRPr="00F04F3D" w:rsidRDefault="00FE5A92" w:rsidP="005A47BC">
            <w:pPr>
              <w:spacing w:before="36" w:after="36"/>
              <w:rPr>
                <w:ins w:id="479" w:author="治輝 齋藤" w:date="2026-05-19T12:41:00Z" w16du:dateUtc="2026-05-19T03:41:00Z"/>
              </w:rPr>
            </w:pPr>
            <w:ins w:id="480" w:author="治輝 齋藤" w:date="2026-05-19T12:41:00Z" w16du:dateUtc="2026-05-19T03:41:00Z">
              <w:r w:rsidRPr="00F04F3D">
                <w:rPr>
                  <w:rFonts w:ascii="Consolas" w:hAnsi="Consolas"/>
                  <w:sz w:val="22"/>
                  <w:shd w:val="clear" w:color="auto" w:fill="F1F3F5"/>
                </w:rPr>
                <w:t>"-"</w:t>
              </w:r>
              <w:r w:rsidRPr="00F04F3D">
                <w:t xml:space="preserve"> imputed as 9</w:t>
              </w:r>
            </w:ins>
          </w:p>
        </w:tc>
        <w:tc>
          <w:tcPr>
            <w:tcW w:w="2640" w:type="dxa"/>
          </w:tcPr>
          <w:p w14:paraId="1DC96675" w14:textId="77777777" w:rsidR="00FE5A92" w:rsidRPr="00F04F3D" w:rsidRDefault="00FE5A92" w:rsidP="005A47BC">
            <w:pPr>
              <w:spacing w:before="36" w:after="36"/>
              <w:rPr>
                <w:ins w:id="481" w:author="治輝 齋藤" w:date="2026-05-19T12:41:00Z" w16du:dateUtc="2026-05-19T03:41:00Z"/>
              </w:rPr>
            </w:pPr>
            <w:ins w:id="482" w:author="治輝 齋藤" w:date="2026-05-19T12:41:00Z" w16du:dateUtc="2026-05-19T03:41:00Z">
              <w:r w:rsidRPr="00F04F3D">
                <w:rPr>
                  <w:b/>
                  <w:bCs/>
                </w:rPr>
                <w:t>3.64 (0.28, 7.00)</w:t>
              </w:r>
            </w:ins>
          </w:p>
        </w:tc>
        <w:tc>
          <w:tcPr>
            <w:tcW w:w="2640" w:type="dxa"/>
          </w:tcPr>
          <w:p w14:paraId="526C4C4D" w14:textId="77777777" w:rsidR="00FE5A92" w:rsidRPr="00F04F3D" w:rsidRDefault="00FE5A92" w:rsidP="005A47BC">
            <w:pPr>
              <w:spacing w:before="36" w:after="36"/>
              <w:rPr>
                <w:ins w:id="483" w:author="治輝 齋藤" w:date="2026-05-19T12:41:00Z" w16du:dateUtc="2026-05-19T03:41:00Z"/>
              </w:rPr>
            </w:pPr>
            <w:ins w:id="484" w:author="治輝 齋藤" w:date="2026-05-19T12:41:00Z" w16du:dateUtc="2026-05-19T03:41:00Z">
              <w:r w:rsidRPr="00F04F3D">
                <w:rPr>
                  <w:b/>
                  <w:bCs/>
                </w:rPr>
                <w:t>0.035</w:t>
              </w:r>
            </w:ins>
          </w:p>
        </w:tc>
      </w:tr>
    </w:tbl>
    <w:p w14:paraId="7344C48E" w14:textId="77777777" w:rsidR="00FE5A92" w:rsidRDefault="00FE5A92" w:rsidP="00FE5A92">
      <w:pPr>
        <w:pStyle w:val="2"/>
        <w:rPr>
          <w:ins w:id="485" w:author="治輝 齋藤" w:date="2026-05-19T12:41:00Z" w16du:dateUtc="2026-05-19T03:41:00Z"/>
        </w:rPr>
      </w:pPr>
      <w:ins w:id="486" w:author="治輝 齋藤" w:date="2026-05-19T12:41:00Z" w16du:dateUtc="2026-05-19T03:41:00Z">
        <w:r w:rsidRPr="00F04F3D">
          <w:rPr>
            <w:rFonts w:asciiTheme="minorHAnsi" w:eastAsiaTheme="minorEastAsia" w:hAnsiTheme="minorHAnsi" w:cstheme="minorBidi"/>
            <w:color w:val="auto"/>
            <w:sz w:val="24"/>
            <w:szCs w:val="24"/>
          </w:rPr>
          <w:t xml:space="preserve">Each row fits the same multivariable specification as Table 3 Model 2, replacing the crude hip fracture surgery rate with </w:t>
        </w:r>
        <w:r w:rsidRPr="00E378C4">
          <w:rPr>
            <w:rFonts w:asciiTheme="minorHAnsi" w:eastAsiaTheme="minorEastAsia" w:hAnsiTheme="minorHAnsi" w:cstheme="minorBidi"/>
            <w:color w:val="auto"/>
            <w:sz w:val="24"/>
            <w:szCs w:val="24"/>
          </w:rPr>
          <w:t>the indirectly standardized hip (femur) surgery rate computed</w:t>
        </w:r>
        <w:r w:rsidRPr="00F04F3D">
          <w:rPr>
            <w:rFonts w:asciiTheme="minorHAnsi" w:eastAsiaTheme="minorEastAsia" w:hAnsiTheme="minorHAnsi" w:cstheme="minorBidi"/>
            <w:color w:val="auto"/>
            <w:sz w:val="24"/>
            <w:szCs w:val="24"/>
          </w:rPr>
          <w:t xml:space="preserve"> under the indicated imputation rule (Methods). β, unstandardized regression coefficient; CI, confidence interval. </w:t>
        </w:r>
        <w:r w:rsidRPr="00F04F3D">
          <w:rPr>
            <w:rFonts w:asciiTheme="minorHAnsi" w:eastAsiaTheme="minorEastAsia" w:hAnsiTheme="minorHAnsi" w:cstheme="minorBidi"/>
            <w:b/>
            <w:bCs/>
            <w:color w:val="auto"/>
            <w:sz w:val="24"/>
            <w:szCs w:val="24"/>
          </w:rPr>
          <w:t>Bold</w:t>
        </w:r>
        <w:r w:rsidRPr="00F04F3D">
          <w:rPr>
            <w:rFonts w:asciiTheme="minorHAnsi" w:eastAsiaTheme="minorEastAsia" w:hAnsiTheme="minorHAnsi" w:cstheme="minorBidi"/>
            <w:color w:val="auto"/>
            <w:sz w:val="24"/>
            <w:szCs w:val="24"/>
          </w:rPr>
          <w:t xml:space="preserve"> indicates </w:t>
        </w:r>
        <w:r w:rsidRPr="00F04F3D">
          <w:rPr>
            <w:rFonts w:asciiTheme="minorHAnsi" w:eastAsiaTheme="minorEastAsia" w:hAnsiTheme="minorHAnsi" w:cstheme="minorBidi"/>
            <w:i/>
            <w:iCs/>
            <w:color w:val="auto"/>
            <w:sz w:val="24"/>
            <w:szCs w:val="24"/>
          </w:rPr>
          <w:t>p</w:t>
        </w:r>
        <w:r w:rsidRPr="00F04F3D">
          <w:rPr>
            <w:rFonts w:asciiTheme="minorHAnsi" w:eastAsiaTheme="minorEastAsia" w:hAnsiTheme="minorHAnsi" w:cstheme="minorBidi"/>
            <w:color w:val="auto"/>
            <w:sz w:val="24"/>
            <w:szCs w:val="24"/>
          </w:rPr>
          <w:t xml:space="preserve"> &lt; 0.05 (conventional model-based standard errors). These results are sensitivity analyses only.</w:t>
        </w:r>
        <w:commentRangeEnd w:id="456"/>
        <w:r>
          <w:rPr>
            <w:rStyle w:val="af2"/>
            <w:rFonts w:asciiTheme="minorHAnsi" w:eastAsiaTheme="minorEastAsia" w:hAnsiTheme="minorHAnsi" w:cstheme="minorBidi"/>
            <w:color w:val="auto"/>
          </w:rPr>
          <w:commentReference w:id="456"/>
        </w:r>
      </w:ins>
    </w:p>
    <w:p w14:paraId="6E63E8CD" w14:textId="30357BCA" w:rsidR="004213BC" w:rsidDel="00FE5A92" w:rsidRDefault="004213BC" w:rsidP="00FE5A92">
      <w:pPr>
        <w:pStyle w:val="a0"/>
        <w:rPr>
          <w:del w:id="487" w:author="治輝 齋藤" w:date="2026-05-19T12:41:00Z" w16du:dateUtc="2026-05-19T03:41:00Z"/>
        </w:rPr>
      </w:pPr>
    </w:p>
    <w:p w14:paraId="176A235D" w14:textId="5211EE29" w:rsidR="00073AD9" w:rsidDel="00FE5A92" w:rsidRDefault="00000000" w:rsidP="00FE5A92">
      <w:pPr>
        <w:pStyle w:val="a0"/>
        <w:rPr>
          <w:del w:id="488" w:author="治輝 齋藤" w:date="2026-05-19T12:41:00Z" w16du:dateUtc="2026-05-19T03:41:00Z"/>
        </w:rPr>
      </w:pPr>
      <w:del w:id="489" w:author="治輝 齋藤" w:date="2026-05-19T12:41:00Z" w16du:dateUtc="2026-05-19T03:41:00Z">
        <w:r>
          <w:pict w14:anchorId="657FDAF1">
            <v:rect id="_x0000_i1041" style="width:0;height:1.5pt" o:hralign="center" o:hrstd="t" o:hr="t"/>
          </w:pict>
        </w:r>
      </w:del>
    </w:p>
    <w:p w14:paraId="569EB792" w14:textId="77777777" w:rsidR="00C37C37" w:rsidRDefault="00C37C37">
      <w:pPr>
        <w:rPr>
          <w:rFonts w:asciiTheme="majorHAnsi" w:eastAsiaTheme="majorEastAsia" w:hAnsiTheme="majorHAnsi" w:cstheme="majorBidi"/>
          <w:color w:val="0F4761" w:themeColor="accent1" w:themeShade="BF"/>
          <w:sz w:val="32"/>
          <w:szCs w:val="32"/>
        </w:rPr>
      </w:pPr>
      <w:bookmarkStart w:id="490" w:name="figure-legends"/>
      <w:bookmarkEnd w:id="442"/>
      <w:r>
        <w:br w:type="page"/>
      </w:r>
    </w:p>
    <w:p w14:paraId="5DDB7229" w14:textId="34706350" w:rsidR="00073AD9" w:rsidRDefault="00000000">
      <w:pPr>
        <w:pStyle w:val="2"/>
      </w:pPr>
      <w:r>
        <w:lastRenderedPageBreak/>
        <w:t>Figure Legends</w:t>
      </w:r>
    </w:p>
    <w:p w14:paraId="46B784C2" w14:textId="77777777" w:rsidR="00073AD9" w:rsidRDefault="00000000">
      <w:pPr>
        <w:pStyle w:val="FirstParagraph"/>
      </w:pPr>
      <w:r>
        <w:rPr>
          <w:b/>
          <w:bCs/>
        </w:rPr>
        <w:t>Figure 1.</w:t>
      </w:r>
      <w:r>
        <w:t xml:space="preserve"> Scatter plot showing the association between habitable-area-weighted terrain slope (degrees) and hip fracture surgery rate (per 100,000 population) across 47 Japanese prefectures. Each point represents one prefecture. The solid line represents the simple linear regression fit.</w:t>
      </w:r>
    </w:p>
    <w:p w14:paraId="096CD59B" w14:textId="77777777" w:rsidR="00073AD9" w:rsidRDefault="00000000">
      <w:pPr>
        <w:pStyle w:val="a0"/>
      </w:pPr>
      <w:r>
        <w:rPr>
          <w:b/>
          <w:bCs/>
        </w:rPr>
        <w:t>Figure 2.</w:t>
      </w:r>
      <w:r>
        <w:t xml:space="preserve"> Correlation heatmap of key study variables across 47 Japanese prefectures. Pearson correlation coefficients are displayed in each cell. Color intensity represents the magnitude of correlation (red = positive, blue = negative).</w:t>
      </w:r>
    </w:p>
    <w:p w14:paraId="7606531B" w14:textId="174BC183" w:rsidR="00073AD9" w:rsidRDefault="00000000">
      <w:pPr>
        <w:pStyle w:val="a0"/>
      </w:pPr>
      <w:r>
        <w:rPr>
          <w:b/>
          <w:bCs/>
        </w:rPr>
        <w:t xml:space="preserve">Figure </w:t>
      </w:r>
      <w:r w:rsidR="003E0C45">
        <w:rPr>
          <w:rFonts w:hint="eastAsia"/>
          <w:b/>
          <w:bCs/>
          <w:lang w:eastAsia="ja-JP"/>
        </w:rPr>
        <w:t>3</w:t>
      </w:r>
      <w:r>
        <w:rPr>
          <w:b/>
          <w:bCs/>
        </w:rPr>
        <w:t>.</w:t>
      </w:r>
      <w:r>
        <w:t xml:space="preserve"> Prefectural distribution of habitable-area-weighted terrain slope (degrees) across Japan. Darker shading indicates steeper terrain. Prefectures in the Chugoku, Shikoku, and </w:t>
      </w:r>
      <w:proofErr w:type="gramStart"/>
      <w:r>
        <w:t>Kyushu mountain</w:t>
      </w:r>
      <w:proofErr w:type="gramEnd"/>
      <w:r>
        <w:t xml:space="preserve"> ranges show the highest slope values.</w:t>
      </w:r>
      <w:r w:rsidR="007D54A5" w:rsidRPr="007D54A5">
        <w:t xml:space="preserve"> </w:t>
      </w:r>
      <w:r w:rsidR="007D54A5" w:rsidRPr="007D54A5">
        <w:rPr>
          <w:b/>
          <w:bCs/>
        </w:rPr>
        <w:t>Note:</w:t>
      </w:r>
      <w:r w:rsidR="007D54A5" w:rsidRPr="007D54A5">
        <w:t xml:space="preserve"> map lines delineate study areas and do not necessarily depict accepted national boundaries (here, prefectures used as the analytic geography)</w:t>
      </w:r>
      <w:r w:rsidR="002600F3" w:rsidRPr="002600F3">
        <w:t>.</w:t>
      </w:r>
    </w:p>
    <w:p w14:paraId="6BAF182F" w14:textId="504B6F25" w:rsidR="00073AD9" w:rsidRDefault="00000000">
      <w:pPr>
        <w:pStyle w:val="a0"/>
      </w:pPr>
      <w:r>
        <w:rPr>
          <w:b/>
          <w:bCs/>
        </w:rPr>
        <w:t xml:space="preserve">Figure </w:t>
      </w:r>
      <w:r w:rsidR="003E0C45">
        <w:rPr>
          <w:rFonts w:hint="eastAsia"/>
          <w:b/>
          <w:bCs/>
          <w:lang w:eastAsia="ja-JP"/>
        </w:rPr>
        <w:t>4</w:t>
      </w:r>
      <w:r>
        <w:rPr>
          <w:b/>
          <w:bCs/>
        </w:rPr>
        <w:t>.</w:t>
      </w:r>
      <w:r>
        <w:t xml:space="preserve"> Prefectural distribution of hip fracture surgery rate (per 100,000 population) across Japan. Darker shading indicates higher rates. Prefectures in mountainous regions tend to show elevated rates.</w:t>
      </w:r>
      <w:r w:rsidR="007D54A5" w:rsidRPr="007D54A5">
        <w:t xml:space="preserve"> </w:t>
      </w:r>
      <w:r w:rsidR="007D54A5" w:rsidRPr="007D54A5">
        <w:rPr>
          <w:b/>
          <w:bCs/>
        </w:rPr>
        <w:t>Note:</w:t>
      </w:r>
      <w:r w:rsidR="007D54A5" w:rsidRPr="007D54A5">
        <w:t xml:space="preserve"> map lines delineate study areas and do not necessarily depict accepted national boundaries (here, prefectures used as the analytic geography)</w:t>
      </w:r>
      <w:r w:rsidR="002600F3" w:rsidRPr="002600F3">
        <w:t>.</w:t>
      </w:r>
    </w:p>
    <w:p w14:paraId="373FBA23" w14:textId="78F3ACE3" w:rsidR="00073AD9" w:rsidRDefault="00000000">
      <w:pPr>
        <w:pStyle w:val="a0"/>
      </w:pPr>
      <w:r>
        <w:rPr>
          <w:b/>
          <w:bCs/>
        </w:rPr>
        <w:t xml:space="preserve">Figure </w:t>
      </w:r>
      <w:r w:rsidR="003E0C45">
        <w:rPr>
          <w:rFonts w:hint="eastAsia"/>
          <w:b/>
          <w:bCs/>
          <w:lang w:eastAsia="ja-JP"/>
        </w:rPr>
        <w:t>5</w:t>
      </w:r>
      <w:r>
        <w:rPr>
          <w:b/>
          <w:bCs/>
        </w:rPr>
        <w:t>.</w:t>
      </w:r>
      <w:r>
        <w:t xml:space="preserve"> Bivariate choropleth map displaying the joint distribution of terrain slope (horizontal axis of legend) and hip fracture surgery rate (vertical axis of legend) by prefecture. The 3×3 color grid classifies each prefecture into one of nine categories based on tertile rankings of each variable. Purple-brown colors indicate high slope and high fracture rate; light grey indicates low on both dimensions.</w:t>
      </w:r>
      <w:r w:rsidR="002600F3" w:rsidRPr="002600F3">
        <w:t xml:space="preserve"> </w:t>
      </w:r>
      <w:r w:rsidR="007D54A5" w:rsidRPr="007D54A5">
        <w:rPr>
          <w:b/>
          <w:bCs/>
        </w:rPr>
        <w:t>Note:</w:t>
      </w:r>
      <w:r w:rsidR="007D54A5" w:rsidRPr="007D54A5">
        <w:t xml:space="preserve"> map lines delineate study areas and do not necessarily depict accepted national boundaries (here, prefectures used as the analytic geography)</w:t>
      </w:r>
      <w:r w:rsidR="002600F3" w:rsidRPr="002600F3">
        <w:t>.</w:t>
      </w:r>
    </w:p>
    <w:p w14:paraId="14D70A3B" w14:textId="77777777" w:rsidR="00C37C37" w:rsidRDefault="00C37C37">
      <w:pPr>
        <w:rPr>
          <w:rFonts w:asciiTheme="majorHAnsi" w:eastAsiaTheme="majorEastAsia" w:hAnsiTheme="majorHAnsi" w:cstheme="majorBidi"/>
          <w:color w:val="0F4761" w:themeColor="accent1" w:themeShade="BF"/>
          <w:sz w:val="32"/>
          <w:szCs w:val="32"/>
        </w:rPr>
      </w:pPr>
      <w:bookmarkStart w:id="491" w:name="figure-1"/>
      <w:bookmarkEnd w:id="490"/>
      <w:r>
        <w:br w:type="page"/>
      </w:r>
    </w:p>
    <w:p w14:paraId="22D49C52" w14:textId="23808766" w:rsidR="00073AD9" w:rsidRDefault="00000000">
      <w:pPr>
        <w:pStyle w:val="2"/>
      </w:pPr>
      <w:r>
        <w:lastRenderedPageBreak/>
        <w:t>Figure 1</w:t>
      </w:r>
    </w:p>
    <w:p w14:paraId="517DB3D4" w14:textId="0027182B" w:rsidR="00073AD9" w:rsidRDefault="00705772">
      <w:pPr>
        <w:pStyle w:val="FirstParagraph"/>
        <w:rPr>
          <w:lang w:eastAsia="ja-JP"/>
        </w:rPr>
      </w:pPr>
      <w:r>
        <w:rPr>
          <w:rFonts w:hint="eastAsia"/>
          <w:noProof/>
          <w:lang w:eastAsia="ja-JP"/>
        </w:rPr>
        <w:drawing>
          <wp:anchor distT="0" distB="0" distL="114300" distR="114300" simplePos="0" relativeHeight="251658240" behindDoc="0" locked="0" layoutInCell="1" allowOverlap="1" wp14:anchorId="21EDFFB9" wp14:editId="3B874AED">
            <wp:simplePos x="0" y="0"/>
            <wp:positionH relativeFrom="column">
              <wp:posOffset>1905</wp:posOffset>
            </wp:positionH>
            <wp:positionV relativeFrom="paragraph">
              <wp:posOffset>360680</wp:posOffset>
            </wp:positionV>
            <wp:extent cx="5857424" cy="4076700"/>
            <wp:effectExtent l="0" t="0" r="0" b="0"/>
            <wp:wrapNone/>
            <wp:docPr id="307428796"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859209" cy="4077942"/>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09E95A6" w14:textId="46B3F0BB" w:rsidR="008F4985" w:rsidRPr="008F4985" w:rsidRDefault="008F4985" w:rsidP="008F4985">
      <w:pPr>
        <w:pStyle w:val="a0"/>
        <w:rPr>
          <w:lang w:eastAsia="ja-JP"/>
        </w:rPr>
      </w:pPr>
    </w:p>
    <w:p w14:paraId="5E68B523" w14:textId="77777777" w:rsidR="00073AD9" w:rsidRDefault="00000000">
      <w:pPr>
        <w:pStyle w:val="2"/>
      </w:pPr>
      <w:bookmarkStart w:id="492" w:name="figure-2"/>
      <w:bookmarkEnd w:id="491"/>
      <w:r>
        <w:t>Figure 2</w:t>
      </w:r>
    </w:p>
    <w:p w14:paraId="71F9F9D8" w14:textId="0ECFE799" w:rsidR="00073AD9" w:rsidRDefault="00073AD9">
      <w:pPr>
        <w:pStyle w:val="FirstParagraph"/>
      </w:pPr>
    </w:p>
    <w:p w14:paraId="081C7A52" w14:textId="7F89B3C7" w:rsidR="00D14FC1" w:rsidRDefault="00D14FC1">
      <w:bookmarkStart w:id="493" w:name="figure-3"/>
      <w:bookmarkEnd w:id="492"/>
      <w:r>
        <w:br w:type="page"/>
      </w:r>
    </w:p>
    <w:p w14:paraId="5F70D62D" w14:textId="77777777" w:rsidR="00D14FC1" w:rsidRDefault="00D14FC1" w:rsidP="00D14FC1">
      <w:pPr>
        <w:pStyle w:val="FirstParagraph"/>
      </w:pPr>
    </w:p>
    <w:p w14:paraId="06D569E6" w14:textId="322B282B" w:rsidR="00D14FC1" w:rsidRDefault="00D14FC1" w:rsidP="00D14FC1">
      <w:pPr>
        <w:pStyle w:val="2"/>
      </w:pPr>
      <w:r>
        <w:t xml:space="preserve">Figure </w:t>
      </w:r>
      <w:r>
        <w:rPr>
          <w:rFonts w:hint="eastAsia"/>
          <w:lang w:eastAsia="ja-JP"/>
        </w:rPr>
        <w:t>2</w:t>
      </w:r>
    </w:p>
    <w:p w14:paraId="5EB6CC42" w14:textId="6AA11F34" w:rsidR="00073AD9" w:rsidRDefault="00D14FC1">
      <w:pPr>
        <w:pStyle w:val="FirstParagraph"/>
      </w:pPr>
      <w:r w:rsidRPr="00705772">
        <w:rPr>
          <w:noProof/>
          <w:sz w:val="28"/>
          <w:szCs w:val="28"/>
        </w:rPr>
        <w:drawing>
          <wp:inline distT="0" distB="0" distL="0" distR="0" wp14:anchorId="42370DA5" wp14:editId="0EF3F5D7">
            <wp:extent cx="5509260" cy="4526280"/>
            <wp:effectExtent l="0" t="0" r="0" b="7620"/>
            <wp:docPr id="478655746" name="Picture"/>
            <wp:cNvGraphicFramePr/>
            <a:graphic xmlns:a="http://schemas.openxmlformats.org/drawingml/2006/main">
              <a:graphicData uri="http://schemas.openxmlformats.org/drawingml/2006/picture">
                <pic:pic xmlns:pic="http://schemas.openxmlformats.org/drawingml/2006/picture">
                  <pic:nvPicPr>
                    <pic:cNvPr id="61" name="Picture" descr="../03_Analysis/results/figures/heatmap_correlation.png"/>
                    <pic:cNvPicPr>
                      <a:picLocks noChangeAspect="1" noChangeArrowheads="1"/>
                    </pic:cNvPicPr>
                  </pic:nvPicPr>
                  <pic:blipFill>
                    <a:blip r:embed="rId10"/>
                    <a:stretch>
                      <a:fillRect/>
                    </a:stretch>
                  </pic:blipFill>
                  <pic:spPr bwMode="auto">
                    <a:xfrm>
                      <a:off x="0" y="0"/>
                      <a:ext cx="5509260" cy="4526280"/>
                    </a:xfrm>
                    <a:prstGeom prst="rect">
                      <a:avLst/>
                    </a:prstGeom>
                    <a:noFill/>
                    <a:ln w="9525">
                      <a:noFill/>
                      <a:headEnd/>
                      <a:tailEnd/>
                    </a:ln>
                  </pic:spPr>
                </pic:pic>
              </a:graphicData>
            </a:graphic>
          </wp:inline>
        </w:drawing>
      </w:r>
    </w:p>
    <w:p w14:paraId="0D7A0B15" w14:textId="77777777" w:rsidR="00D14FC1" w:rsidRDefault="00D14FC1">
      <w:pPr>
        <w:rPr>
          <w:rFonts w:asciiTheme="majorHAnsi" w:eastAsiaTheme="majorEastAsia" w:hAnsiTheme="majorHAnsi" w:cstheme="majorBidi"/>
          <w:color w:val="0F4761" w:themeColor="accent1" w:themeShade="BF"/>
          <w:sz w:val="32"/>
          <w:szCs w:val="32"/>
        </w:rPr>
      </w:pPr>
      <w:bookmarkStart w:id="494" w:name="figure-4"/>
      <w:bookmarkEnd w:id="493"/>
      <w:r>
        <w:br w:type="page"/>
      </w:r>
    </w:p>
    <w:p w14:paraId="478D52A3" w14:textId="79F446F5" w:rsidR="00073AD9" w:rsidRDefault="00705772">
      <w:pPr>
        <w:pStyle w:val="2"/>
      </w:pPr>
      <w:r>
        <w:rPr>
          <w:rFonts w:hint="eastAsia"/>
          <w:noProof/>
          <w:lang w:eastAsia="ja-JP"/>
        </w:rPr>
        <w:lastRenderedPageBreak/>
        <w:drawing>
          <wp:anchor distT="0" distB="0" distL="114300" distR="114300" simplePos="0" relativeHeight="251664384" behindDoc="0" locked="0" layoutInCell="1" allowOverlap="1" wp14:anchorId="229BDE8F" wp14:editId="2D018949">
            <wp:simplePos x="0" y="0"/>
            <wp:positionH relativeFrom="column">
              <wp:posOffset>1905</wp:posOffset>
            </wp:positionH>
            <wp:positionV relativeFrom="paragraph">
              <wp:posOffset>301625</wp:posOffset>
            </wp:positionV>
            <wp:extent cx="5920740" cy="4779869"/>
            <wp:effectExtent l="0" t="0" r="3810" b="1905"/>
            <wp:wrapNone/>
            <wp:docPr id="1918566304"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566304" name="図 191856630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23361" cy="4781985"/>
                    </a:xfrm>
                    <a:prstGeom prst="rect">
                      <a:avLst/>
                    </a:prstGeom>
                  </pic:spPr>
                </pic:pic>
              </a:graphicData>
            </a:graphic>
            <wp14:sizeRelH relativeFrom="margin">
              <wp14:pctWidth>0</wp14:pctWidth>
            </wp14:sizeRelH>
            <wp14:sizeRelV relativeFrom="margin">
              <wp14:pctHeight>0</wp14:pctHeight>
            </wp14:sizeRelV>
          </wp:anchor>
        </w:drawing>
      </w:r>
      <w:r>
        <w:t xml:space="preserve">Figure </w:t>
      </w:r>
      <w:r w:rsidR="00217E23">
        <w:rPr>
          <w:rFonts w:hint="eastAsia"/>
          <w:lang w:eastAsia="ja-JP"/>
        </w:rPr>
        <w:t>3</w:t>
      </w:r>
    </w:p>
    <w:p w14:paraId="13A80F8F" w14:textId="772C4F8A" w:rsidR="00073AD9" w:rsidRDefault="00073AD9">
      <w:pPr>
        <w:pStyle w:val="FirstParagraph"/>
        <w:rPr>
          <w:lang w:eastAsia="ja-JP"/>
        </w:rPr>
      </w:pPr>
    </w:p>
    <w:p w14:paraId="6BB77F9C" w14:textId="12F22B3C" w:rsidR="008F4985" w:rsidRPr="008F4985" w:rsidRDefault="008F4985" w:rsidP="008F4985">
      <w:pPr>
        <w:pStyle w:val="a0"/>
        <w:rPr>
          <w:lang w:eastAsia="ja-JP"/>
        </w:rPr>
      </w:pPr>
    </w:p>
    <w:p w14:paraId="31699A58" w14:textId="274A5CD1" w:rsidR="00073AD9" w:rsidRDefault="00000000">
      <w:pPr>
        <w:pStyle w:val="2"/>
      </w:pPr>
      <w:bookmarkStart w:id="495" w:name="figure-5"/>
      <w:bookmarkEnd w:id="494"/>
      <w:r>
        <w:t xml:space="preserve">Figure </w:t>
      </w:r>
      <w:r w:rsidR="00217E23">
        <w:rPr>
          <w:rFonts w:hint="eastAsia"/>
          <w:lang w:eastAsia="ja-JP"/>
        </w:rPr>
        <w:t>4</w:t>
      </w:r>
    </w:p>
    <w:p w14:paraId="3B53010E" w14:textId="6AD778BE" w:rsidR="00073AD9" w:rsidRDefault="00073AD9">
      <w:pPr>
        <w:pStyle w:val="FirstParagraph"/>
        <w:rPr>
          <w:lang w:eastAsia="ja-JP"/>
        </w:rPr>
      </w:pPr>
    </w:p>
    <w:p w14:paraId="23DBE9FC" w14:textId="333EE755" w:rsidR="008F4985" w:rsidRPr="008F4985" w:rsidRDefault="008F4985" w:rsidP="008F4985">
      <w:pPr>
        <w:pStyle w:val="a0"/>
        <w:rPr>
          <w:lang w:eastAsia="ja-JP"/>
        </w:rPr>
      </w:pPr>
    </w:p>
    <w:p w14:paraId="7A5C3CD1" w14:textId="69A72967" w:rsidR="00073AD9" w:rsidRDefault="00000000">
      <w:pPr>
        <w:pStyle w:val="2"/>
      </w:pPr>
      <w:bookmarkStart w:id="496" w:name="figure-6"/>
      <w:bookmarkEnd w:id="495"/>
      <w:r>
        <w:t xml:space="preserve">Figure </w:t>
      </w:r>
      <w:r w:rsidR="00217E23">
        <w:rPr>
          <w:rFonts w:hint="eastAsia"/>
          <w:lang w:eastAsia="ja-JP"/>
        </w:rPr>
        <w:t>5</w:t>
      </w:r>
    </w:p>
    <w:bookmarkEnd w:id="407"/>
    <w:bookmarkEnd w:id="496"/>
    <w:p w14:paraId="3F9609BF" w14:textId="2AD60FA1" w:rsidR="00073AD9" w:rsidRDefault="00073AD9">
      <w:pPr>
        <w:pStyle w:val="FirstParagraph"/>
        <w:rPr>
          <w:lang w:eastAsia="ja-JP"/>
        </w:rPr>
      </w:pPr>
    </w:p>
    <w:p w14:paraId="4626B7B6" w14:textId="4064F8C2" w:rsidR="00D14FC1" w:rsidRDefault="00D14FC1">
      <w:pPr>
        <w:rPr>
          <w:lang w:eastAsia="ja-JP"/>
        </w:rPr>
      </w:pPr>
      <w:r>
        <w:rPr>
          <w:lang w:eastAsia="ja-JP"/>
        </w:rPr>
        <w:br w:type="page"/>
      </w:r>
    </w:p>
    <w:p w14:paraId="6A6ED019" w14:textId="11ED0732" w:rsidR="00D14FC1" w:rsidRDefault="00705772" w:rsidP="00D14FC1">
      <w:pPr>
        <w:pStyle w:val="2"/>
      </w:pPr>
      <w:r>
        <w:rPr>
          <w:noProof/>
          <w:lang w:eastAsia="ja-JP"/>
        </w:rPr>
        <w:lastRenderedPageBreak/>
        <w:drawing>
          <wp:anchor distT="0" distB="0" distL="114300" distR="114300" simplePos="0" relativeHeight="251665408" behindDoc="0" locked="0" layoutInCell="1" allowOverlap="1" wp14:anchorId="231685EE" wp14:editId="6919D23D">
            <wp:simplePos x="0" y="0"/>
            <wp:positionH relativeFrom="column">
              <wp:posOffset>1904</wp:posOffset>
            </wp:positionH>
            <wp:positionV relativeFrom="paragraph">
              <wp:posOffset>301625</wp:posOffset>
            </wp:positionV>
            <wp:extent cx="5981733" cy="4686300"/>
            <wp:effectExtent l="0" t="0" r="0" b="0"/>
            <wp:wrapNone/>
            <wp:docPr id="128756244" name="図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56244" name="図 12875624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82533" cy="4686927"/>
                    </a:xfrm>
                    <a:prstGeom prst="rect">
                      <a:avLst/>
                    </a:prstGeom>
                  </pic:spPr>
                </pic:pic>
              </a:graphicData>
            </a:graphic>
            <wp14:sizeRelH relativeFrom="margin">
              <wp14:pctWidth>0</wp14:pctWidth>
            </wp14:sizeRelH>
            <wp14:sizeRelV relativeFrom="margin">
              <wp14:pctHeight>0</wp14:pctHeight>
            </wp14:sizeRelV>
          </wp:anchor>
        </w:drawing>
      </w:r>
      <w:r w:rsidR="00D14FC1">
        <w:t xml:space="preserve">Figure </w:t>
      </w:r>
      <w:r w:rsidR="00D14FC1">
        <w:rPr>
          <w:rFonts w:hint="eastAsia"/>
          <w:lang w:eastAsia="ja-JP"/>
        </w:rPr>
        <w:t>4</w:t>
      </w:r>
    </w:p>
    <w:p w14:paraId="107598DC" w14:textId="3F3290E2" w:rsidR="00D14FC1" w:rsidRDefault="00D14FC1" w:rsidP="008F4985">
      <w:pPr>
        <w:pStyle w:val="a0"/>
        <w:rPr>
          <w:lang w:eastAsia="ja-JP"/>
        </w:rPr>
      </w:pPr>
    </w:p>
    <w:p w14:paraId="39484A85" w14:textId="1EAEB92C" w:rsidR="00D14FC1" w:rsidRDefault="00D14FC1" w:rsidP="008F4985">
      <w:pPr>
        <w:pStyle w:val="a0"/>
        <w:rPr>
          <w:lang w:eastAsia="ja-JP"/>
        </w:rPr>
      </w:pPr>
    </w:p>
    <w:p w14:paraId="0BB5D86A" w14:textId="509706FC" w:rsidR="00D14FC1" w:rsidRDefault="00D14FC1" w:rsidP="008F4985">
      <w:pPr>
        <w:pStyle w:val="a0"/>
        <w:rPr>
          <w:lang w:eastAsia="ja-JP"/>
        </w:rPr>
      </w:pPr>
    </w:p>
    <w:p w14:paraId="3DFAE28C" w14:textId="1B370D3D" w:rsidR="00D14FC1" w:rsidRDefault="00D14FC1" w:rsidP="008F4985">
      <w:pPr>
        <w:pStyle w:val="a0"/>
        <w:rPr>
          <w:lang w:eastAsia="ja-JP"/>
        </w:rPr>
      </w:pPr>
    </w:p>
    <w:p w14:paraId="65D6B69A" w14:textId="77777777" w:rsidR="00D14FC1" w:rsidRDefault="00D14FC1" w:rsidP="008F4985">
      <w:pPr>
        <w:pStyle w:val="a0"/>
        <w:rPr>
          <w:lang w:eastAsia="ja-JP"/>
        </w:rPr>
      </w:pPr>
    </w:p>
    <w:p w14:paraId="0A2D79A1" w14:textId="7E583AB5" w:rsidR="00D14FC1" w:rsidRDefault="00D14FC1" w:rsidP="008F4985">
      <w:pPr>
        <w:pStyle w:val="a0"/>
        <w:rPr>
          <w:lang w:eastAsia="ja-JP"/>
        </w:rPr>
      </w:pPr>
    </w:p>
    <w:p w14:paraId="4F21002D" w14:textId="77777777" w:rsidR="00D14FC1" w:rsidRDefault="00D14FC1" w:rsidP="008F4985">
      <w:pPr>
        <w:pStyle w:val="a0"/>
        <w:rPr>
          <w:lang w:eastAsia="ja-JP"/>
        </w:rPr>
      </w:pPr>
    </w:p>
    <w:p w14:paraId="3FAFC9DB" w14:textId="3DDC1D70" w:rsidR="00D14FC1" w:rsidRDefault="00D14FC1" w:rsidP="008F4985">
      <w:pPr>
        <w:pStyle w:val="a0"/>
        <w:rPr>
          <w:lang w:eastAsia="ja-JP"/>
        </w:rPr>
      </w:pPr>
    </w:p>
    <w:p w14:paraId="224162E8" w14:textId="77777777" w:rsidR="00D14FC1" w:rsidRDefault="00D14FC1" w:rsidP="008F4985">
      <w:pPr>
        <w:pStyle w:val="a0"/>
        <w:rPr>
          <w:lang w:eastAsia="ja-JP"/>
        </w:rPr>
      </w:pPr>
    </w:p>
    <w:p w14:paraId="0E593001" w14:textId="77777777" w:rsidR="00D14FC1" w:rsidRDefault="00D14FC1" w:rsidP="008F4985">
      <w:pPr>
        <w:pStyle w:val="a0"/>
        <w:rPr>
          <w:lang w:eastAsia="ja-JP"/>
        </w:rPr>
      </w:pPr>
    </w:p>
    <w:p w14:paraId="10786153" w14:textId="79E0FE40" w:rsidR="00D14FC1" w:rsidRDefault="00D14FC1" w:rsidP="008F4985">
      <w:pPr>
        <w:pStyle w:val="a0"/>
        <w:rPr>
          <w:lang w:eastAsia="ja-JP"/>
        </w:rPr>
      </w:pPr>
    </w:p>
    <w:p w14:paraId="2EDAFDC1" w14:textId="77777777" w:rsidR="00D14FC1" w:rsidRDefault="00D14FC1" w:rsidP="008F4985">
      <w:pPr>
        <w:pStyle w:val="a0"/>
        <w:rPr>
          <w:lang w:eastAsia="ja-JP"/>
        </w:rPr>
      </w:pPr>
    </w:p>
    <w:p w14:paraId="494E16C2" w14:textId="77777777" w:rsidR="00D14FC1" w:rsidRDefault="00D14FC1" w:rsidP="008F4985">
      <w:pPr>
        <w:pStyle w:val="a0"/>
        <w:rPr>
          <w:lang w:eastAsia="ja-JP"/>
        </w:rPr>
      </w:pPr>
    </w:p>
    <w:p w14:paraId="25D3941E" w14:textId="77777777" w:rsidR="00D14FC1" w:rsidRDefault="00D14FC1" w:rsidP="008F4985">
      <w:pPr>
        <w:pStyle w:val="a0"/>
        <w:rPr>
          <w:lang w:eastAsia="ja-JP"/>
        </w:rPr>
      </w:pPr>
    </w:p>
    <w:p w14:paraId="28781404" w14:textId="73631CEA" w:rsidR="00D14FC1" w:rsidRDefault="00D14FC1" w:rsidP="008F4985">
      <w:pPr>
        <w:pStyle w:val="a0"/>
        <w:rPr>
          <w:lang w:eastAsia="ja-JP"/>
        </w:rPr>
      </w:pPr>
    </w:p>
    <w:p w14:paraId="235EA5BF" w14:textId="77777777" w:rsidR="00D14FC1" w:rsidRDefault="00D14FC1" w:rsidP="008F4985">
      <w:pPr>
        <w:pStyle w:val="a0"/>
        <w:rPr>
          <w:lang w:eastAsia="ja-JP"/>
        </w:rPr>
      </w:pPr>
    </w:p>
    <w:p w14:paraId="511BEACF" w14:textId="77777777" w:rsidR="00D14FC1" w:rsidRDefault="00D14FC1" w:rsidP="008F4985">
      <w:pPr>
        <w:pStyle w:val="a0"/>
        <w:rPr>
          <w:lang w:eastAsia="ja-JP"/>
        </w:rPr>
      </w:pPr>
    </w:p>
    <w:p w14:paraId="6FF5C234" w14:textId="77777777" w:rsidR="00D14FC1" w:rsidRDefault="00D14FC1" w:rsidP="008F4985">
      <w:pPr>
        <w:pStyle w:val="a0"/>
        <w:rPr>
          <w:lang w:eastAsia="ja-JP"/>
        </w:rPr>
      </w:pPr>
    </w:p>
    <w:p w14:paraId="3A2A2F26" w14:textId="77777777" w:rsidR="00D14FC1" w:rsidRDefault="00D14FC1">
      <w:pPr>
        <w:rPr>
          <w:lang w:eastAsia="ja-JP"/>
        </w:rPr>
      </w:pPr>
      <w:r>
        <w:rPr>
          <w:lang w:eastAsia="ja-JP"/>
        </w:rPr>
        <w:br w:type="page"/>
      </w:r>
    </w:p>
    <w:p w14:paraId="39913909" w14:textId="1AA8F4C8" w:rsidR="00D14FC1" w:rsidRDefault="00D14FC1" w:rsidP="00D14FC1">
      <w:pPr>
        <w:pStyle w:val="2"/>
        <w:rPr>
          <w:lang w:eastAsia="ja-JP"/>
        </w:rPr>
      </w:pPr>
      <w:r>
        <w:lastRenderedPageBreak/>
        <w:t xml:space="preserve">Figure </w:t>
      </w:r>
      <w:r>
        <w:rPr>
          <w:rFonts w:hint="eastAsia"/>
          <w:lang w:eastAsia="ja-JP"/>
        </w:rPr>
        <w:t>5</w:t>
      </w:r>
    </w:p>
    <w:p w14:paraId="737E15D5" w14:textId="23A16EA3" w:rsidR="00104EB5" w:rsidRPr="00104EB5" w:rsidRDefault="00104EB5" w:rsidP="00104EB5">
      <w:pPr>
        <w:pStyle w:val="a0"/>
        <w:rPr>
          <w:lang w:eastAsia="ja-JP"/>
        </w:rPr>
      </w:pPr>
      <w:r>
        <w:rPr>
          <w:rFonts w:hint="eastAsia"/>
          <w:noProof/>
          <w:lang w:eastAsia="ja-JP"/>
        </w:rPr>
        <w:drawing>
          <wp:anchor distT="0" distB="0" distL="114300" distR="114300" simplePos="0" relativeHeight="251666432" behindDoc="0" locked="0" layoutInCell="1" allowOverlap="1" wp14:anchorId="67D9A212" wp14:editId="7D94DAA3">
            <wp:simplePos x="0" y="0"/>
            <wp:positionH relativeFrom="margin">
              <wp:align>left</wp:align>
            </wp:positionH>
            <wp:positionV relativeFrom="paragraph">
              <wp:posOffset>33020</wp:posOffset>
            </wp:positionV>
            <wp:extent cx="6088380" cy="5814203"/>
            <wp:effectExtent l="0" t="0" r="7620" b="0"/>
            <wp:wrapNone/>
            <wp:docPr id="1409111280" name="図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111280" name="図 1409111280"/>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089888" cy="5815643"/>
                    </a:xfrm>
                    <a:prstGeom prst="rect">
                      <a:avLst/>
                    </a:prstGeom>
                  </pic:spPr>
                </pic:pic>
              </a:graphicData>
            </a:graphic>
            <wp14:sizeRelH relativeFrom="margin">
              <wp14:pctWidth>0</wp14:pctWidth>
            </wp14:sizeRelH>
            <wp14:sizeRelV relativeFrom="margin">
              <wp14:pctHeight>0</wp14:pctHeight>
            </wp14:sizeRelV>
          </wp:anchor>
        </w:drawing>
      </w:r>
    </w:p>
    <w:p w14:paraId="260EE0EA" w14:textId="332295F6" w:rsidR="008F4985" w:rsidRPr="008F4985" w:rsidRDefault="00D14FC1" w:rsidP="008F4985">
      <w:pPr>
        <w:pStyle w:val="a0"/>
        <w:rPr>
          <w:lang w:eastAsia="ja-JP"/>
        </w:rPr>
      </w:pPr>
      <w:r>
        <w:rPr>
          <w:rFonts w:hint="eastAsia"/>
          <w:noProof/>
          <w:lang w:eastAsia="ja-JP"/>
        </w:rPr>
        <w:drawing>
          <wp:anchor distT="0" distB="0" distL="114300" distR="114300" simplePos="0" relativeHeight="251661312" behindDoc="0" locked="0" layoutInCell="1" allowOverlap="1" wp14:anchorId="30F63E53" wp14:editId="4A1B410D">
            <wp:simplePos x="0" y="0"/>
            <wp:positionH relativeFrom="column">
              <wp:posOffset>243840</wp:posOffset>
            </wp:positionH>
            <wp:positionV relativeFrom="paragraph">
              <wp:posOffset>8632825</wp:posOffset>
            </wp:positionV>
            <wp:extent cx="5334635" cy="5444490"/>
            <wp:effectExtent l="0" t="0" r="0" b="3810"/>
            <wp:wrapNone/>
            <wp:docPr id="2011714626" name="図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334635" cy="5444490"/>
                    </a:xfrm>
                    <a:prstGeom prst="rect">
                      <a:avLst/>
                    </a:prstGeom>
                    <a:noFill/>
                    <a:ln>
                      <a:noFill/>
                    </a:ln>
                  </pic:spPr>
                </pic:pic>
              </a:graphicData>
            </a:graphic>
            <wp14:sizeRelH relativeFrom="page">
              <wp14:pctWidth>0</wp14:pctWidth>
            </wp14:sizeRelH>
            <wp14:sizeRelV relativeFrom="page">
              <wp14:pctHeight>0</wp14:pctHeight>
            </wp14:sizeRelV>
          </wp:anchor>
        </w:drawing>
      </w:r>
    </w:p>
    <w:sectPr w:rsidR="008F4985" w:rsidRPr="008F4985">
      <w:footnotePr>
        <w:numRestart w:val="eachSect"/>
      </w:footnotePr>
      <w:pgSz w:w="12240" w:h="15840"/>
      <w:pgMar w:top="1985" w:right="1701" w:bottom="1701" w:left="1701"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山岸良匡" w:date="2026-05-18T19:00:00Z" w:initials="山">
    <w:p w14:paraId="05635B02" w14:textId="77777777" w:rsidR="00004111" w:rsidRDefault="00B47F82" w:rsidP="00004111">
      <w:pPr>
        <w:pStyle w:val="af3"/>
        <w:rPr>
          <w:lang w:eastAsia="ja-JP"/>
        </w:rPr>
      </w:pPr>
      <w:r>
        <w:rPr>
          <w:rStyle w:val="af2"/>
        </w:rPr>
        <w:annotationRef/>
      </w:r>
      <w:r w:rsidR="00004111">
        <w:rPr>
          <w:rFonts w:hint="eastAsia"/>
          <w:lang w:eastAsia="ja-JP"/>
        </w:rPr>
        <w:t>今のままだと、ちょっと難解で、統計の細かい知識がない人でも、どのような分析をしたのかがイメージできるような書き方でないと、なかなか読まれないのではないかと心配します。（本文よりも</w:t>
      </w:r>
      <w:r w:rsidR="00004111">
        <w:rPr>
          <w:rFonts w:hint="eastAsia"/>
          <w:lang w:eastAsia="ja-JP"/>
        </w:rPr>
        <w:t>abstract</w:t>
      </w:r>
      <w:r w:rsidR="00004111">
        <w:rPr>
          <w:rFonts w:hint="eastAsia"/>
          <w:lang w:eastAsia="ja-JP"/>
        </w:rPr>
        <w:t xml:space="preserve">の方が難解に書かれているので、本文の書き方を持ってくる方がいい）　</w:t>
      </w:r>
      <w:r w:rsidR="00004111">
        <w:rPr>
          <w:lang w:eastAsia="ja-JP"/>
        </w:rPr>
        <w:t>abstract</w:t>
      </w:r>
      <w:r w:rsidR="00004111">
        <w:rPr>
          <w:rFonts w:hint="eastAsia"/>
          <w:lang w:eastAsia="ja-JP"/>
        </w:rPr>
        <w:t>を全体的にもう一度見直して、重要なメッセージがストレートに伝わるように検討してみてください。</w:t>
      </w:r>
    </w:p>
  </w:comment>
  <w:comment w:id="2" w:author="治輝 齋藤" w:date="2026-05-19T21:20:00Z" w:initials="治齋">
    <w:p w14:paraId="3FE47C04" w14:textId="1C89E667" w:rsidR="0072467F" w:rsidRDefault="0072467F">
      <w:pPr>
        <w:pStyle w:val="af3"/>
        <w:rPr>
          <w:lang w:eastAsia="ja-JP"/>
        </w:rPr>
      </w:pPr>
      <w:r>
        <w:rPr>
          <w:rStyle w:val="af2"/>
        </w:rPr>
        <w:annotationRef/>
      </w:r>
      <w:r>
        <w:rPr>
          <w:rFonts w:hint="eastAsia"/>
          <w:lang w:eastAsia="ja-JP"/>
        </w:rPr>
        <w:t>アブストラクトの記載について、どのような分析を行いどのような結果が得られたか、難解な記載を修正いたしました。</w:t>
      </w:r>
    </w:p>
  </w:comment>
  <w:comment w:id="40" w:author="山岸良匡" w:date="2026-05-18T23:39:00Z" w:initials="山">
    <w:p w14:paraId="64DE3CDF" w14:textId="56F3B5BB" w:rsidR="00CB1C9B" w:rsidRDefault="00CB1C9B" w:rsidP="00CB1C9B">
      <w:pPr>
        <w:pStyle w:val="af3"/>
        <w:rPr>
          <w:lang w:eastAsia="ja-JP"/>
        </w:rPr>
      </w:pPr>
      <w:r>
        <w:rPr>
          <w:rStyle w:val="af2"/>
        </w:rPr>
        <w:annotationRef/>
      </w:r>
      <w:r>
        <w:rPr>
          <w:rFonts w:hint="eastAsia"/>
          <w:lang w:eastAsia="ja-JP"/>
        </w:rPr>
        <w:t>感度分析の話は細かいので</w:t>
      </w:r>
      <w:r>
        <w:rPr>
          <w:lang w:eastAsia="ja-JP"/>
        </w:rPr>
        <w:t>abstract</w:t>
      </w:r>
      <w:r>
        <w:rPr>
          <w:rFonts w:hint="eastAsia"/>
          <w:lang w:eastAsia="ja-JP"/>
        </w:rPr>
        <w:t>には不要ではないか。</w:t>
      </w:r>
    </w:p>
  </w:comment>
  <w:comment w:id="41" w:author="治輝 齋藤" w:date="2026-05-19T21:25:00Z" w:initials="治齋">
    <w:p w14:paraId="190E9F48" w14:textId="624D1142" w:rsidR="00071026" w:rsidRDefault="00071026">
      <w:pPr>
        <w:pStyle w:val="af3"/>
        <w:rPr>
          <w:lang w:eastAsia="ja-JP"/>
        </w:rPr>
      </w:pPr>
      <w:r>
        <w:rPr>
          <w:rStyle w:val="af2"/>
        </w:rPr>
        <w:annotationRef/>
      </w:r>
      <w:r>
        <w:rPr>
          <w:rFonts w:hint="eastAsia"/>
          <w:lang w:eastAsia="ja-JP"/>
        </w:rPr>
        <w:t>感度分析の内容について、</w:t>
      </w:r>
      <w:r>
        <w:rPr>
          <w:rFonts w:hint="eastAsia"/>
          <w:lang w:eastAsia="ja-JP"/>
        </w:rPr>
        <w:t>abstract</w:t>
      </w:r>
      <w:r>
        <w:rPr>
          <w:rFonts w:hint="eastAsia"/>
          <w:lang w:eastAsia="ja-JP"/>
        </w:rPr>
        <w:t>から削除しました。</w:t>
      </w:r>
    </w:p>
  </w:comment>
  <w:comment w:id="45" w:author="山岸良匡" w:date="2026-05-18T18:52:00Z" w:initials="山">
    <w:p w14:paraId="655C391B" w14:textId="0130C970" w:rsidR="00407B16" w:rsidRDefault="00407B16" w:rsidP="00407B16">
      <w:pPr>
        <w:pStyle w:val="af3"/>
        <w:rPr>
          <w:lang w:eastAsia="ja-JP"/>
        </w:rPr>
      </w:pPr>
      <w:r>
        <w:rPr>
          <w:rStyle w:val="af2"/>
        </w:rPr>
        <w:annotationRef/>
      </w:r>
      <w:r>
        <w:rPr>
          <w:rFonts w:hint="eastAsia"/>
          <w:lang w:eastAsia="ja-JP"/>
        </w:rPr>
        <w:t>これが何を意味するのかがわかりにくいので説明が必要と思います。</w:t>
      </w:r>
    </w:p>
  </w:comment>
  <w:comment w:id="46" w:author="治輝 齋藤" w:date="2026-05-19T22:06:00Z" w:initials="治齋">
    <w:p w14:paraId="75552070" w14:textId="30A737ED" w:rsidR="00BE3401" w:rsidRDefault="00BE3401">
      <w:pPr>
        <w:pStyle w:val="af3"/>
        <w:rPr>
          <w:lang w:eastAsia="ja-JP"/>
        </w:rPr>
      </w:pPr>
      <w:r>
        <w:rPr>
          <w:rStyle w:val="af2"/>
        </w:rPr>
        <w:annotationRef/>
      </w:r>
      <w:r w:rsidRPr="00BE3401">
        <w:rPr>
          <w:rFonts w:hint="eastAsia"/>
          <w:lang w:eastAsia="ja-JP"/>
        </w:rPr>
        <w:t>47</w:t>
      </w:r>
      <w:r w:rsidRPr="00BE3401">
        <w:rPr>
          <w:rFonts w:hint="eastAsia"/>
          <w:lang w:eastAsia="ja-JP"/>
        </w:rPr>
        <w:t>都道府県</w:t>
      </w:r>
      <w:r>
        <w:rPr>
          <w:rFonts w:hint="eastAsia"/>
          <w:lang w:eastAsia="ja-JP"/>
        </w:rPr>
        <w:t>の傾斜度の平均が</w:t>
      </w:r>
      <w:r>
        <w:rPr>
          <w:rFonts w:hint="eastAsia"/>
          <w:lang w:eastAsia="ja-JP"/>
        </w:rPr>
        <w:t>8.57</w:t>
      </w:r>
      <w:r>
        <w:rPr>
          <w:rFonts w:hint="eastAsia"/>
          <w:lang w:eastAsia="ja-JP"/>
        </w:rPr>
        <w:t>度であり、</w:t>
      </w:r>
      <w:r w:rsidRPr="00BE3401">
        <w:rPr>
          <w:rFonts w:hint="eastAsia"/>
          <w:lang w:eastAsia="ja-JP"/>
        </w:rPr>
        <w:t>全国でほぼ平坦な県</w:t>
      </w:r>
      <w:r>
        <w:rPr>
          <w:rFonts w:hint="eastAsia"/>
          <w:lang w:eastAsia="ja-JP"/>
        </w:rPr>
        <w:t>（</w:t>
      </w:r>
      <w:r>
        <w:rPr>
          <w:rFonts w:hint="eastAsia"/>
          <w:lang w:eastAsia="ja-JP"/>
        </w:rPr>
        <w:t>1.81</w:t>
      </w:r>
      <w:r>
        <w:rPr>
          <w:rFonts w:hint="eastAsia"/>
          <w:lang w:eastAsia="ja-JP"/>
        </w:rPr>
        <w:t>度）</w:t>
      </w:r>
      <w:r w:rsidRPr="00BE3401">
        <w:rPr>
          <w:rFonts w:hint="eastAsia"/>
          <w:lang w:eastAsia="ja-JP"/>
        </w:rPr>
        <w:t>から坂の多い県</w:t>
      </w:r>
      <w:r>
        <w:rPr>
          <w:rFonts w:hint="eastAsia"/>
          <w:lang w:eastAsia="ja-JP"/>
        </w:rPr>
        <w:t>（</w:t>
      </w:r>
      <w:r>
        <w:rPr>
          <w:rFonts w:hint="eastAsia"/>
          <w:lang w:eastAsia="ja-JP"/>
        </w:rPr>
        <w:t>15.43</w:t>
      </w:r>
      <w:r>
        <w:rPr>
          <w:rFonts w:hint="eastAsia"/>
          <w:lang w:eastAsia="ja-JP"/>
        </w:rPr>
        <w:t>度）</w:t>
      </w:r>
      <w:r w:rsidRPr="00BE3401">
        <w:rPr>
          <w:rFonts w:hint="eastAsia"/>
          <w:lang w:eastAsia="ja-JP"/>
        </w:rPr>
        <w:t>まで幅がある</w:t>
      </w:r>
      <w:r>
        <w:rPr>
          <w:rFonts w:hint="eastAsia"/>
          <w:lang w:eastAsia="ja-JP"/>
        </w:rPr>
        <w:t>旨を記載しました。</w:t>
      </w:r>
    </w:p>
  </w:comment>
  <w:comment w:id="56" w:author="山岸良匡" w:date="2026-05-18T18:52:00Z" w:initials="山">
    <w:p w14:paraId="3C61C1A1" w14:textId="77777777" w:rsidR="00407B16" w:rsidRDefault="00407B16" w:rsidP="00407B16">
      <w:pPr>
        <w:pStyle w:val="af3"/>
        <w:rPr>
          <w:lang w:eastAsia="ja-JP"/>
        </w:rPr>
      </w:pPr>
      <w:r>
        <w:rPr>
          <w:rStyle w:val="af2"/>
        </w:rPr>
        <w:annotationRef/>
      </w:r>
      <w:r>
        <w:rPr>
          <w:rFonts w:hint="eastAsia"/>
          <w:lang w:eastAsia="ja-JP"/>
        </w:rPr>
        <w:t>年間１０万人当たりという意味ですか？</w:t>
      </w:r>
    </w:p>
  </w:comment>
  <w:comment w:id="57" w:author="治輝 齋藤" w:date="2026-05-19T22:15:00Z" w:initials="治齋">
    <w:p w14:paraId="602C9FFE" w14:textId="7508AEC4" w:rsidR="00F745C3" w:rsidRDefault="00F745C3">
      <w:pPr>
        <w:pStyle w:val="af3"/>
        <w:rPr>
          <w:lang w:eastAsia="ja-JP"/>
        </w:rPr>
      </w:pPr>
      <w:r>
        <w:rPr>
          <w:rStyle w:val="af2"/>
        </w:rPr>
        <w:annotationRef/>
      </w:r>
      <w:r>
        <w:rPr>
          <w:rFonts w:hint="eastAsia"/>
          <w:lang w:eastAsia="ja-JP"/>
        </w:rPr>
        <w:t>年間</w:t>
      </w:r>
      <w:r>
        <w:rPr>
          <w:rFonts w:hint="eastAsia"/>
          <w:lang w:eastAsia="ja-JP"/>
        </w:rPr>
        <w:t>10</w:t>
      </w:r>
      <w:r>
        <w:rPr>
          <w:rFonts w:hint="eastAsia"/>
          <w:lang w:eastAsia="ja-JP"/>
        </w:rPr>
        <w:t>万人当たりという記載に修正しました。</w:t>
      </w:r>
    </w:p>
  </w:comment>
  <w:comment w:id="68" w:author="治輝 齋藤" w:date="2026-05-19T20:36:00Z" w:initials="治齋">
    <w:p w14:paraId="4CFF8D02" w14:textId="5CA38955" w:rsidR="001D54C3" w:rsidRDefault="001D54C3">
      <w:pPr>
        <w:pStyle w:val="af3"/>
        <w:rPr>
          <w:lang w:eastAsia="ja-JP"/>
        </w:rPr>
      </w:pPr>
      <w:r>
        <w:rPr>
          <w:rStyle w:val="af2"/>
        </w:rPr>
        <w:annotationRef/>
      </w:r>
      <w:r w:rsidRPr="001D54C3">
        <w:rPr>
          <w:rFonts w:hint="eastAsia"/>
          <w:lang w:eastAsia="ja-JP"/>
        </w:rPr>
        <w:t>（</w:t>
      </w:r>
      <w:r>
        <w:rPr>
          <w:rFonts w:hint="eastAsia"/>
          <w:lang w:eastAsia="ja-JP"/>
        </w:rPr>
        <w:t>江口</w:t>
      </w:r>
      <w:r w:rsidRPr="001D54C3">
        <w:rPr>
          <w:rFonts w:hint="eastAsia"/>
          <w:lang w:eastAsia="ja-JP"/>
        </w:rPr>
        <w:t>先生コメント①）</w:t>
      </w:r>
      <w:r>
        <w:rPr>
          <w:rFonts w:hint="eastAsia"/>
          <w:lang w:eastAsia="ja-JP"/>
        </w:rPr>
        <w:t xml:space="preserve">hip fracture rates </w:t>
      </w:r>
      <w:r>
        <w:rPr>
          <w:rFonts w:hint="eastAsia"/>
          <w:lang w:eastAsia="ja-JP"/>
        </w:rPr>
        <w:t>→</w:t>
      </w:r>
      <w:r>
        <w:rPr>
          <w:rFonts w:hint="eastAsia"/>
          <w:lang w:eastAsia="ja-JP"/>
        </w:rPr>
        <w:t xml:space="preserve"> hip fracture surgery rates </w:t>
      </w:r>
      <w:r>
        <w:rPr>
          <w:rFonts w:hint="eastAsia"/>
          <w:lang w:eastAsia="ja-JP"/>
        </w:rPr>
        <w:t>に修正</w:t>
      </w:r>
      <w:r w:rsidRPr="001D54C3">
        <w:rPr>
          <w:rFonts w:hint="eastAsia"/>
          <w:lang w:eastAsia="ja-JP"/>
        </w:rPr>
        <w:t>しました</w:t>
      </w:r>
    </w:p>
  </w:comment>
  <w:comment w:id="70" w:author="山岸良匡" w:date="2026-05-18T18:54:00Z" w:initials="山">
    <w:p w14:paraId="4FA4532D" w14:textId="77777777" w:rsidR="00CB1C9B" w:rsidRDefault="00407B16" w:rsidP="00CB1C9B">
      <w:pPr>
        <w:pStyle w:val="af3"/>
        <w:rPr>
          <w:lang w:eastAsia="ja-JP"/>
        </w:rPr>
      </w:pPr>
      <w:r>
        <w:rPr>
          <w:rStyle w:val="af2"/>
        </w:rPr>
        <w:annotationRef/>
      </w:r>
      <w:r w:rsidR="00CB1C9B">
        <w:rPr>
          <w:rFonts w:hint="eastAsia"/>
          <w:lang w:eastAsia="ja-JP"/>
        </w:rPr>
        <w:t>これが何を意味するのかがよくわかりませんでした。</w:t>
      </w:r>
      <w:r w:rsidR="00CB1C9B">
        <w:rPr>
          <w:lang w:eastAsia="ja-JP"/>
        </w:rPr>
        <w:t>Discussion</w:t>
      </w:r>
      <w:r w:rsidR="00CB1C9B">
        <w:rPr>
          <w:rFonts w:hint="eastAsia"/>
          <w:lang w:eastAsia="ja-JP"/>
        </w:rPr>
        <w:t>で使われている表現の方がわかりやすい。</w:t>
      </w:r>
    </w:p>
  </w:comment>
  <w:comment w:id="71" w:author="治輝 齋藤" w:date="2026-05-19T22:21:00Z" w:initials="治齋">
    <w:p w14:paraId="514C5BEC" w14:textId="7F838D03" w:rsidR="005F4CD1" w:rsidRDefault="005F4CD1">
      <w:pPr>
        <w:pStyle w:val="af3"/>
        <w:rPr>
          <w:lang w:eastAsia="ja-JP"/>
        </w:rPr>
      </w:pPr>
      <w:r>
        <w:rPr>
          <w:rStyle w:val="af2"/>
        </w:rPr>
        <w:annotationRef/>
      </w:r>
      <w:r w:rsidRPr="005F4CD1">
        <w:rPr>
          <w:rFonts w:hint="eastAsia"/>
          <w:lang w:eastAsia="ja-JP"/>
        </w:rPr>
        <w:t>Discussion</w:t>
      </w:r>
      <w:r>
        <w:rPr>
          <w:rFonts w:hint="eastAsia"/>
          <w:lang w:eastAsia="ja-JP"/>
        </w:rPr>
        <w:t xml:space="preserve"> </w:t>
      </w:r>
      <w:r w:rsidRPr="005F4CD1">
        <w:rPr>
          <w:rFonts w:hint="eastAsia"/>
          <w:lang w:eastAsia="ja-JP"/>
        </w:rPr>
        <w:t>で使われている表現</w:t>
      </w:r>
      <w:r>
        <w:rPr>
          <w:rFonts w:hint="eastAsia"/>
          <w:lang w:eastAsia="ja-JP"/>
        </w:rPr>
        <w:t>に倣い、該当箇所の記載を修正しました。</w:t>
      </w:r>
    </w:p>
  </w:comment>
  <w:comment w:id="78" w:author="山岸良匡" w:date="2026-05-18T18:54:00Z" w:initials="山">
    <w:p w14:paraId="70789A25" w14:textId="77777777" w:rsidR="00CB1C9B" w:rsidRDefault="00407B16" w:rsidP="00CB1C9B">
      <w:pPr>
        <w:pStyle w:val="af3"/>
        <w:rPr>
          <w:lang w:eastAsia="ja-JP"/>
        </w:rPr>
      </w:pPr>
      <w:r>
        <w:rPr>
          <w:rStyle w:val="af2"/>
        </w:rPr>
        <w:annotationRef/>
      </w:r>
      <w:r w:rsidR="00CB1C9B">
        <w:rPr>
          <w:rFonts w:hint="eastAsia"/>
          <w:lang w:eastAsia="ja-JP"/>
        </w:rPr>
        <w:t>これもこれだけだと何かがよくわからないと思います。何で調整したのかも書く必要があります。</w:t>
      </w:r>
    </w:p>
  </w:comment>
  <w:comment w:id="79" w:author="治輝 齋藤" w:date="2026-05-19T22:31:00Z" w:initials="治齋">
    <w:p w14:paraId="0A45A31D" w14:textId="1DEDD536" w:rsidR="00A27614" w:rsidRDefault="00A27614">
      <w:pPr>
        <w:pStyle w:val="af3"/>
        <w:rPr>
          <w:lang w:eastAsia="ja-JP"/>
        </w:rPr>
      </w:pPr>
      <w:r>
        <w:rPr>
          <w:rStyle w:val="af2"/>
        </w:rPr>
        <w:annotationRef/>
      </w:r>
      <w:r>
        <w:rPr>
          <w:rFonts w:hint="eastAsia"/>
          <w:lang w:eastAsia="ja-JP"/>
        </w:rPr>
        <w:t>何で調整したかの要素について、</w:t>
      </w:r>
      <w:r w:rsidR="0075459B">
        <w:rPr>
          <w:rFonts w:hint="eastAsia"/>
          <w:lang w:eastAsia="ja-JP"/>
        </w:rPr>
        <w:t>前パラグラフに</w:t>
      </w:r>
      <w:r>
        <w:rPr>
          <w:rFonts w:hint="eastAsia"/>
          <w:lang w:eastAsia="ja-JP"/>
        </w:rPr>
        <w:t>記載を</w:t>
      </w:r>
      <w:r w:rsidR="0075459B">
        <w:rPr>
          <w:rFonts w:hint="eastAsia"/>
          <w:lang w:eastAsia="ja-JP"/>
        </w:rPr>
        <w:t>追加し、本パラグラフでは</w:t>
      </w:r>
      <w:r w:rsidR="0075459B">
        <w:rPr>
          <w:rFonts w:hint="eastAsia"/>
          <w:lang w:eastAsia="ja-JP"/>
        </w:rPr>
        <w:t>those covariates</w:t>
      </w:r>
      <w:r w:rsidR="0075459B">
        <w:rPr>
          <w:rFonts w:hint="eastAsia"/>
          <w:lang w:eastAsia="ja-JP"/>
        </w:rPr>
        <w:t>と記載</w:t>
      </w:r>
      <w:r>
        <w:rPr>
          <w:rFonts w:hint="eastAsia"/>
          <w:lang w:eastAsia="ja-JP"/>
        </w:rPr>
        <w:t>しました。</w:t>
      </w:r>
    </w:p>
  </w:comment>
  <w:comment w:id="102" w:author="山岸良匡" w:date="2026-05-18T23:44:00Z" w:initials="山">
    <w:p w14:paraId="50E41A7C" w14:textId="77777777" w:rsidR="00CB1C9B" w:rsidRDefault="00CB1C9B" w:rsidP="00CB1C9B">
      <w:pPr>
        <w:pStyle w:val="af3"/>
        <w:rPr>
          <w:lang w:eastAsia="ja-JP"/>
        </w:rPr>
      </w:pPr>
      <w:r>
        <w:rPr>
          <w:rStyle w:val="af2"/>
        </w:rPr>
        <w:annotationRef/>
      </w:r>
      <w:r>
        <w:rPr>
          <w:rFonts w:hint="eastAsia"/>
          <w:lang w:eastAsia="ja-JP"/>
        </w:rPr>
        <w:t>抄録の最後でこのようなことは言わない方がいい。重要なことは、「傾斜が強い県に住んでいる人では股関節骨折手術が多いが、それ以外の骨折は関係ない」ことが、明確に読者に伝わることです。それ以外の細かな情報は本文で議論すればよい。</w:t>
      </w:r>
    </w:p>
  </w:comment>
  <w:comment w:id="103" w:author="治輝 齋藤" w:date="2026-05-19T22:44:00Z" w:initials="治齋">
    <w:p w14:paraId="34F6716C" w14:textId="762336D9" w:rsidR="00ED46B8" w:rsidRDefault="00ED46B8">
      <w:pPr>
        <w:pStyle w:val="af3"/>
        <w:rPr>
          <w:lang w:eastAsia="ja-JP"/>
        </w:rPr>
      </w:pPr>
      <w:r>
        <w:rPr>
          <w:rStyle w:val="af2"/>
        </w:rPr>
        <w:annotationRef/>
      </w:r>
      <w:r>
        <w:rPr>
          <w:rFonts w:hint="eastAsia"/>
          <w:lang w:eastAsia="ja-JP"/>
        </w:rPr>
        <w:t>抄録の最後について、</w:t>
      </w:r>
      <w:r w:rsidRPr="00ED46B8">
        <w:rPr>
          <w:rFonts w:hint="eastAsia"/>
          <w:lang w:eastAsia="ja-JP"/>
        </w:rPr>
        <w:t>「傾斜が強い県に住んでいる人では股関節骨折手術が多いが、それ以外の骨折は関係ない」</w:t>
      </w:r>
      <w:r>
        <w:rPr>
          <w:rFonts w:hint="eastAsia"/>
          <w:lang w:eastAsia="ja-JP"/>
        </w:rPr>
        <w:t>旨に記載を修正しました。</w:t>
      </w:r>
    </w:p>
  </w:comment>
  <w:comment w:id="106" w:author="山岸良匡" w:date="2026-05-18T19:10:00Z" w:initials="山">
    <w:p w14:paraId="513FFDD6" w14:textId="538328FB" w:rsidR="00A810BB" w:rsidRDefault="00A810BB" w:rsidP="00A810BB">
      <w:pPr>
        <w:pStyle w:val="af3"/>
        <w:rPr>
          <w:lang w:eastAsia="ja-JP"/>
        </w:rPr>
      </w:pPr>
      <w:r>
        <w:rPr>
          <w:rStyle w:val="af2"/>
        </w:rPr>
        <w:annotationRef/>
      </w:r>
      <w:r>
        <w:rPr>
          <w:rFonts w:hint="eastAsia"/>
          <w:lang w:eastAsia="ja-JP"/>
        </w:rPr>
        <w:t>なんとなく、傾斜地に住んでいる人の方が、坂を上ったり下りたりするので、足腰が鍛えられる気がしますが、どのようには考えられないですか？逆に傾斜地はしんどいので車を使う人が多いということもあるのでは？</w:t>
      </w:r>
    </w:p>
  </w:comment>
  <w:comment w:id="107" w:author="治輝 齋藤" w:date="2026-05-19T20:43:00Z" w:initials="治齋">
    <w:p w14:paraId="1006C1C6" w14:textId="2E245979" w:rsidR="001D54C3" w:rsidRDefault="001D54C3">
      <w:pPr>
        <w:pStyle w:val="af3"/>
        <w:rPr>
          <w:lang w:eastAsia="ja-JP"/>
        </w:rPr>
      </w:pPr>
      <w:r>
        <w:rPr>
          <w:rStyle w:val="af2"/>
        </w:rPr>
        <w:annotationRef/>
      </w:r>
      <w:r>
        <w:rPr>
          <w:rFonts w:hint="eastAsia"/>
          <w:lang w:eastAsia="ja-JP"/>
        </w:rPr>
        <w:t>（江口先生コメント①）</w:t>
      </w:r>
      <w:r>
        <w:rPr>
          <w:rFonts w:hint="eastAsia"/>
          <w:lang w:eastAsia="ja-JP"/>
        </w:rPr>
        <w:t xml:space="preserve">hip fracture rates </w:t>
      </w:r>
      <w:r>
        <w:rPr>
          <w:rFonts w:hint="eastAsia"/>
          <w:lang w:eastAsia="ja-JP"/>
        </w:rPr>
        <w:t>→</w:t>
      </w:r>
      <w:r>
        <w:rPr>
          <w:rFonts w:hint="eastAsia"/>
          <w:lang w:eastAsia="ja-JP"/>
        </w:rPr>
        <w:t xml:space="preserve"> hip fracture surgery rates </w:t>
      </w:r>
      <w:r>
        <w:rPr>
          <w:rFonts w:hint="eastAsia"/>
          <w:lang w:eastAsia="ja-JP"/>
        </w:rPr>
        <w:t>に修正のうえ、本文の表現も修正しました。</w:t>
      </w:r>
    </w:p>
  </w:comment>
  <w:comment w:id="117" w:author="山岸良匡" w:date="2026-05-18T19:14:00Z" w:initials="山">
    <w:p w14:paraId="24FC57F2" w14:textId="77777777" w:rsidR="00362AF6" w:rsidRDefault="00A810BB" w:rsidP="00362AF6">
      <w:pPr>
        <w:pStyle w:val="af3"/>
        <w:rPr>
          <w:lang w:eastAsia="ja-JP"/>
        </w:rPr>
      </w:pPr>
      <w:r>
        <w:rPr>
          <w:rStyle w:val="af2"/>
        </w:rPr>
        <w:annotationRef/>
      </w:r>
      <w:r w:rsidR="00362AF6">
        <w:rPr>
          <w:rFonts w:hint="eastAsia"/>
          <w:lang w:eastAsia="ja-JP"/>
        </w:rPr>
        <w:t>ここで県レベルというのがでてくるが、県レベルで十分なのですか？山の多い県でも実際に人々が多く住んでいるのは平野部で、山奥に住んでいる人はわずかですが、それでも代表性は担保できるのですか？</w:t>
      </w:r>
      <w:r w:rsidR="00362AF6">
        <w:rPr>
          <w:rFonts w:hint="eastAsia"/>
          <w:lang w:eastAsia="ja-JP"/>
        </w:rPr>
        <w:t>limitation</w:t>
      </w:r>
      <w:r w:rsidR="00362AF6">
        <w:rPr>
          <w:rFonts w:hint="eastAsia"/>
          <w:lang w:eastAsia="ja-JP"/>
        </w:rPr>
        <w:t>で少し述べられていますが、そのような欠点があっても、今回の研究を出す意義があることを</w:t>
      </w:r>
      <w:r w:rsidR="00362AF6">
        <w:rPr>
          <w:rFonts w:hint="eastAsia"/>
          <w:lang w:eastAsia="ja-JP"/>
        </w:rPr>
        <w:t>discussion</w:t>
      </w:r>
      <w:r w:rsidR="00362AF6">
        <w:rPr>
          <w:rFonts w:hint="eastAsia"/>
          <w:lang w:eastAsia="ja-JP"/>
        </w:rPr>
        <w:t>または</w:t>
      </w:r>
      <w:r w:rsidR="00362AF6">
        <w:rPr>
          <w:rFonts w:hint="eastAsia"/>
          <w:lang w:eastAsia="ja-JP"/>
        </w:rPr>
        <w:t>conclusion</w:t>
      </w:r>
      <w:r w:rsidR="00362AF6">
        <w:rPr>
          <w:rFonts w:hint="eastAsia"/>
          <w:lang w:eastAsia="ja-JP"/>
        </w:rPr>
        <w:t>で強調してください。</w:t>
      </w:r>
    </w:p>
  </w:comment>
  <w:comment w:id="118" w:author="治輝 齋藤" w:date="2026-05-19T20:44:00Z" w:initials="治齋">
    <w:p w14:paraId="0BF46168" w14:textId="1EEED7A4" w:rsidR="001D54C3" w:rsidRDefault="001D54C3">
      <w:pPr>
        <w:pStyle w:val="af3"/>
      </w:pPr>
      <w:r>
        <w:rPr>
          <w:rStyle w:val="af2"/>
        </w:rPr>
        <w:annotationRef/>
      </w:r>
      <w:r>
        <w:rPr>
          <w:rFonts w:hint="eastAsia"/>
          <w:lang w:eastAsia="ja-JP"/>
        </w:rPr>
        <w:t>（江口先生コメント①）</w:t>
      </w:r>
      <w:r w:rsidRPr="001D54C3">
        <w:rPr>
          <w:lang w:eastAsia="ja-JP"/>
        </w:rPr>
        <w:t>terrain–fracture relationship</w:t>
      </w:r>
      <w:r>
        <w:rPr>
          <w:rFonts w:hint="eastAsia"/>
          <w:lang w:eastAsia="ja-JP"/>
        </w:rPr>
        <w:t xml:space="preserve"> </w:t>
      </w:r>
      <w:r>
        <w:rPr>
          <w:rFonts w:hint="eastAsia"/>
          <w:lang w:eastAsia="ja-JP"/>
        </w:rPr>
        <w:t>→</w:t>
      </w:r>
      <w:r>
        <w:rPr>
          <w:rFonts w:hint="eastAsia"/>
          <w:lang w:eastAsia="ja-JP"/>
        </w:rPr>
        <w:t xml:space="preserve"> </w:t>
      </w:r>
      <w:r w:rsidRPr="001D54C3">
        <w:rPr>
          <w:lang w:eastAsia="ja-JP"/>
        </w:rPr>
        <w:t>terrain–fracture surgery relationship</w:t>
      </w:r>
      <w:r>
        <w:rPr>
          <w:rFonts w:hint="eastAsia"/>
          <w:lang w:eastAsia="ja-JP"/>
        </w:rPr>
        <w:t>に修正しました。</w:t>
      </w:r>
    </w:p>
  </w:comment>
  <w:comment w:id="120" w:author="治輝 齋藤" w:date="2026-05-19T20:47:00Z" w:initials="治齋">
    <w:p w14:paraId="625A4C7D" w14:textId="6E7F82F1" w:rsidR="00DA1990" w:rsidRDefault="00DA1990">
      <w:pPr>
        <w:pStyle w:val="af3"/>
        <w:rPr>
          <w:lang w:eastAsia="ja-JP"/>
        </w:rPr>
      </w:pPr>
      <w:r>
        <w:rPr>
          <w:rStyle w:val="af2"/>
        </w:rPr>
        <w:annotationRef/>
      </w:r>
      <w:r>
        <w:rPr>
          <w:rFonts w:hint="eastAsia"/>
          <w:lang w:eastAsia="ja-JP"/>
        </w:rPr>
        <w:t>（江口先生コメント①）</w:t>
      </w:r>
      <w:r w:rsidRPr="00DA1990">
        <w:rPr>
          <w:rFonts w:hint="eastAsia"/>
          <w:lang w:eastAsia="ja-JP"/>
        </w:rPr>
        <w:t>骨折と骨折手術率の区別を整理</w:t>
      </w:r>
      <w:r>
        <w:rPr>
          <w:rFonts w:hint="eastAsia"/>
          <w:lang w:eastAsia="ja-JP"/>
        </w:rPr>
        <w:t>する旨について、記載を修正しました。</w:t>
      </w:r>
    </w:p>
  </w:comment>
  <w:comment w:id="138" w:author="治輝 齋藤" w:date="2026-05-19T20:54:00Z" w:initials="治齋">
    <w:p w14:paraId="202B07E6" w14:textId="2584C3DD" w:rsidR="00DA1990" w:rsidRDefault="00DA1990">
      <w:pPr>
        <w:pStyle w:val="af3"/>
        <w:rPr>
          <w:lang w:eastAsia="ja-JP"/>
        </w:rPr>
      </w:pPr>
      <w:r>
        <w:rPr>
          <w:rStyle w:val="af2"/>
        </w:rPr>
        <w:annotationRef/>
      </w:r>
      <w:r>
        <w:rPr>
          <w:rFonts w:hint="eastAsia"/>
          <w:lang w:eastAsia="ja-JP"/>
        </w:rPr>
        <w:t>（</w:t>
      </w:r>
      <w:r>
        <w:rPr>
          <w:rFonts w:hint="eastAsia"/>
          <w:lang w:eastAsia="ja-JP"/>
        </w:rPr>
        <w:t>江口先生コメント①）</w:t>
      </w:r>
      <w:r w:rsidRPr="00DA1990">
        <w:rPr>
          <w:rFonts w:hint="eastAsia"/>
          <w:lang w:eastAsia="ja-JP"/>
        </w:rPr>
        <w:t>大腿骨近位部骨折手術率データを用いて検討している</w:t>
      </w:r>
      <w:r>
        <w:rPr>
          <w:rFonts w:hint="eastAsia"/>
          <w:lang w:eastAsia="ja-JP"/>
        </w:rPr>
        <w:t>旨について記載を加え、全体の表現を修正しました。</w:t>
      </w:r>
    </w:p>
  </w:comment>
  <w:comment w:id="167" w:author="山岸良匡" w:date="2026-05-18T19:19:00Z" w:initials="山">
    <w:p w14:paraId="7DE1BBAC" w14:textId="247ADA49" w:rsidR="008A413E" w:rsidRDefault="008A413E" w:rsidP="008A413E">
      <w:pPr>
        <w:pStyle w:val="af3"/>
        <w:rPr>
          <w:lang w:eastAsia="ja-JP"/>
        </w:rPr>
      </w:pPr>
      <w:r>
        <w:rPr>
          <w:rStyle w:val="af2"/>
        </w:rPr>
        <w:annotationRef/>
      </w:r>
      <w:r>
        <w:rPr>
          <w:rFonts w:hint="eastAsia"/>
          <w:lang w:eastAsia="ja-JP"/>
        </w:rPr>
        <w:t>老年人口割合のことですか？この書き方だと１年間にどれだけ高齢化が進んだかの指標のように見える。</w:t>
      </w:r>
      <w:r>
        <w:rPr>
          <w:lang w:eastAsia="ja-JP"/>
        </w:rPr>
        <w:t>proportion of individuals aged ≥65 years</w:t>
      </w:r>
      <w:r>
        <w:rPr>
          <w:rFonts w:hint="eastAsia"/>
          <w:lang w:eastAsia="ja-JP"/>
        </w:rPr>
        <w:t>だけでいいのでは？</w:t>
      </w:r>
    </w:p>
  </w:comment>
  <w:comment w:id="168" w:author="治輝 齋藤" w:date="2026-05-19T23:04:00Z" w:initials="治齋">
    <w:p w14:paraId="766AEC9E" w14:textId="788BF7B3" w:rsidR="00DF1C6E" w:rsidRDefault="00DF1C6E">
      <w:pPr>
        <w:pStyle w:val="af3"/>
        <w:rPr>
          <w:lang w:eastAsia="ja-JP"/>
        </w:rPr>
      </w:pPr>
      <w:r>
        <w:rPr>
          <w:rStyle w:val="af2"/>
        </w:rPr>
        <w:annotationRef/>
      </w:r>
      <w:r w:rsidRPr="00DF1C6E">
        <w:rPr>
          <w:lang w:eastAsia="ja-JP"/>
        </w:rPr>
        <w:t>proportion of individuals aged ≥65 years</w:t>
      </w:r>
      <w:r>
        <w:rPr>
          <w:rFonts w:hint="eastAsia"/>
          <w:lang w:eastAsia="ja-JP"/>
        </w:rPr>
        <w:t xml:space="preserve"> </w:t>
      </w:r>
      <w:r>
        <w:rPr>
          <w:rFonts w:hint="eastAsia"/>
          <w:lang w:eastAsia="ja-JP"/>
        </w:rPr>
        <w:t>のみの記載に修正しました。</w:t>
      </w:r>
    </w:p>
  </w:comment>
  <w:comment w:id="181" w:author="治輝 齋藤" w:date="2026-04-30T18:01:00Z" w:initials="治齋">
    <w:p w14:paraId="2E7524A1" w14:textId="5AC52E3E" w:rsidR="005B47C8" w:rsidRDefault="005B47C8">
      <w:pPr>
        <w:pStyle w:val="af3"/>
        <w:rPr>
          <w:lang w:eastAsia="ja-JP"/>
        </w:rPr>
      </w:pPr>
      <w:r>
        <w:rPr>
          <w:rStyle w:val="af2"/>
        </w:rPr>
        <w:annotationRef/>
      </w:r>
      <w:r>
        <w:rPr>
          <w:rFonts w:hint="eastAsia"/>
          <w:lang w:eastAsia="ja-JP"/>
        </w:rPr>
        <w:t>（佐藤先生コメント①）</w:t>
      </w:r>
      <w:r w:rsidRPr="0032446C">
        <w:rPr>
          <w:rFonts w:hint="eastAsia"/>
          <w:lang w:eastAsia="ja-JP"/>
        </w:rPr>
        <w:t>完全な媒介因子として考えることは難しいので、交絡因子として処理する</w:t>
      </w:r>
      <w:r>
        <w:rPr>
          <w:rFonts w:hint="eastAsia"/>
          <w:lang w:eastAsia="ja-JP"/>
        </w:rPr>
        <w:t>旨を記載しました。</w:t>
      </w:r>
    </w:p>
  </w:comment>
  <w:comment w:id="188" w:author="治輝 齋藤" w:date="2026-04-30T18:02:00Z" w:initials="治齋">
    <w:p w14:paraId="3E8848AB" w14:textId="42D78497" w:rsidR="005B47C8" w:rsidRDefault="005B47C8">
      <w:pPr>
        <w:pStyle w:val="af3"/>
        <w:rPr>
          <w:lang w:eastAsia="ja-JP"/>
        </w:rPr>
      </w:pPr>
      <w:r>
        <w:rPr>
          <w:rStyle w:val="af2"/>
        </w:rPr>
        <w:annotationRef/>
      </w:r>
      <w:r>
        <w:rPr>
          <w:rFonts w:hint="eastAsia"/>
          <w:lang w:eastAsia="ja-JP"/>
        </w:rPr>
        <w:t>（</w:t>
      </w:r>
      <w:r>
        <w:rPr>
          <w:rFonts w:hint="eastAsia"/>
          <w:lang w:eastAsia="ja-JP"/>
        </w:rPr>
        <w:t>佐藤先生コメント②）</w:t>
      </w:r>
      <w:r w:rsidRPr="0032446C">
        <w:rPr>
          <w:rFonts w:hint="eastAsia"/>
          <w:lang w:eastAsia="ja-JP"/>
        </w:rPr>
        <w:t>N=47</w:t>
      </w:r>
      <w:r w:rsidRPr="0032446C">
        <w:rPr>
          <w:rFonts w:hint="eastAsia"/>
          <w:lang w:eastAsia="ja-JP"/>
        </w:rPr>
        <w:t>での係数安定性・多重共線性診断を確認し</w:t>
      </w:r>
      <w:r>
        <w:rPr>
          <w:rFonts w:hint="eastAsia"/>
          <w:lang w:eastAsia="ja-JP"/>
        </w:rPr>
        <w:t>、</w:t>
      </w:r>
      <w:r w:rsidRPr="0032446C">
        <w:rPr>
          <w:rFonts w:hint="eastAsia"/>
          <w:lang w:eastAsia="ja-JP"/>
        </w:rPr>
        <w:t>慎重解釈する旨を追記</w:t>
      </w:r>
      <w:r>
        <w:rPr>
          <w:rFonts w:hint="eastAsia"/>
          <w:lang w:eastAsia="ja-JP"/>
        </w:rPr>
        <w:t>しました。</w:t>
      </w:r>
    </w:p>
  </w:comment>
  <w:comment w:id="190" w:author="治輝 齋藤" w:date="2026-04-30T20:24:00Z" w:initials="治齋">
    <w:p w14:paraId="22BA222B" w14:textId="7F4807CA" w:rsidR="00B4073B" w:rsidRDefault="00B4073B">
      <w:pPr>
        <w:pStyle w:val="af3"/>
        <w:rPr>
          <w:lang w:eastAsia="ja-JP"/>
        </w:rPr>
      </w:pPr>
      <w:r>
        <w:rPr>
          <w:rStyle w:val="af2"/>
        </w:rPr>
        <w:annotationRef/>
      </w:r>
      <w:r>
        <w:rPr>
          <w:rFonts w:hint="eastAsia"/>
          <w:lang w:eastAsia="ja-JP"/>
        </w:rPr>
        <w:t>（</w:t>
      </w:r>
      <w:r w:rsidRPr="00B4073B">
        <w:rPr>
          <w:lang w:eastAsia="ja-JP"/>
        </w:rPr>
        <w:t>寳澤</w:t>
      </w:r>
      <w:r>
        <w:rPr>
          <w:rFonts w:hint="eastAsia"/>
          <w:lang w:eastAsia="ja-JP"/>
        </w:rPr>
        <w:t>先生コメント）</w:t>
      </w:r>
      <w:r w:rsidRPr="00B4073B">
        <w:rPr>
          <w:rFonts w:hint="eastAsia"/>
          <w:lang w:eastAsia="ja-JP"/>
        </w:rPr>
        <w:t>年齢階級別手術表</w:t>
      </w:r>
      <w:r>
        <w:rPr>
          <w:rFonts w:hint="eastAsia"/>
          <w:lang w:eastAsia="ja-JP"/>
        </w:rPr>
        <w:t>データ、</w:t>
      </w:r>
      <w:r>
        <w:rPr>
          <w:rFonts w:hint="eastAsia"/>
          <w:lang w:eastAsia="ja-JP"/>
        </w:rPr>
        <w:t>2020</w:t>
      </w:r>
      <w:r>
        <w:rPr>
          <w:rFonts w:hint="eastAsia"/>
          <w:lang w:eastAsia="ja-JP"/>
        </w:rPr>
        <w:t>年国勢調査の</w:t>
      </w:r>
      <w:r w:rsidRPr="00B4073B">
        <w:rPr>
          <w:rFonts w:hint="eastAsia"/>
          <w:lang w:eastAsia="ja-JP"/>
        </w:rPr>
        <w:t>人口</w:t>
      </w:r>
      <w:r>
        <w:rPr>
          <w:rFonts w:hint="eastAsia"/>
          <w:lang w:eastAsia="ja-JP"/>
        </w:rPr>
        <w:t>データ</w:t>
      </w:r>
      <w:r w:rsidRPr="00B4073B">
        <w:rPr>
          <w:rFonts w:hint="eastAsia"/>
          <w:lang w:eastAsia="ja-JP"/>
        </w:rPr>
        <w:t>を用いた間接法</w:t>
      </w:r>
      <w:r w:rsidRPr="00B4073B">
        <w:rPr>
          <w:rFonts w:hint="eastAsia"/>
          <w:lang w:eastAsia="ja-JP"/>
        </w:rPr>
        <w:t>SIR/ISR</w:t>
      </w:r>
      <w:r w:rsidRPr="00B4073B">
        <w:rPr>
          <w:rFonts w:hint="eastAsia"/>
          <w:lang w:eastAsia="ja-JP"/>
        </w:rPr>
        <w:t>の感度分析手順（</w:t>
      </w:r>
      <w:r w:rsidRPr="00B4073B">
        <w:rPr>
          <w:rFonts w:hint="eastAsia"/>
          <w:lang w:eastAsia="ja-JP"/>
        </w:rPr>
        <w:t>`0/5/9`</w:t>
      </w:r>
      <w:r w:rsidRPr="00B4073B">
        <w:rPr>
          <w:rFonts w:hint="eastAsia"/>
          <w:lang w:eastAsia="ja-JP"/>
        </w:rPr>
        <w:t>シナリオ）を追記</w:t>
      </w:r>
      <w:r>
        <w:rPr>
          <w:rFonts w:hint="eastAsia"/>
          <w:lang w:eastAsia="ja-JP"/>
        </w:rPr>
        <w:t>しました。</w:t>
      </w:r>
    </w:p>
  </w:comment>
  <w:comment w:id="205" w:author="山岸良匡" w:date="2026-05-18T19:23:00Z" w:initials="山">
    <w:p w14:paraId="4BBB0A56" w14:textId="77777777" w:rsidR="008A413E" w:rsidRDefault="008A413E" w:rsidP="008A413E">
      <w:pPr>
        <w:pStyle w:val="af3"/>
        <w:rPr>
          <w:lang w:eastAsia="ja-JP"/>
        </w:rPr>
      </w:pPr>
      <w:r>
        <w:rPr>
          <w:rStyle w:val="af2"/>
        </w:rPr>
        <w:annotationRef/>
      </w:r>
      <w:r>
        <w:rPr>
          <w:rFonts w:hint="eastAsia"/>
          <w:lang w:eastAsia="ja-JP"/>
        </w:rPr>
        <w:t>これは不要では？</w:t>
      </w:r>
    </w:p>
  </w:comment>
  <w:comment w:id="206" w:author="治輝 齋藤" w:date="2026-05-19T23:49:00Z" w:initials="治齋">
    <w:p w14:paraId="7B1ED3F6" w14:textId="5EC580DF" w:rsidR="00380229" w:rsidRDefault="00380229">
      <w:pPr>
        <w:pStyle w:val="af3"/>
        <w:rPr>
          <w:lang w:eastAsia="ja-JP"/>
        </w:rPr>
      </w:pPr>
      <w:r>
        <w:rPr>
          <w:rStyle w:val="af2"/>
        </w:rPr>
        <w:annotationRef/>
      </w:r>
      <w:r>
        <w:rPr>
          <w:rFonts w:hint="eastAsia"/>
          <w:lang w:eastAsia="ja-JP"/>
        </w:rPr>
        <w:t>該当部分について削除しました。</w:t>
      </w:r>
    </w:p>
  </w:comment>
  <w:comment w:id="224" w:author="山岸良匡" w:date="2026-05-18T19:28:00Z" w:initials="山">
    <w:p w14:paraId="4A8F4FEF" w14:textId="77777777" w:rsidR="008A413E" w:rsidRDefault="008A413E" w:rsidP="008A413E">
      <w:pPr>
        <w:pStyle w:val="af3"/>
        <w:rPr>
          <w:lang w:eastAsia="ja-JP"/>
        </w:rPr>
      </w:pPr>
      <w:r>
        <w:rPr>
          <w:rStyle w:val="af2"/>
        </w:rPr>
        <w:annotationRef/>
      </w:r>
      <w:r>
        <w:rPr>
          <w:lang w:eastAsia="ja-JP"/>
        </w:rPr>
        <w:t>rate</w:t>
      </w:r>
      <w:r>
        <w:rPr>
          <w:rFonts w:hint="eastAsia"/>
          <w:lang w:eastAsia="ja-JP"/>
        </w:rPr>
        <w:t>という単語は、疫学では、単位時間当たりを含む概念なので、単に割合を意味するなら</w:t>
      </w:r>
      <w:proofErr w:type="spellStart"/>
      <w:r>
        <w:rPr>
          <w:lang w:eastAsia="ja-JP"/>
        </w:rPr>
        <w:t>proprotion</w:t>
      </w:r>
      <w:proofErr w:type="spellEnd"/>
      <w:r>
        <w:rPr>
          <w:rFonts w:hint="eastAsia"/>
          <w:lang w:eastAsia="ja-JP"/>
        </w:rPr>
        <w:t>の方がいい。ほかも同様です。</w:t>
      </w:r>
    </w:p>
  </w:comment>
  <w:comment w:id="225" w:author="治輝 齋藤" w:date="2026-05-19T23:27:00Z" w:initials="治齋">
    <w:p w14:paraId="515AA38D" w14:textId="41589B97" w:rsidR="00DA5DB9" w:rsidRDefault="00DA5DB9">
      <w:pPr>
        <w:pStyle w:val="af3"/>
        <w:rPr>
          <w:lang w:eastAsia="ja-JP"/>
        </w:rPr>
      </w:pPr>
      <w:r>
        <w:rPr>
          <w:rStyle w:val="af2"/>
        </w:rPr>
        <w:annotationRef/>
      </w:r>
      <w:r>
        <w:rPr>
          <w:rFonts w:hint="eastAsia"/>
          <w:lang w:eastAsia="ja-JP"/>
        </w:rPr>
        <w:t>割合を意味する部分について、</w:t>
      </w:r>
      <w:r>
        <w:rPr>
          <w:rFonts w:hint="eastAsia"/>
          <w:lang w:eastAsia="ja-JP"/>
        </w:rPr>
        <w:t xml:space="preserve">rate </w:t>
      </w:r>
      <w:r>
        <w:rPr>
          <w:rFonts w:hint="eastAsia"/>
          <w:lang w:eastAsia="ja-JP"/>
        </w:rPr>
        <w:t>→</w:t>
      </w:r>
      <w:r>
        <w:rPr>
          <w:rFonts w:hint="eastAsia"/>
          <w:lang w:eastAsia="ja-JP"/>
        </w:rPr>
        <w:t xml:space="preserve"> proportion</w:t>
      </w:r>
      <w:r>
        <w:rPr>
          <w:rFonts w:hint="eastAsia"/>
          <w:lang w:eastAsia="ja-JP"/>
        </w:rPr>
        <w:t>に修正しました。他の箇所も同様です。</w:t>
      </w:r>
    </w:p>
  </w:comment>
  <w:comment w:id="229" w:author="山岸良匡" w:date="2026-05-18T19:31:00Z" w:initials="山">
    <w:p w14:paraId="39E4D378" w14:textId="77777777" w:rsidR="00A6730B" w:rsidRDefault="00A6730B" w:rsidP="00A6730B">
      <w:pPr>
        <w:pStyle w:val="af3"/>
        <w:rPr>
          <w:lang w:eastAsia="ja-JP"/>
        </w:rPr>
      </w:pPr>
      <w:r>
        <w:rPr>
          <w:rStyle w:val="af2"/>
        </w:rPr>
        <w:annotationRef/>
      </w:r>
      <w:r>
        <w:rPr>
          <w:rFonts w:hint="eastAsia"/>
          <w:lang w:eastAsia="ja-JP"/>
        </w:rPr>
        <w:t>これは</w:t>
      </w:r>
      <w:r>
        <w:rPr>
          <w:rFonts w:hint="eastAsia"/>
          <w:lang w:eastAsia="ja-JP"/>
        </w:rPr>
        <w:t>Table</w:t>
      </w:r>
      <w:r>
        <w:rPr>
          <w:lang w:eastAsia="ja-JP"/>
        </w:rPr>
        <w:t>2</w:t>
      </w:r>
      <w:r>
        <w:rPr>
          <w:rFonts w:hint="eastAsia"/>
          <w:lang w:eastAsia="ja-JP"/>
        </w:rPr>
        <w:t>と何が違いますか？どちらかだけでいいのでは？</w:t>
      </w:r>
    </w:p>
  </w:comment>
  <w:comment w:id="256" w:author="山岸良匡" w:date="2026-05-18T19:35:00Z" w:initials="山">
    <w:p w14:paraId="76289747" w14:textId="77777777" w:rsidR="00A6730B" w:rsidRDefault="00A6730B" w:rsidP="00A6730B">
      <w:pPr>
        <w:pStyle w:val="af3"/>
        <w:rPr>
          <w:lang w:eastAsia="ja-JP"/>
        </w:rPr>
      </w:pPr>
      <w:r>
        <w:rPr>
          <w:rStyle w:val="af2"/>
        </w:rPr>
        <w:annotationRef/>
      </w:r>
      <w:r>
        <w:rPr>
          <w:rFonts w:hint="eastAsia"/>
          <w:lang w:eastAsia="ja-JP"/>
        </w:rPr>
        <w:t>これは必要ですか？</w:t>
      </w:r>
    </w:p>
  </w:comment>
  <w:comment w:id="257" w:author="治輝 齋藤" w:date="2026-04-30T20:30:00Z" w:initials="治齋">
    <w:p w14:paraId="49E4B611" w14:textId="7128D629" w:rsidR="00B4073B" w:rsidRDefault="00B4073B">
      <w:pPr>
        <w:pStyle w:val="af3"/>
        <w:rPr>
          <w:lang w:eastAsia="ja-JP"/>
        </w:rPr>
      </w:pPr>
      <w:r>
        <w:rPr>
          <w:rStyle w:val="af2"/>
        </w:rPr>
        <w:annotationRef/>
      </w:r>
      <w:r>
        <w:rPr>
          <w:rFonts w:hint="eastAsia"/>
          <w:lang w:eastAsia="ja-JP"/>
        </w:rPr>
        <w:t>（</w:t>
      </w:r>
      <w:r w:rsidRPr="00B4073B">
        <w:rPr>
          <w:rFonts w:hint="eastAsia"/>
          <w:lang w:eastAsia="ja-JP"/>
        </w:rPr>
        <w:t>寳澤先生コメント</w:t>
      </w:r>
      <w:r>
        <w:rPr>
          <w:rFonts w:hint="eastAsia"/>
          <w:lang w:eastAsia="ja-JP"/>
        </w:rPr>
        <w:t>）</w:t>
      </w:r>
      <w:r w:rsidRPr="00B4073B">
        <w:rPr>
          <w:rFonts w:hint="eastAsia"/>
          <w:lang w:eastAsia="ja-JP"/>
        </w:rPr>
        <w:t>Results</w:t>
      </w:r>
      <w:r w:rsidRPr="00B4073B">
        <w:rPr>
          <w:rFonts w:hint="eastAsia"/>
          <w:lang w:eastAsia="ja-JP"/>
        </w:rPr>
        <w:t>に、各シナリオでの</w:t>
      </w:r>
      <w:r w:rsidRPr="00B4073B">
        <w:rPr>
          <w:rFonts w:hint="eastAsia"/>
          <w:lang w:eastAsia="ja-JP"/>
        </w:rPr>
        <w:t>ISR</w:t>
      </w:r>
      <w:r w:rsidRPr="00B4073B">
        <w:rPr>
          <w:rFonts w:hint="eastAsia"/>
          <w:lang w:eastAsia="ja-JP"/>
        </w:rPr>
        <w:t>回帰係数（β</w:t>
      </w:r>
      <w:r w:rsidRPr="00B4073B">
        <w:rPr>
          <w:rFonts w:hint="eastAsia"/>
          <w:lang w:eastAsia="ja-JP"/>
        </w:rPr>
        <w:t xml:space="preserve">, 95%CI, </w:t>
      </w:r>
      <w:r w:rsidRPr="00B4073B">
        <w:rPr>
          <w:rFonts w:hint="eastAsia"/>
          <w:i/>
          <w:iCs/>
          <w:lang w:eastAsia="ja-JP"/>
        </w:rPr>
        <w:t>p</w:t>
      </w:r>
      <w:r w:rsidRPr="00B4073B">
        <w:rPr>
          <w:rFonts w:hint="eastAsia"/>
          <w:lang w:eastAsia="ja-JP"/>
        </w:rPr>
        <w:t>）を</w:t>
      </w:r>
      <w:r>
        <w:rPr>
          <w:rFonts w:hint="eastAsia"/>
          <w:lang w:eastAsia="ja-JP"/>
        </w:rPr>
        <w:t>明記</w:t>
      </w:r>
      <w:r w:rsidRPr="00B4073B">
        <w:rPr>
          <w:rFonts w:hint="eastAsia"/>
          <w:lang w:eastAsia="ja-JP"/>
        </w:rPr>
        <w:t>し、符号は安定・効果量は変動</w:t>
      </w:r>
      <w:r>
        <w:rPr>
          <w:rFonts w:hint="eastAsia"/>
          <w:lang w:eastAsia="ja-JP"/>
        </w:rPr>
        <w:t>する旨</w:t>
      </w:r>
      <w:r w:rsidRPr="00B4073B">
        <w:rPr>
          <w:rFonts w:hint="eastAsia"/>
          <w:lang w:eastAsia="ja-JP"/>
        </w:rPr>
        <w:t>を明示</w:t>
      </w:r>
      <w:r>
        <w:rPr>
          <w:rFonts w:hint="eastAsia"/>
          <w:lang w:eastAsia="ja-JP"/>
        </w:rPr>
        <w:t>しました。</w:t>
      </w:r>
    </w:p>
  </w:comment>
  <w:comment w:id="258" w:author="山岸良匡" w:date="2026-05-18T19:37:00Z" w:initials="山">
    <w:p w14:paraId="22158019" w14:textId="77777777" w:rsidR="00062171" w:rsidRDefault="00A6730B" w:rsidP="00062171">
      <w:pPr>
        <w:pStyle w:val="af3"/>
        <w:rPr>
          <w:lang w:eastAsia="ja-JP"/>
        </w:rPr>
      </w:pPr>
      <w:r>
        <w:rPr>
          <w:rStyle w:val="af2"/>
        </w:rPr>
        <w:annotationRef/>
      </w:r>
      <w:r w:rsidR="00062171">
        <w:rPr>
          <w:rFonts w:hint="eastAsia"/>
          <w:lang w:eastAsia="ja-JP"/>
        </w:rPr>
        <w:t>"-</w:t>
      </w:r>
      <w:r w:rsidR="00062171">
        <w:rPr>
          <w:rFonts w:hint="eastAsia"/>
          <w:lang w:eastAsia="ja-JP"/>
        </w:rPr>
        <w:t>”が何を意味するのかがわからないので、「秘匿になっているセルを</w:t>
      </w:r>
      <w:r w:rsidR="00062171">
        <w:rPr>
          <w:rFonts w:hint="eastAsia"/>
          <w:lang w:eastAsia="ja-JP"/>
        </w:rPr>
        <w:t>0</w:t>
      </w:r>
      <w:r w:rsidR="00062171">
        <w:rPr>
          <w:rFonts w:hint="eastAsia"/>
          <w:lang w:eastAsia="ja-JP"/>
        </w:rPr>
        <w:t>と仮定したとき」など、読者にわかりやすく書く方がいいと思います。</w:t>
      </w:r>
    </w:p>
  </w:comment>
  <w:comment w:id="271" w:author="治輝 齋藤" w:date="2026-04-30T19:12:00Z" w:initials="治齋">
    <w:p w14:paraId="33579935" w14:textId="5E1C397C" w:rsidR="00F964C5" w:rsidRDefault="00F964C5" w:rsidP="00F964C5">
      <w:pPr>
        <w:pStyle w:val="af3"/>
        <w:rPr>
          <w:lang w:eastAsia="ja-JP"/>
        </w:rPr>
      </w:pPr>
      <w:r>
        <w:rPr>
          <w:rFonts w:hint="eastAsia"/>
          <w:lang w:eastAsia="ja-JP"/>
        </w:rPr>
        <w:t>（佐藤先生コメント⑩）</w:t>
      </w:r>
      <w:r>
        <w:rPr>
          <w:rStyle w:val="af2"/>
        </w:rPr>
        <w:annotationRef/>
      </w:r>
      <w:r>
        <w:rPr>
          <w:rStyle w:val="af2"/>
        </w:rPr>
        <w:annotationRef/>
      </w:r>
      <w:r w:rsidRPr="00F964C5">
        <w:rPr>
          <w:lang w:eastAsia="ja-JP"/>
        </w:rPr>
        <w:t>demonstrated</w:t>
      </w:r>
      <w:r>
        <w:rPr>
          <w:rFonts w:hint="eastAsia"/>
          <w:lang w:eastAsia="ja-JP"/>
        </w:rPr>
        <w:t xml:space="preserve"> </w:t>
      </w:r>
      <w:r>
        <w:rPr>
          <w:rFonts w:hint="eastAsia"/>
          <w:lang w:eastAsia="ja-JP"/>
        </w:rPr>
        <w:t>→</w:t>
      </w:r>
      <w:r>
        <w:rPr>
          <w:rFonts w:hint="eastAsia"/>
          <w:lang w:eastAsia="ja-JP"/>
        </w:rPr>
        <w:t xml:space="preserve"> showed</w:t>
      </w:r>
      <w:r>
        <w:rPr>
          <w:rFonts w:hint="eastAsia"/>
          <w:lang w:eastAsia="ja-JP"/>
        </w:rPr>
        <w:t>と、弱い表現に修正しました。</w:t>
      </w:r>
    </w:p>
  </w:comment>
  <w:comment w:id="276" w:author="山岸良匡" w:date="2026-05-18T19:39:00Z" w:initials="山">
    <w:p w14:paraId="2E97D07E" w14:textId="47642F22" w:rsidR="001E418E" w:rsidRDefault="001E418E" w:rsidP="001E418E">
      <w:pPr>
        <w:pStyle w:val="af3"/>
        <w:rPr>
          <w:lang w:eastAsia="ja-JP"/>
        </w:rPr>
      </w:pPr>
      <w:r>
        <w:rPr>
          <w:rStyle w:val="af2"/>
        </w:rPr>
        <w:annotationRef/>
      </w:r>
      <w:r>
        <w:rPr>
          <w:lang w:eastAsia="ja-JP"/>
        </w:rPr>
        <w:t>abstract</w:t>
      </w:r>
      <w:r>
        <w:rPr>
          <w:rFonts w:hint="eastAsia"/>
          <w:lang w:eastAsia="ja-JP"/>
        </w:rPr>
        <w:t>もこのような書き方の方が理解されやすいと思います。</w:t>
      </w:r>
    </w:p>
  </w:comment>
  <w:comment w:id="277" w:author="治輝 齋藤" w:date="2026-05-19T22:51:00Z" w:initials="治齋">
    <w:p w14:paraId="02C3F422" w14:textId="74893A71" w:rsidR="0075459B" w:rsidRDefault="0075459B">
      <w:pPr>
        <w:pStyle w:val="af3"/>
        <w:rPr>
          <w:lang w:eastAsia="ja-JP"/>
        </w:rPr>
      </w:pPr>
      <w:r>
        <w:rPr>
          <w:rStyle w:val="af2"/>
        </w:rPr>
        <w:annotationRef/>
      </w:r>
      <w:r>
        <w:rPr>
          <w:rFonts w:hint="eastAsia"/>
          <w:lang w:eastAsia="ja-JP"/>
        </w:rPr>
        <w:t>該当箇所の書き方に倣い、</w:t>
      </w:r>
      <w:r>
        <w:rPr>
          <w:rFonts w:hint="eastAsia"/>
          <w:lang w:eastAsia="ja-JP"/>
        </w:rPr>
        <w:t>abstract</w:t>
      </w:r>
      <w:r>
        <w:rPr>
          <w:rFonts w:hint="eastAsia"/>
          <w:lang w:eastAsia="ja-JP"/>
        </w:rPr>
        <w:t>の記載を修正しました。</w:t>
      </w:r>
    </w:p>
  </w:comment>
  <w:comment w:id="278" w:author="山岸良匡" w:date="2026-05-18T19:40:00Z" w:initials="山">
    <w:p w14:paraId="16D0CE8F" w14:textId="77777777" w:rsidR="001E418E" w:rsidRDefault="001E418E" w:rsidP="001E418E">
      <w:pPr>
        <w:pStyle w:val="af3"/>
        <w:rPr>
          <w:lang w:eastAsia="ja-JP"/>
        </w:rPr>
      </w:pPr>
      <w:r>
        <w:rPr>
          <w:rStyle w:val="af2"/>
        </w:rPr>
        <w:annotationRef/>
      </w:r>
      <w:r>
        <w:rPr>
          <w:rFonts w:hint="eastAsia"/>
          <w:lang w:eastAsia="ja-JP"/>
        </w:rPr>
        <w:t>ここも同様に、</w:t>
      </w:r>
      <w:r>
        <w:rPr>
          <w:lang w:eastAsia="ja-JP"/>
        </w:rPr>
        <w:t>abstract</w:t>
      </w:r>
      <w:r>
        <w:rPr>
          <w:rFonts w:hint="eastAsia"/>
          <w:lang w:eastAsia="ja-JP"/>
        </w:rPr>
        <w:t>をこのように書く方がわかりやすいと思います。</w:t>
      </w:r>
    </w:p>
  </w:comment>
  <w:comment w:id="279" w:author="治輝 齋藤" w:date="2026-05-19T22:55:00Z" w:initials="治齋">
    <w:p w14:paraId="576B800B" w14:textId="411EFE93" w:rsidR="004E0F5B" w:rsidRDefault="004E0F5B">
      <w:pPr>
        <w:pStyle w:val="af3"/>
        <w:rPr>
          <w:lang w:eastAsia="ja-JP"/>
        </w:rPr>
      </w:pPr>
      <w:r>
        <w:rPr>
          <w:rStyle w:val="af2"/>
        </w:rPr>
        <w:annotationRef/>
      </w:r>
      <w:r>
        <w:rPr>
          <w:rFonts w:hint="eastAsia"/>
          <w:lang w:eastAsia="ja-JP"/>
        </w:rPr>
        <w:t>こちらも同様に、</w:t>
      </w:r>
      <w:r w:rsidRPr="004E0F5B">
        <w:rPr>
          <w:rFonts w:hint="eastAsia"/>
          <w:lang w:eastAsia="ja-JP"/>
        </w:rPr>
        <w:t>該当箇所の書き方に</w:t>
      </w:r>
      <w:r>
        <w:rPr>
          <w:rFonts w:hint="eastAsia"/>
          <w:lang w:eastAsia="ja-JP"/>
        </w:rPr>
        <w:t>従い</w:t>
      </w:r>
      <w:r w:rsidRPr="004E0F5B">
        <w:rPr>
          <w:rFonts w:hint="eastAsia"/>
          <w:lang w:eastAsia="ja-JP"/>
        </w:rPr>
        <w:t>abstract</w:t>
      </w:r>
      <w:r w:rsidRPr="004E0F5B">
        <w:rPr>
          <w:rFonts w:hint="eastAsia"/>
          <w:lang w:eastAsia="ja-JP"/>
        </w:rPr>
        <w:t>の記載を修正しました。</w:t>
      </w:r>
    </w:p>
  </w:comment>
  <w:comment w:id="280" w:author="山岸良匡" w:date="2026-05-18T19:42:00Z" w:initials="山">
    <w:p w14:paraId="1629F195" w14:textId="77777777" w:rsidR="001E418E" w:rsidRDefault="001E418E" w:rsidP="001E418E">
      <w:pPr>
        <w:pStyle w:val="af3"/>
        <w:rPr>
          <w:lang w:eastAsia="ja-JP"/>
        </w:rPr>
      </w:pPr>
      <w:r>
        <w:rPr>
          <w:rStyle w:val="af2"/>
        </w:rPr>
        <w:annotationRef/>
      </w:r>
      <w:r>
        <w:rPr>
          <w:rFonts w:hint="eastAsia"/>
          <w:lang w:eastAsia="ja-JP"/>
        </w:rPr>
        <w:t>そのような県に住んでいること、との関連という方がこの研究の特徴を表せるように思います。</w:t>
      </w:r>
    </w:p>
  </w:comment>
  <w:comment w:id="282" w:author="治輝 齋藤" w:date="2026-04-30T19:29:00Z" w:initials="治齋">
    <w:p w14:paraId="04B40A5A" w14:textId="6E0E2A81" w:rsidR="00896745" w:rsidRDefault="00896745">
      <w:pPr>
        <w:pStyle w:val="af3"/>
        <w:rPr>
          <w:lang w:eastAsia="ja-JP"/>
        </w:rPr>
      </w:pPr>
      <w:r>
        <w:rPr>
          <w:rStyle w:val="af2"/>
        </w:rPr>
        <w:annotationRef/>
      </w:r>
      <w:r>
        <w:rPr>
          <w:rFonts w:hint="eastAsia"/>
          <w:lang w:eastAsia="ja-JP"/>
        </w:rPr>
        <w:t>（島袋先生コメント）</w:t>
      </w:r>
      <w:r w:rsidRPr="00896745">
        <w:rPr>
          <w:rFonts w:hint="eastAsia"/>
          <w:lang w:eastAsia="ja-JP"/>
        </w:rPr>
        <w:t>考察の</w:t>
      </w:r>
      <w:r w:rsidRPr="00896745">
        <w:rPr>
          <w:rFonts w:hint="eastAsia"/>
          <w:lang w:eastAsia="ja-JP"/>
        </w:rPr>
        <w:t xml:space="preserve">biological </w:t>
      </w:r>
      <w:proofErr w:type="spellStart"/>
      <w:r w:rsidRPr="00896745">
        <w:rPr>
          <w:rFonts w:hint="eastAsia"/>
          <w:lang w:eastAsia="ja-JP"/>
        </w:rPr>
        <w:t>plausability</w:t>
      </w:r>
      <w:proofErr w:type="spellEnd"/>
      <w:r w:rsidRPr="00896745">
        <w:rPr>
          <w:rFonts w:hint="eastAsia"/>
          <w:lang w:eastAsia="ja-JP"/>
        </w:rPr>
        <w:t xml:space="preserve"> </w:t>
      </w:r>
      <w:r w:rsidRPr="00896745">
        <w:rPr>
          <w:rFonts w:hint="eastAsia"/>
          <w:lang w:eastAsia="ja-JP"/>
        </w:rPr>
        <w:t>の次の一文</w:t>
      </w:r>
      <w:r>
        <w:rPr>
          <w:rFonts w:hint="eastAsia"/>
          <w:lang w:eastAsia="ja-JP"/>
        </w:rPr>
        <w:t>について、トーンを緩めた表現に修正いたしました。</w:t>
      </w:r>
    </w:p>
  </w:comment>
  <w:comment w:id="297" w:author="治輝 齋藤" w:date="2026-04-30T20:52:00Z" w:initials="治齋">
    <w:p w14:paraId="4415FBF7" w14:textId="5181E6C1" w:rsidR="005A5D79" w:rsidRDefault="005A5D79">
      <w:pPr>
        <w:pStyle w:val="af3"/>
        <w:rPr>
          <w:lang w:eastAsia="ja-JP"/>
        </w:rPr>
      </w:pPr>
      <w:r>
        <w:rPr>
          <w:rStyle w:val="af2"/>
        </w:rPr>
        <w:annotationRef/>
      </w:r>
      <w:r>
        <w:rPr>
          <w:rFonts w:hint="eastAsia"/>
          <w:lang w:eastAsia="ja-JP"/>
        </w:rPr>
        <w:t>（</w:t>
      </w:r>
      <w:r w:rsidR="00F7283B">
        <w:rPr>
          <w:rFonts w:hint="eastAsia"/>
          <w:lang w:eastAsia="ja-JP"/>
        </w:rPr>
        <w:t>佐藤先生コメント⑩</w:t>
      </w:r>
      <w:r>
        <w:rPr>
          <w:rFonts w:hint="eastAsia"/>
          <w:lang w:eastAsia="ja-JP"/>
        </w:rPr>
        <w:t>）</w:t>
      </w:r>
      <w:r w:rsidR="00F7283B">
        <w:rPr>
          <w:rFonts w:hint="eastAsia"/>
          <w:lang w:eastAsia="ja-JP"/>
        </w:rPr>
        <w:t>Discussion</w:t>
      </w:r>
      <w:r w:rsidR="00F7283B">
        <w:rPr>
          <w:rFonts w:hint="eastAsia"/>
          <w:lang w:eastAsia="ja-JP"/>
        </w:rPr>
        <w:t>内の断定表現を修正しました。</w:t>
      </w:r>
    </w:p>
  </w:comment>
  <w:comment w:id="308" w:author="治輝 齋藤" w:date="2026-04-30T20:56:00Z" w:initials="治齋">
    <w:p w14:paraId="476BF8CA" w14:textId="24CB48D1" w:rsidR="00F7283B" w:rsidRDefault="00F7283B">
      <w:pPr>
        <w:pStyle w:val="af3"/>
        <w:rPr>
          <w:lang w:eastAsia="ja-JP"/>
        </w:rPr>
      </w:pPr>
      <w:r>
        <w:rPr>
          <w:rStyle w:val="af2"/>
        </w:rPr>
        <w:annotationRef/>
      </w:r>
      <w:r>
        <w:rPr>
          <w:rFonts w:hint="eastAsia"/>
          <w:lang w:eastAsia="ja-JP"/>
        </w:rPr>
        <w:t>（佐藤先生コメント⑩）</w:t>
      </w:r>
      <w:r w:rsidRPr="00F7283B">
        <w:rPr>
          <w:rFonts w:hint="eastAsia"/>
          <w:lang w:eastAsia="ja-JP"/>
        </w:rPr>
        <w:t>Discussion</w:t>
      </w:r>
      <w:r w:rsidRPr="00F7283B">
        <w:rPr>
          <w:rFonts w:hint="eastAsia"/>
          <w:lang w:eastAsia="ja-JP"/>
        </w:rPr>
        <w:t>内の断定表現を修正しました</w:t>
      </w:r>
      <w:r>
        <w:rPr>
          <w:rFonts w:hint="eastAsia"/>
          <w:lang w:eastAsia="ja-JP"/>
        </w:rPr>
        <w:t>。</w:t>
      </w:r>
    </w:p>
  </w:comment>
  <w:comment w:id="324" w:author="治輝 齋藤" w:date="2026-04-30T21:00:00Z" w:initials="治齋">
    <w:p w14:paraId="40A9CBF0" w14:textId="64B29551" w:rsidR="00F7283B" w:rsidRDefault="00F7283B">
      <w:pPr>
        <w:pStyle w:val="af3"/>
        <w:rPr>
          <w:lang w:eastAsia="ja-JP"/>
        </w:rPr>
      </w:pPr>
      <w:r>
        <w:rPr>
          <w:rStyle w:val="af2"/>
        </w:rPr>
        <w:annotationRef/>
      </w:r>
      <w:r>
        <w:rPr>
          <w:rFonts w:hint="eastAsia"/>
          <w:lang w:eastAsia="ja-JP"/>
        </w:rPr>
        <w:t>（佐藤先生コメント⑩）</w:t>
      </w:r>
      <w:r w:rsidRPr="00F7283B">
        <w:rPr>
          <w:rFonts w:hint="eastAsia"/>
          <w:lang w:eastAsia="ja-JP"/>
        </w:rPr>
        <w:t>Discussion</w:t>
      </w:r>
      <w:r w:rsidRPr="00F7283B">
        <w:rPr>
          <w:rFonts w:hint="eastAsia"/>
          <w:lang w:eastAsia="ja-JP"/>
        </w:rPr>
        <w:t>内の断定表現を修正しました。</w:t>
      </w:r>
    </w:p>
  </w:comment>
  <w:comment w:id="344" w:author="治輝 齋藤" w:date="2026-04-30T20:33:00Z" w:initials="治齋">
    <w:p w14:paraId="243073DF" w14:textId="01122ECA" w:rsidR="008227BE" w:rsidRDefault="008227BE">
      <w:pPr>
        <w:pStyle w:val="af3"/>
        <w:rPr>
          <w:lang w:eastAsia="ja-JP"/>
        </w:rPr>
      </w:pPr>
      <w:r>
        <w:rPr>
          <w:rStyle w:val="af2"/>
        </w:rPr>
        <w:annotationRef/>
      </w:r>
      <w:r w:rsidRPr="008227BE">
        <w:rPr>
          <w:rFonts w:hint="eastAsia"/>
          <w:lang w:eastAsia="ja-JP"/>
        </w:rPr>
        <w:t>（寳澤先生コメント）</w:t>
      </w:r>
      <w:r w:rsidRPr="008227BE">
        <w:rPr>
          <w:rFonts w:hint="eastAsia"/>
          <w:lang w:eastAsia="ja-JP"/>
        </w:rPr>
        <w:t>Discussion</w:t>
      </w:r>
      <w:r w:rsidRPr="008227BE">
        <w:rPr>
          <w:rFonts w:hint="eastAsia"/>
          <w:lang w:eastAsia="ja-JP"/>
        </w:rPr>
        <w:t>に、</w:t>
      </w:r>
      <w:r>
        <w:rPr>
          <w:rFonts w:hint="eastAsia"/>
          <w:lang w:eastAsia="ja-JP"/>
        </w:rPr>
        <w:t>NDB</w:t>
      </w:r>
      <w:r>
        <w:rPr>
          <w:rFonts w:hint="eastAsia"/>
          <w:lang w:eastAsia="ja-JP"/>
        </w:rPr>
        <w:t>オープン</w:t>
      </w:r>
      <w:r w:rsidRPr="008227BE">
        <w:rPr>
          <w:rFonts w:hint="eastAsia"/>
          <w:lang w:eastAsia="ja-JP"/>
        </w:rPr>
        <w:t>データのマスキング制約下での解釈方針（頑健性確認として扱う</w:t>
      </w:r>
      <w:r>
        <w:rPr>
          <w:rFonts w:hint="eastAsia"/>
          <w:lang w:eastAsia="ja-JP"/>
        </w:rPr>
        <w:t>旨</w:t>
      </w:r>
      <w:r w:rsidRPr="008227BE">
        <w:rPr>
          <w:rFonts w:hint="eastAsia"/>
          <w:lang w:eastAsia="ja-JP"/>
        </w:rPr>
        <w:t>）を追記</w:t>
      </w:r>
      <w:r>
        <w:rPr>
          <w:rFonts w:hint="eastAsia"/>
          <w:lang w:eastAsia="ja-JP"/>
        </w:rPr>
        <w:t>しました。</w:t>
      </w:r>
    </w:p>
  </w:comment>
  <w:comment w:id="351" w:author="山岸良匡" w:date="2026-05-18T19:51:00Z" w:initials="山">
    <w:p w14:paraId="7855C3C4" w14:textId="77777777" w:rsidR="001907E8" w:rsidRDefault="001907E8" w:rsidP="001907E8">
      <w:pPr>
        <w:pStyle w:val="af3"/>
        <w:rPr>
          <w:lang w:eastAsia="ja-JP"/>
        </w:rPr>
      </w:pPr>
      <w:r>
        <w:rPr>
          <w:rStyle w:val="af2"/>
        </w:rPr>
        <w:annotationRef/>
      </w:r>
      <w:r>
        <w:rPr>
          <w:rFonts w:hint="eastAsia"/>
          <w:lang w:eastAsia="ja-JP"/>
        </w:rPr>
        <w:t>車の影響が考察されていないのが気になります。地方</w:t>
      </w:r>
      <w:proofErr w:type="gramStart"/>
      <w:r>
        <w:rPr>
          <w:rFonts w:hint="eastAsia"/>
          <w:lang w:eastAsia="ja-JP"/>
        </w:rPr>
        <w:t>で</w:t>
      </w:r>
      <w:proofErr w:type="gramEnd"/>
      <w:r>
        <w:rPr>
          <w:rFonts w:hint="eastAsia"/>
          <w:lang w:eastAsia="ja-JP"/>
        </w:rPr>
        <w:t>傾斜地</w:t>
      </w:r>
      <w:proofErr w:type="gramStart"/>
      <w:r>
        <w:rPr>
          <w:rFonts w:hint="eastAsia"/>
          <w:lang w:eastAsia="ja-JP"/>
        </w:rPr>
        <w:t>で</w:t>
      </w:r>
      <w:proofErr w:type="gramEnd"/>
      <w:r>
        <w:rPr>
          <w:rFonts w:hint="eastAsia"/>
          <w:lang w:eastAsia="ja-JP"/>
        </w:rPr>
        <w:t>高齢者ならほぼ車を使う人ばかりと思います。</w:t>
      </w:r>
    </w:p>
  </w:comment>
  <w:comment w:id="358" w:author="治輝 齋藤" w:date="2026-04-30T18:41:00Z" w:initials="治齋">
    <w:p w14:paraId="013610CE" w14:textId="7A3BF36E" w:rsidR="00DB17F0" w:rsidRDefault="00DB17F0">
      <w:pPr>
        <w:pStyle w:val="af3"/>
        <w:rPr>
          <w:lang w:eastAsia="ja-JP"/>
        </w:rPr>
      </w:pPr>
      <w:r>
        <w:rPr>
          <w:rStyle w:val="af2"/>
        </w:rPr>
        <w:annotationRef/>
      </w:r>
      <w:r>
        <w:rPr>
          <w:rFonts w:hint="eastAsia"/>
          <w:lang w:eastAsia="ja-JP"/>
        </w:rPr>
        <w:t>（佐藤先生コメント⑧）</w:t>
      </w:r>
      <w:r>
        <w:rPr>
          <w:rFonts w:hint="eastAsia"/>
          <w:lang w:eastAsia="ja-JP"/>
        </w:rPr>
        <w:t>40</w:t>
      </w:r>
      <w:r w:rsidRPr="00DB17F0">
        <w:rPr>
          <w:rFonts w:hint="eastAsia"/>
          <w:lang w:eastAsia="ja-JP"/>
        </w:rPr>
        <w:t>–</w:t>
      </w:r>
      <w:r w:rsidRPr="00DB17F0">
        <w:rPr>
          <w:rFonts w:hint="eastAsia"/>
          <w:lang w:eastAsia="ja-JP"/>
        </w:rPr>
        <w:t>74</w:t>
      </w:r>
      <w:r w:rsidRPr="00DB17F0">
        <w:rPr>
          <w:rFonts w:hint="eastAsia"/>
          <w:lang w:eastAsia="ja-JP"/>
        </w:rPr>
        <w:t>歳質問票集計</w:t>
      </w:r>
      <w:r>
        <w:rPr>
          <w:rFonts w:hint="eastAsia"/>
          <w:lang w:eastAsia="ja-JP"/>
        </w:rPr>
        <w:t>における</w:t>
      </w:r>
      <w:r w:rsidRPr="00DB17F0">
        <w:rPr>
          <w:rFonts w:hint="eastAsia"/>
          <w:lang w:eastAsia="ja-JP"/>
        </w:rPr>
        <w:t>公開</w:t>
      </w:r>
      <w:r>
        <w:rPr>
          <w:rFonts w:hint="eastAsia"/>
          <w:lang w:eastAsia="ja-JP"/>
        </w:rPr>
        <w:t>である</w:t>
      </w:r>
      <w:r w:rsidRPr="00DB17F0">
        <w:rPr>
          <w:rFonts w:hint="eastAsia"/>
          <w:lang w:eastAsia="ja-JP"/>
        </w:rPr>
        <w:t>ため、歩行速度変数は</w:t>
      </w:r>
      <w:r w:rsidRPr="00DB17F0">
        <w:rPr>
          <w:lang w:eastAsia="ja-JP"/>
        </w:rPr>
        <w:t>contextual covariate</w:t>
      </w:r>
      <w:r w:rsidRPr="00DB17F0">
        <w:rPr>
          <w:rFonts w:hint="eastAsia"/>
          <w:lang w:eastAsia="ja-JP"/>
        </w:rPr>
        <w:t>として扱う</w:t>
      </w:r>
      <w:r>
        <w:rPr>
          <w:rFonts w:hint="eastAsia"/>
          <w:lang w:eastAsia="ja-JP"/>
        </w:rPr>
        <w:t>旨を記載しました。</w:t>
      </w:r>
    </w:p>
  </w:comment>
  <w:comment w:id="361" w:author="山岸良匡" w:date="2026-05-18T19:56:00Z" w:initials="山">
    <w:p w14:paraId="7F10E4ED" w14:textId="77777777" w:rsidR="001907E8" w:rsidRDefault="001907E8" w:rsidP="001907E8">
      <w:pPr>
        <w:pStyle w:val="af3"/>
        <w:rPr>
          <w:lang w:eastAsia="ja-JP"/>
        </w:rPr>
      </w:pPr>
      <w:r>
        <w:rPr>
          <w:rStyle w:val="af2"/>
        </w:rPr>
        <w:annotationRef/>
      </w:r>
      <w:r>
        <w:rPr>
          <w:rFonts w:hint="eastAsia"/>
          <w:lang w:eastAsia="ja-JP"/>
        </w:rPr>
        <w:t>根拠がなければ、やや言い過ぎのように思われます。</w:t>
      </w:r>
    </w:p>
  </w:comment>
  <w:comment w:id="365" w:author="治輝 齋藤" w:date="2026-04-30T18:04:00Z" w:initials="治齋">
    <w:p w14:paraId="2C2FBDDD" w14:textId="3726F212" w:rsidR="00394F48" w:rsidRDefault="00394F48">
      <w:pPr>
        <w:pStyle w:val="af3"/>
        <w:rPr>
          <w:lang w:eastAsia="ja-JP"/>
        </w:rPr>
      </w:pPr>
      <w:r>
        <w:rPr>
          <w:rStyle w:val="af2"/>
        </w:rPr>
        <w:annotationRef/>
      </w:r>
      <w:r>
        <w:rPr>
          <w:rFonts w:hint="eastAsia"/>
          <w:lang w:eastAsia="ja-JP"/>
        </w:rPr>
        <w:t>（佐藤先生コメント③）</w:t>
      </w:r>
      <w:r w:rsidRPr="00394F48">
        <w:rPr>
          <w:rFonts w:hint="eastAsia"/>
          <w:lang w:eastAsia="ja-JP"/>
        </w:rPr>
        <w:t>Limitation</w:t>
      </w:r>
      <w:r>
        <w:rPr>
          <w:rFonts w:hint="eastAsia"/>
          <w:lang w:eastAsia="ja-JP"/>
        </w:rPr>
        <w:t>s</w:t>
      </w:r>
      <w:r w:rsidRPr="00394F48">
        <w:rPr>
          <w:rFonts w:hint="eastAsia"/>
          <w:lang w:eastAsia="ja-JP"/>
        </w:rPr>
        <w:t>に「</w:t>
      </w:r>
      <w:r w:rsidRPr="00394F48">
        <w:rPr>
          <w:rFonts w:hint="eastAsia"/>
          <w:lang w:eastAsia="ja-JP"/>
        </w:rPr>
        <w:t>surgery rates rather than true fracture incidence</w:t>
      </w:r>
      <w:r w:rsidRPr="00394F48">
        <w:rPr>
          <w:rFonts w:hint="eastAsia"/>
          <w:lang w:eastAsia="ja-JP"/>
        </w:rPr>
        <w:t>」</w:t>
      </w:r>
      <w:r>
        <w:rPr>
          <w:rFonts w:hint="eastAsia"/>
          <w:lang w:eastAsia="ja-JP"/>
        </w:rPr>
        <w:t>と記載を加えました。また、</w:t>
      </w:r>
      <w:r w:rsidRPr="00394F48">
        <w:rPr>
          <w:rFonts w:hint="eastAsia"/>
          <w:lang w:eastAsia="ja-JP"/>
        </w:rPr>
        <w:t>治療方針・アクセス差の影響</w:t>
      </w:r>
      <w:r>
        <w:rPr>
          <w:rFonts w:hint="eastAsia"/>
          <w:lang w:eastAsia="ja-JP"/>
        </w:rPr>
        <w:t>がある</w:t>
      </w:r>
      <w:r w:rsidRPr="00394F48">
        <w:rPr>
          <w:rFonts w:hint="eastAsia"/>
          <w:lang w:eastAsia="ja-JP"/>
        </w:rPr>
        <w:t>可能性</w:t>
      </w:r>
      <w:r>
        <w:rPr>
          <w:rFonts w:hint="eastAsia"/>
          <w:lang w:eastAsia="ja-JP"/>
        </w:rPr>
        <w:t>について記載しました。</w:t>
      </w:r>
    </w:p>
  </w:comment>
  <w:comment w:id="370" w:author="治輝 齋藤" w:date="2026-04-30T18:09:00Z" w:initials="治齋">
    <w:p w14:paraId="3A19A869" w14:textId="1979DC84" w:rsidR="005168E9" w:rsidRDefault="005168E9">
      <w:pPr>
        <w:pStyle w:val="af3"/>
        <w:rPr>
          <w:lang w:eastAsia="ja-JP"/>
        </w:rPr>
      </w:pPr>
      <w:r>
        <w:rPr>
          <w:rStyle w:val="af2"/>
        </w:rPr>
        <w:annotationRef/>
      </w:r>
      <w:r>
        <w:rPr>
          <w:rFonts w:hint="eastAsia"/>
          <w:lang w:eastAsia="ja-JP"/>
        </w:rPr>
        <w:t>（佐藤先生コメント④）</w:t>
      </w:r>
      <w:r w:rsidRPr="005168E9">
        <w:rPr>
          <w:rFonts w:hint="eastAsia"/>
          <w:lang w:eastAsia="ja-JP"/>
        </w:rPr>
        <w:t>気候（積雪・凍結）</w:t>
      </w:r>
      <w:r>
        <w:rPr>
          <w:rFonts w:hint="eastAsia"/>
          <w:lang w:eastAsia="ja-JP"/>
        </w:rPr>
        <w:t>の項目について、</w:t>
      </w:r>
      <w:r>
        <w:rPr>
          <w:rFonts w:hint="eastAsia"/>
          <w:lang w:eastAsia="ja-JP"/>
        </w:rPr>
        <w:t>Limitations</w:t>
      </w:r>
      <w:r>
        <w:rPr>
          <w:rFonts w:hint="eastAsia"/>
          <w:lang w:eastAsia="ja-JP"/>
        </w:rPr>
        <w:t>に追加しました。</w:t>
      </w:r>
    </w:p>
  </w:comment>
  <w:comment w:id="372" w:author="治輝 齋藤" w:date="2026-04-30T20:37:00Z" w:initials="治齋">
    <w:p w14:paraId="18E3D33C" w14:textId="4E1960CE" w:rsidR="008227BE" w:rsidRDefault="008227BE">
      <w:pPr>
        <w:pStyle w:val="af3"/>
        <w:rPr>
          <w:lang w:eastAsia="ja-JP"/>
        </w:rPr>
      </w:pPr>
      <w:r>
        <w:rPr>
          <w:rStyle w:val="af2"/>
        </w:rPr>
        <w:annotationRef/>
      </w:r>
      <w:r>
        <w:rPr>
          <w:rFonts w:hint="eastAsia"/>
          <w:lang w:eastAsia="ja-JP"/>
        </w:rPr>
        <w:t>（</w:t>
      </w:r>
      <w:r w:rsidRPr="008227BE">
        <w:rPr>
          <w:rFonts w:hint="eastAsia"/>
          <w:lang w:eastAsia="ja-JP"/>
        </w:rPr>
        <w:t>寳澤先生コメント</w:t>
      </w:r>
      <w:r>
        <w:rPr>
          <w:rFonts w:hint="eastAsia"/>
          <w:lang w:eastAsia="ja-JP"/>
        </w:rPr>
        <w:t>）</w:t>
      </w:r>
      <w:r w:rsidRPr="008227BE">
        <w:rPr>
          <w:rFonts w:hint="eastAsia"/>
          <w:lang w:eastAsia="ja-JP"/>
        </w:rPr>
        <w:t>Limitations</w:t>
      </w:r>
      <w:r w:rsidRPr="008227BE">
        <w:rPr>
          <w:rFonts w:hint="eastAsia"/>
          <w:lang w:eastAsia="ja-JP"/>
        </w:rPr>
        <w:t>に、補完依存性と二次マスキングの可能性を明記</w:t>
      </w:r>
      <w:r>
        <w:rPr>
          <w:rFonts w:hint="eastAsia"/>
          <w:lang w:eastAsia="ja-JP"/>
        </w:rPr>
        <w:t>しました。</w:t>
      </w:r>
    </w:p>
  </w:comment>
  <w:comment w:id="378" w:author="治輝 齋藤" w:date="2026-04-30T18:46:00Z" w:initials="治齋">
    <w:p w14:paraId="3D3C9648" w14:textId="67BECD95" w:rsidR="00DB17F0" w:rsidRDefault="00DB17F0">
      <w:pPr>
        <w:pStyle w:val="af3"/>
        <w:rPr>
          <w:lang w:eastAsia="ja-JP"/>
        </w:rPr>
      </w:pPr>
      <w:r>
        <w:rPr>
          <w:rStyle w:val="af2"/>
        </w:rPr>
        <w:annotationRef/>
      </w:r>
      <w:r>
        <w:rPr>
          <w:rFonts w:hint="eastAsia"/>
          <w:lang w:eastAsia="ja-JP"/>
        </w:rPr>
        <w:t>（佐藤先生コメント⑧）</w:t>
      </w:r>
      <w:r w:rsidR="00F61CC0" w:rsidRPr="00F61CC0">
        <w:rPr>
          <w:rFonts w:hint="eastAsia"/>
          <w:lang w:eastAsia="ja-JP"/>
        </w:rPr>
        <w:t>歩行速度指標が</w:t>
      </w:r>
      <w:r w:rsidR="00F61CC0" w:rsidRPr="00F61CC0">
        <w:rPr>
          <w:rFonts w:hint="eastAsia"/>
          <w:lang w:eastAsia="ja-JP"/>
        </w:rPr>
        <w:t>40</w:t>
      </w:r>
      <w:r w:rsidR="00F61CC0" w:rsidRPr="00F61CC0">
        <w:rPr>
          <w:rFonts w:hint="eastAsia"/>
          <w:lang w:eastAsia="ja-JP"/>
        </w:rPr>
        <w:t>–</w:t>
      </w:r>
      <w:r w:rsidR="00F61CC0" w:rsidRPr="00F61CC0">
        <w:rPr>
          <w:rFonts w:hint="eastAsia"/>
          <w:lang w:eastAsia="ja-JP"/>
        </w:rPr>
        <w:t>74</w:t>
      </w:r>
      <w:r w:rsidR="00F61CC0" w:rsidRPr="00F61CC0">
        <w:rPr>
          <w:rFonts w:hint="eastAsia"/>
          <w:lang w:eastAsia="ja-JP"/>
        </w:rPr>
        <w:t>歳の公開質問票集計に基づくことを明記し、最高齢群の骨折リスクを直接代表しないという限界が伝わるように修正しました</w:t>
      </w:r>
      <w:r>
        <w:rPr>
          <w:rFonts w:hint="eastAsia"/>
          <w:lang w:eastAsia="ja-JP"/>
        </w:rPr>
        <w:t>。</w:t>
      </w:r>
    </w:p>
  </w:comment>
  <w:comment w:id="385" w:author="治輝 齋藤" w:date="2026-05-01T13:08:00Z" w:initials="治齋">
    <w:p w14:paraId="48B08688" w14:textId="77777777" w:rsidR="00F645DD" w:rsidRDefault="00F645DD" w:rsidP="00F645DD">
      <w:pPr>
        <w:pStyle w:val="af3"/>
        <w:rPr>
          <w:lang w:eastAsia="ja-JP"/>
        </w:rPr>
      </w:pPr>
      <w:r>
        <w:rPr>
          <w:rStyle w:val="af2"/>
        </w:rPr>
        <w:annotationRef/>
      </w:r>
      <w:r>
        <w:rPr>
          <w:rFonts w:hint="eastAsia"/>
          <w:lang w:eastAsia="ja-JP"/>
        </w:rPr>
        <w:t>（舟久保先生コメント④）</w:t>
      </w:r>
      <w:r w:rsidRPr="00252B64">
        <w:rPr>
          <w:rFonts w:hint="eastAsia"/>
          <w:lang w:eastAsia="ja-JP"/>
        </w:rPr>
        <w:t>歩行速度の能力指標性を</w:t>
      </w:r>
      <w:r w:rsidRPr="00252B64">
        <w:rPr>
          <w:rFonts w:hint="eastAsia"/>
          <w:lang w:eastAsia="ja-JP"/>
        </w:rPr>
        <w:t>Limitations</w:t>
      </w:r>
      <w:r w:rsidRPr="00252B64">
        <w:rPr>
          <w:rFonts w:hint="eastAsia"/>
          <w:lang w:eastAsia="ja-JP"/>
        </w:rPr>
        <w:t>に追記</w:t>
      </w:r>
      <w:r>
        <w:rPr>
          <w:rFonts w:hint="eastAsia"/>
          <w:lang w:eastAsia="ja-JP"/>
        </w:rPr>
        <w:t>しました。</w:t>
      </w:r>
    </w:p>
  </w:comment>
  <w:comment w:id="397" w:author="治輝 齋藤" w:date="2026-04-30T19:20:00Z" w:initials="治齋">
    <w:p w14:paraId="138B0C16" w14:textId="160B8AF4" w:rsidR="00896745" w:rsidRDefault="00896745">
      <w:pPr>
        <w:pStyle w:val="af3"/>
        <w:rPr>
          <w:lang w:eastAsia="ja-JP"/>
        </w:rPr>
      </w:pPr>
      <w:r>
        <w:rPr>
          <w:rStyle w:val="af2"/>
        </w:rPr>
        <w:annotationRef/>
      </w:r>
      <w:r>
        <w:rPr>
          <w:rFonts w:hint="eastAsia"/>
          <w:lang w:eastAsia="ja-JP"/>
        </w:rPr>
        <w:t>（佐藤先生コメント⑩）</w:t>
      </w:r>
      <w:r>
        <w:rPr>
          <w:rFonts w:hint="eastAsia"/>
          <w:lang w:eastAsia="ja-JP"/>
        </w:rPr>
        <w:t xml:space="preserve">remained </w:t>
      </w:r>
      <w:r>
        <w:rPr>
          <w:rFonts w:hint="eastAsia"/>
          <w:lang w:eastAsia="ja-JP"/>
        </w:rPr>
        <w:t>→</w:t>
      </w:r>
      <w:r>
        <w:rPr>
          <w:rFonts w:hint="eastAsia"/>
          <w:lang w:eastAsia="ja-JP"/>
        </w:rPr>
        <w:t xml:space="preserve"> was</w:t>
      </w:r>
      <w:r>
        <w:rPr>
          <w:rFonts w:hint="eastAsia"/>
          <w:lang w:eastAsia="ja-JP"/>
        </w:rPr>
        <w:t>と、弱い表現に修正しました。</w:t>
      </w:r>
    </w:p>
  </w:comment>
  <w:comment w:id="403" w:author="治輝 齋藤" w:date="2026-05-01T13:12:00Z" w:initials="治齋">
    <w:p w14:paraId="74284328" w14:textId="77777777" w:rsidR="00F645DD" w:rsidRDefault="00F645DD" w:rsidP="00F645DD">
      <w:pPr>
        <w:pStyle w:val="af3"/>
        <w:rPr>
          <w:lang w:eastAsia="ja-JP"/>
        </w:rPr>
      </w:pPr>
      <w:r>
        <w:rPr>
          <w:rStyle w:val="af2"/>
        </w:rPr>
        <w:annotationRef/>
      </w:r>
      <w:r>
        <w:rPr>
          <w:rFonts w:hint="eastAsia"/>
          <w:lang w:eastAsia="ja-JP"/>
        </w:rPr>
        <w:t>（舟久保先生コメント⑤）</w:t>
      </w:r>
      <w:r w:rsidRPr="00F25F6D">
        <w:rPr>
          <w:rFonts w:hint="eastAsia"/>
          <w:lang w:eastAsia="ja-JP"/>
        </w:rPr>
        <w:t>統計解釈を控えめ</w:t>
      </w:r>
      <w:r>
        <w:rPr>
          <w:rFonts w:hint="eastAsia"/>
          <w:lang w:eastAsia="ja-JP"/>
        </w:rPr>
        <w:t>な表現に修正</w:t>
      </w:r>
      <w:r w:rsidRPr="00F25F6D">
        <w:rPr>
          <w:rFonts w:hint="eastAsia"/>
          <w:lang w:eastAsia="ja-JP"/>
        </w:rPr>
        <w:t>し</w:t>
      </w:r>
      <w:r>
        <w:rPr>
          <w:rFonts w:hint="eastAsia"/>
          <w:lang w:eastAsia="ja-JP"/>
        </w:rPr>
        <w:t>、</w:t>
      </w:r>
      <w:r w:rsidRPr="00F25F6D">
        <w:rPr>
          <w:rFonts w:hint="eastAsia"/>
          <w:lang w:eastAsia="ja-JP"/>
        </w:rPr>
        <w:t>N=47</w:t>
      </w:r>
      <w:r>
        <w:rPr>
          <w:rFonts w:hint="eastAsia"/>
          <w:lang w:eastAsia="ja-JP"/>
        </w:rPr>
        <w:t>の</w:t>
      </w:r>
      <w:r w:rsidRPr="00F25F6D">
        <w:rPr>
          <w:rFonts w:hint="eastAsia"/>
          <w:lang w:eastAsia="ja-JP"/>
        </w:rPr>
        <w:t>不確実性を明示</w:t>
      </w:r>
      <w:r>
        <w:rPr>
          <w:rFonts w:hint="eastAsia"/>
          <w:lang w:eastAsia="ja-JP"/>
        </w:rPr>
        <w:t>しました。</w:t>
      </w:r>
    </w:p>
  </w:comment>
  <w:comment w:id="456" w:author="治輝 齋藤" w:date="2026-05-01T14:29:00Z" w:initials="治齋">
    <w:p w14:paraId="0EDAC622" w14:textId="77777777" w:rsidR="00FE5A92" w:rsidRDefault="00FE5A92" w:rsidP="00FE5A92">
      <w:pPr>
        <w:pStyle w:val="af3"/>
        <w:rPr>
          <w:lang w:eastAsia="ja-JP"/>
        </w:rPr>
      </w:pPr>
      <w:r>
        <w:rPr>
          <w:rStyle w:val="af2"/>
        </w:rPr>
        <w:annotationRef/>
      </w:r>
      <w:r w:rsidRPr="00F04F3D">
        <w:rPr>
          <w:rFonts w:hint="eastAsia"/>
          <w:lang w:eastAsia="ja-JP"/>
        </w:rPr>
        <w:t>（寳澤先生コメント）</w:t>
      </w:r>
      <w:r>
        <w:rPr>
          <w:rFonts w:hint="eastAsia"/>
          <w:lang w:eastAsia="ja-JP"/>
        </w:rPr>
        <w:t>Table 5</w:t>
      </w:r>
      <w:r>
        <w:rPr>
          <w:rFonts w:hint="eastAsia"/>
          <w:lang w:eastAsia="ja-JP"/>
        </w:rPr>
        <w:t>として、</w:t>
      </w:r>
      <w:r w:rsidRPr="00F04F3D">
        <w:rPr>
          <w:rFonts w:hint="eastAsia"/>
          <w:lang w:eastAsia="ja-JP"/>
        </w:rPr>
        <w:t>各シナリオでの回帰係数（</w:t>
      </w:r>
      <w:r w:rsidRPr="00F04F3D">
        <w:rPr>
          <w:rFonts w:hint="eastAsia"/>
        </w:rPr>
        <w:t>β</w:t>
      </w:r>
      <w:r w:rsidRPr="00F04F3D">
        <w:rPr>
          <w:rFonts w:hint="eastAsia"/>
          <w:lang w:eastAsia="ja-JP"/>
        </w:rPr>
        <w:t>, 95%CI, p</w:t>
      </w:r>
      <w:r w:rsidRPr="00F04F3D">
        <w:rPr>
          <w:rFonts w:hint="eastAsia"/>
          <w:lang w:eastAsia="ja-JP"/>
        </w:rPr>
        <w:t>）を明記しました。</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5635B02" w15:done="0"/>
  <w15:commentEx w15:paraId="3FE47C04" w15:paraIdParent="05635B02" w15:done="0"/>
  <w15:commentEx w15:paraId="64DE3CDF" w15:done="0"/>
  <w15:commentEx w15:paraId="190E9F48" w15:paraIdParent="64DE3CDF" w15:done="0"/>
  <w15:commentEx w15:paraId="655C391B" w15:done="0"/>
  <w15:commentEx w15:paraId="75552070" w15:paraIdParent="655C391B" w15:done="0"/>
  <w15:commentEx w15:paraId="3C61C1A1" w15:done="0"/>
  <w15:commentEx w15:paraId="602C9FFE" w15:paraIdParent="3C61C1A1" w15:done="0"/>
  <w15:commentEx w15:paraId="4CFF8D02" w15:done="0"/>
  <w15:commentEx w15:paraId="4FA4532D" w15:done="0"/>
  <w15:commentEx w15:paraId="514C5BEC" w15:paraIdParent="4FA4532D" w15:done="0"/>
  <w15:commentEx w15:paraId="70789A25" w15:done="0"/>
  <w15:commentEx w15:paraId="0A45A31D" w15:paraIdParent="70789A25" w15:done="0"/>
  <w15:commentEx w15:paraId="50E41A7C" w15:done="0"/>
  <w15:commentEx w15:paraId="34F6716C" w15:paraIdParent="50E41A7C" w15:done="0"/>
  <w15:commentEx w15:paraId="513FFDD6" w15:done="0"/>
  <w15:commentEx w15:paraId="1006C1C6" w15:done="0"/>
  <w15:commentEx w15:paraId="24FC57F2" w15:done="0"/>
  <w15:commentEx w15:paraId="0BF46168" w15:done="0"/>
  <w15:commentEx w15:paraId="625A4C7D" w15:done="0"/>
  <w15:commentEx w15:paraId="202B07E6" w15:done="0"/>
  <w15:commentEx w15:paraId="7DE1BBAC" w15:done="0"/>
  <w15:commentEx w15:paraId="766AEC9E" w15:paraIdParent="7DE1BBAC" w15:done="0"/>
  <w15:commentEx w15:paraId="2E7524A1" w15:done="0"/>
  <w15:commentEx w15:paraId="3E8848AB" w15:done="0"/>
  <w15:commentEx w15:paraId="22BA222B" w15:done="0"/>
  <w15:commentEx w15:paraId="4BBB0A56" w15:done="0"/>
  <w15:commentEx w15:paraId="7B1ED3F6" w15:paraIdParent="4BBB0A56" w15:done="0"/>
  <w15:commentEx w15:paraId="4A8F4FEF" w15:done="0"/>
  <w15:commentEx w15:paraId="515AA38D" w15:paraIdParent="4A8F4FEF" w15:done="0"/>
  <w15:commentEx w15:paraId="39E4D378" w15:done="0"/>
  <w15:commentEx w15:paraId="76289747" w15:done="0"/>
  <w15:commentEx w15:paraId="49E4B611" w15:done="0"/>
  <w15:commentEx w15:paraId="22158019" w15:paraIdParent="49E4B611" w15:done="0"/>
  <w15:commentEx w15:paraId="33579935" w15:done="0"/>
  <w15:commentEx w15:paraId="2E97D07E" w15:done="0"/>
  <w15:commentEx w15:paraId="02C3F422" w15:paraIdParent="2E97D07E" w15:done="0"/>
  <w15:commentEx w15:paraId="16D0CE8F" w15:done="0"/>
  <w15:commentEx w15:paraId="576B800B" w15:paraIdParent="16D0CE8F" w15:done="0"/>
  <w15:commentEx w15:paraId="1629F195" w15:done="0"/>
  <w15:commentEx w15:paraId="04B40A5A" w15:done="0"/>
  <w15:commentEx w15:paraId="4415FBF7" w15:done="0"/>
  <w15:commentEx w15:paraId="476BF8CA" w15:done="0"/>
  <w15:commentEx w15:paraId="40A9CBF0" w15:done="0"/>
  <w15:commentEx w15:paraId="243073DF" w15:done="0"/>
  <w15:commentEx w15:paraId="7855C3C4" w15:done="0"/>
  <w15:commentEx w15:paraId="013610CE" w15:done="0"/>
  <w15:commentEx w15:paraId="7F10E4ED" w15:done="0"/>
  <w15:commentEx w15:paraId="2C2FBDDD" w15:done="0"/>
  <w15:commentEx w15:paraId="3A19A869" w15:done="0"/>
  <w15:commentEx w15:paraId="18E3D33C" w15:done="0"/>
  <w15:commentEx w15:paraId="3D3C9648" w15:done="0"/>
  <w15:commentEx w15:paraId="48B08688" w15:done="0"/>
  <w15:commentEx w15:paraId="138B0C16" w15:done="0"/>
  <w15:commentEx w15:paraId="74284328" w15:done="0"/>
  <w15:commentEx w15:paraId="0EDAC62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DE54D23" w16cex:dateUtc="2026-05-18T10:00:00Z"/>
  <w16cex:commentExtensible w16cex:durableId="26A46C80" w16cex:dateUtc="2026-05-19T12:20:00Z"/>
  <w16cex:commentExtensible w16cex:durableId="65EFD729" w16cex:dateUtc="2026-05-18T14:39:00Z"/>
  <w16cex:commentExtensible w16cex:durableId="049900C5" w16cex:dateUtc="2026-05-19T12:25:00Z"/>
  <w16cex:commentExtensible w16cex:durableId="5E7D9E50" w16cex:dateUtc="2026-05-18T09:52:00Z"/>
  <w16cex:commentExtensible w16cex:durableId="3DDE7CE7" w16cex:dateUtc="2026-05-19T13:06:00Z"/>
  <w16cex:commentExtensible w16cex:durableId="7F3AB1BB" w16cex:dateUtc="2026-05-18T09:52:00Z"/>
  <w16cex:commentExtensible w16cex:durableId="289E2139" w16cex:dateUtc="2026-05-19T13:15:00Z"/>
  <w16cex:commentExtensible w16cex:durableId="6714CD1B" w16cex:dateUtc="2026-05-19T11:36:00Z"/>
  <w16cex:commentExtensible w16cex:durableId="34ADD098" w16cex:dateUtc="2026-05-18T09:54:00Z"/>
  <w16cex:commentExtensible w16cex:durableId="2791D779" w16cex:dateUtc="2026-05-19T13:21:00Z"/>
  <w16cex:commentExtensible w16cex:durableId="09ECE11A" w16cex:dateUtc="2026-05-18T09:54:00Z"/>
  <w16cex:commentExtensible w16cex:durableId="3924E452" w16cex:dateUtc="2026-05-19T13:31:00Z"/>
  <w16cex:commentExtensible w16cex:durableId="3C2E0BEC" w16cex:dateUtc="2026-05-18T14:44:00Z"/>
  <w16cex:commentExtensible w16cex:durableId="34170C4A" w16cex:dateUtc="2026-05-19T13:44:00Z"/>
  <w16cex:commentExtensible w16cex:durableId="4E153F6A" w16cex:dateUtc="2026-05-18T10:10:00Z"/>
  <w16cex:commentExtensible w16cex:durableId="6BD3D7E3" w16cex:dateUtc="2026-05-19T11:43:00Z"/>
  <w16cex:commentExtensible w16cex:durableId="18C949AC" w16cex:dateUtc="2026-05-18T10:14:00Z"/>
  <w16cex:commentExtensible w16cex:durableId="60952171" w16cex:dateUtc="2026-05-19T11:44:00Z"/>
  <w16cex:commentExtensible w16cex:durableId="75AD23F4" w16cex:dateUtc="2026-05-19T11:47:00Z"/>
  <w16cex:commentExtensible w16cex:durableId="652D2428" w16cex:dateUtc="2026-05-19T11:54:00Z"/>
  <w16cex:commentExtensible w16cex:durableId="32264AD3" w16cex:dateUtc="2026-05-18T10:19:00Z"/>
  <w16cex:commentExtensible w16cex:durableId="48AF3C6D" w16cex:dateUtc="2026-05-19T14:04:00Z"/>
  <w16cex:commentExtensible w16cex:durableId="3508A238" w16cex:dateUtc="2026-04-30T09:01:00Z"/>
  <w16cex:commentExtensible w16cex:durableId="0B936217" w16cex:dateUtc="2026-04-30T09:02:00Z"/>
  <w16cex:commentExtensible w16cex:durableId="247C03E9" w16cex:dateUtc="2026-04-30T11:24:00Z"/>
  <w16cex:commentExtensible w16cex:durableId="24A23011" w16cex:dateUtc="2026-05-18T10:23:00Z"/>
  <w16cex:commentExtensible w16cex:durableId="6B2F302C" w16cex:dateUtc="2026-05-19T14:49:00Z"/>
  <w16cex:commentExtensible w16cex:durableId="5E3A40FA" w16cex:dateUtc="2026-05-18T10:28:00Z"/>
  <w16cex:commentExtensible w16cex:durableId="6F95FBEB" w16cex:dateUtc="2026-05-19T14:27:00Z"/>
  <w16cex:commentExtensible w16cex:durableId="6F31B0FC" w16cex:dateUtc="2026-05-18T10:31:00Z"/>
  <w16cex:commentExtensible w16cex:durableId="54C60FD5" w16cex:dateUtc="2026-05-18T10:35:00Z"/>
  <w16cex:commentExtensible w16cex:durableId="7D326336" w16cex:dateUtc="2026-04-30T11:30:00Z"/>
  <w16cex:commentExtensible w16cex:durableId="32D53676" w16cex:dateUtc="2026-05-18T10:37:00Z"/>
  <w16cex:commentExtensible w16cex:durableId="0FC2E86E" w16cex:dateUtc="2026-04-30T10:12:00Z"/>
  <w16cex:commentExtensible w16cex:durableId="30E3AB97" w16cex:dateUtc="2026-05-18T10:39:00Z"/>
  <w16cex:commentExtensible w16cex:durableId="1C54E4B2" w16cex:dateUtc="2026-05-19T13:51:00Z"/>
  <w16cex:commentExtensible w16cex:durableId="34C54922" w16cex:dateUtc="2026-05-18T10:40:00Z"/>
  <w16cex:commentExtensible w16cex:durableId="0FDCF8D4" w16cex:dateUtc="2026-05-19T13:55:00Z"/>
  <w16cex:commentExtensible w16cex:durableId="5D681B54" w16cex:dateUtc="2026-05-18T10:42:00Z"/>
  <w16cex:commentExtensible w16cex:durableId="771AB965" w16cex:dateUtc="2026-04-30T10:29:00Z"/>
  <w16cex:commentExtensible w16cex:durableId="5408FB23" w16cex:dateUtc="2026-04-30T11:52:00Z"/>
  <w16cex:commentExtensible w16cex:durableId="59EBB2CB" w16cex:dateUtc="2026-04-30T11:56:00Z"/>
  <w16cex:commentExtensible w16cex:durableId="5E62303E" w16cex:dateUtc="2026-04-30T12:00:00Z"/>
  <w16cex:commentExtensible w16cex:durableId="1C2D720C" w16cex:dateUtc="2026-04-30T11:33:00Z"/>
  <w16cex:commentExtensible w16cex:durableId="392EC000" w16cex:dateUtc="2026-05-18T10:51:00Z"/>
  <w16cex:commentExtensible w16cex:durableId="446AB2FC" w16cex:dateUtc="2026-04-30T09:41:00Z"/>
  <w16cex:commentExtensible w16cex:durableId="46FAAC76" w16cex:dateUtc="2026-05-18T10:56:00Z"/>
  <w16cex:commentExtensible w16cex:durableId="259C5AF6" w16cex:dateUtc="2026-04-30T09:04:00Z"/>
  <w16cex:commentExtensible w16cex:durableId="78255051" w16cex:dateUtc="2026-04-30T09:09:00Z"/>
  <w16cex:commentExtensible w16cex:durableId="55529A77" w16cex:dateUtc="2026-04-30T11:37:00Z"/>
  <w16cex:commentExtensible w16cex:durableId="28D924FE" w16cex:dateUtc="2026-04-30T09:46:00Z"/>
  <w16cex:commentExtensible w16cex:durableId="5A655298" w16cex:dateUtc="2026-05-01T04:08:00Z"/>
  <w16cex:commentExtensible w16cex:durableId="2D3CD7E2" w16cex:dateUtc="2026-04-30T10:20:00Z"/>
  <w16cex:commentExtensible w16cex:durableId="7D95ED2A" w16cex:dateUtc="2026-05-01T04:12:00Z"/>
  <w16cex:commentExtensible w16cex:durableId="7293117A" w16cex:dateUtc="2026-05-01T05:2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5635B02" w16cid:durableId="0DE54D23"/>
  <w16cid:commentId w16cid:paraId="3FE47C04" w16cid:durableId="26A46C80"/>
  <w16cid:commentId w16cid:paraId="64DE3CDF" w16cid:durableId="65EFD729"/>
  <w16cid:commentId w16cid:paraId="190E9F48" w16cid:durableId="049900C5"/>
  <w16cid:commentId w16cid:paraId="655C391B" w16cid:durableId="5E7D9E50"/>
  <w16cid:commentId w16cid:paraId="75552070" w16cid:durableId="3DDE7CE7"/>
  <w16cid:commentId w16cid:paraId="3C61C1A1" w16cid:durableId="7F3AB1BB"/>
  <w16cid:commentId w16cid:paraId="602C9FFE" w16cid:durableId="289E2139"/>
  <w16cid:commentId w16cid:paraId="4CFF8D02" w16cid:durableId="6714CD1B"/>
  <w16cid:commentId w16cid:paraId="4FA4532D" w16cid:durableId="34ADD098"/>
  <w16cid:commentId w16cid:paraId="514C5BEC" w16cid:durableId="2791D779"/>
  <w16cid:commentId w16cid:paraId="70789A25" w16cid:durableId="09ECE11A"/>
  <w16cid:commentId w16cid:paraId="0A45A31D" w16cid:durableId="3924E452"/>
  <w16cid:commentId w16cid:paraId="50E41A7C" w16cid:durableId="3C2E0BEC"/>
  <w16cid:commentId w16cid:paraId="34F6716C" w16cid:durableId="34170C4A"/>
  <w16cid:commentId w16cid:paraId="513FFDD6" w16cid:durableId="4E153F6A"/>
  <w16cid:commentId w16cid:paraId="1006C1C6" w16cid:durableId="6BD3D7E3"/>
  <w16cid:commentId w16cid:paraId="24FC57F2" w16cid:durableId="18C949AC"/>
  <w16cid:commentId w16cid:paraId="0BF46168" w16cid:durableId="60952171"/>
  <w16cid:commentId w16cid:paraId="625A4C7D" w16cid:durableId="75AD23F4"/>
  <w16cid:commentId w16cid:paraId="202B07E6" w16cid:durableId="652D2428"/>
  <w16cid:commentId w16cid:paraId="7DE1BBAC" w16cid:durableId="32264AD3"/>
  <w16cid:commentId w16cid:paraId="766AEC9E" w16cid:durableId="48AF3C6D"/>
  <w16cid:commentId w16cid:paraId="2E7524A1" w16cid:durableId="3508A238"/>
  <w16cid:commentId w16cid:paraId="3E8848AB" w16cid:durableId="0B936217"/>
  <w16cid:commentId w16cid:paraId="22BA222B" w16cid:durableId="247C03E9"/>
  <w16cid:commentId w16cid:paraId="4BBB0A56" w16cid:durableId="24A23011"/>
  <w16cid:commentId w16cid:paraId="7B1ED3F6" w16cid:durableId="6B2F302C"/>
  <w16cid:commentId w16cid:paraId="4A8F4FEF" w16cid:durableId="5E3A40FA"/>
  <w16cid:commentId w16cid:paraId="515AA38D" w16cid:durableId="6F95FBEB"/>
  <w16cid:commentId w16cid:paraId="39E4D378" w16cid:durableId="6F31B0FC"/>
  <w16cid:commentId w16cid:paraId="76289747" w16cid:durableId="54C60FD5"/>
  <w16cid:commentId w16cid:paraId="49E4B611" w16cid:durableId="7D326336"/>
  <w16cid:commentId w16cid:paraId="22158019" w16cid:durableId="32D53676"/>
  <w16cid:commentId w16cid:paraId="33579935" w16cid:durableId="0FC2E86E"/>
  <w16cid:commentId w16cid:paraId="2E97D07E" w16cid:durableId="30E3AB97"/>
  <w16cid:commentId w16cid:paraId="02C3F422" w16cid:durableId="1C54E4B2"/>
  <w16cid:commentId w16cid:paraId="16D0CE8F" w16cid:durableId="34C54922"/>
  <w16cid:commentId w16cid:paraId="576B800B" w16cid:durableId="0FDCF8D4"/>
  <w16cid:commentId w16cid:paraId="1629F195" w16cid:durableId="5D681B54"/>
  <w16cid:commentId w16cid:paraId="04B40A5A" w16cid:durableId="771AB965"/>
  <w16cid:commentId w16cid:paraId="4415FBF7" w16cid:durableId="5408FB23"/>
  <w16cid:commentId w16cid:paraId="476BF8CA" w16cid:durableId="59EBB2CB"/>
  <w16cid:commentId w16cid:paraId="40A9CBF0" w16cid:durableId="5E62303E"/>
  <w16cid:commentId w16cid:paraId="243073DF" w16cid:durableId="1C2D720C"/>
  <w16cid:commentId w16cid:paraId="7855C3C4" w16cid:durableId="392EC000"/>
  <w16cid:commentId w16cid:paraId="013610CE" w16cid:durableId="446AB2FC"/>
  <w16cid:commentId w16cid:paraId="7F10E4ED" w16cid:durableId="46FAAC76"/>
  <w16cid:commentId w16cid:paraId="2C2FBDDD" w16cid:durableId="259C5AF6"/>
  <w16cid:commentId w16cid:paraId="3A19A869" w16cid:durableId="78255051"/>
  <w16cid:commentId w16cid:paraId="18E3D33C" w16cid:durableId="55529A77"/>
  <w16cid:commentId w16cid:paraId="3D3C9648" w16cid:durableId="28D924FE"/>
  <w16cid:commentId w16cid:paraId="48B08688" w16cid:durableId="5A655298"/>
  <w16cid:commentId w16cid:paraId="138B0C16" w16cid:durableId="2D3CD7E2"/>
  <w16cid:commentId w16cid:paraId="74284328" w16cid:durableId="7D95ED2A"/>
  <w16cid:commentId w16cid:paraId="0EDAC622" w16cid:durableId="7293117A"/>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游明朝">
    <w:panose1 w:val="02020400000000000000"/>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游ゴシック Light">
    <w:panose1 w:val="020B0300000000000000"/>
    <w:charset w:val="80"/>
    <w:family w:val="modern"/>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38" style="width:0;height:1.5pt" o:hralign="center" o:bullet="t" o:hrstd="t" o:hr="t"/>
    </w:pict>
  </w:numPicBullet>
  <w:numPicBullet w:numPicBulletId="1">
    <w:pict>
      <v:rect id="_x0000_i1039" style="width:0;height:1.5pt" o:hralign="center" o:bullet="t" o:hrstd="t" o:hr="t"/>
    </w:pict>
  </w:numPicBullet>
  <w:abstractNum w:abstractNumId="0" w15:restartNumberingAfterBreak="0">
    <w:nsid w:val="0000A990"/>
    <w:multiLevelType w:val="multilevel"/>
    <w:tmpl w:val="1408C23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864A3AD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21"/>
    <w:multiLevelType w:val="multilevel"/>
    <w:tmpl w:val="15F2254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643046958">
    <w:abstractNumId w:val="0"/>
  </w:num>
  <w:num w:numId="2" w16cid:durableId="639960312">
    <w:abstractNumId w:val="1"/>
  </w:num>
  <w:num w:numId="3" w16cid:durableId="145440084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山岸良匡">
    <w15:presenceInfo w15:providerId="AD" w15:userId="S::yamagishi.kazumas.ge@u.tsukuba.ac.jp::3a8ba998-89d1-406a-8ce1-88976c106786"/>
  </w15:person>
  <w15:person w15:author="治輝 齋藤">
    <w15:presenceInfo w15:providerId="Windows Live" w15:userId="a4c4a0c4110bda0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trackRevision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3AD9"/>
    <w:rsid w:val="00004111"/>
    <w:rsid w:val="00012D1E"/>
    <w:rsid w:val="00031BB0"/>
    <w:rsid w:val="00061A98"/>
    <w:rsid w:val="00062171"/>
    <w:rsid w:val="00071026"/>
    <w:rsid w:val="00073AD9"/>
    <w:rsid w:val="00086EBA"/>
    <w:rsid w:val="000B2A23"/>
    <w:rsid w:val="000B6CF6"/>
    <w:rsid w:val="000E57C4"/>
    <w:rsid w:val="00104EB5"/>
    <w:rsid w:val="0012601A"/>
    <w:rsid w:val="0015073F"/>
    <w:rsid w:val="001907E8"/>
    <w:rsid w:val="00193A2D"/>
    <w:rsid w:val="001C1A6A"/>
    <w:rsid w:val="001D54C3"/>
    <w:rsid w:val="001E418E"/>
    <w:rsid w:val="00217E23"/>
    <w:rsid w:val="00233356"/>
    <w:rsid w:val="00237007"/>
    <w:rsid w:val="002600F3"/>
    <w:rsid w:val="00284F51"/>
    <w:rsid w:val="00311C5E"/>
    <w:rsid w:val="0032546C"/>
    <w:rsid w:val="00362AF6"/>
    <w:rsid w:val="0036571E"/>
    <w:rsid w:val="00380229"/>
    <w:rsid w:val="00394F48"/>
    <w:rsid w:val="003E0C45"/>
    <w:rsid w:val="00407B16"/>
    <w:rsid w:val="004213BC"/>
    <w:rsid w:val="00467353"/>
    <w:rsid w:val="0049727F"/>
    <w:rsid w:val="004C34FD"/>
    <w:rsid w:val="004D174A"/>
    <w:rsid w:val="004D1B18"/>
    <w:rsid w:val="004E0F5B"/>
    <w:rsid w:val="004F4C8A"/>
    <w:rsid w:val="004F6621"/>
    <w:rsid w:val="0050388A"/>
    <w:rsid w:val="005168E9"/>
    <w:rsid w:val="00556984"/>
    <w:rsid w:val="0056563A"/>
    <w:rsid w:val="005936E7"/>
    <w:rsid w:val="005A5D79"/>
    <w:rsid w:val="005B47C8"/>
    <w:rsid w:val="005F4CD1"/>
    <w:rsid w:val="00622A77"/>
    <w:rsid w:val="00646AD0"/>
    <w:rsid w:val="006558D1"/>
    <w:rsid w:val="006C06DE"/>
    <w:rsid w:val="00705772"/>
    <w:rsid w:val="0072467F"/>
    <w:rsid w:val="0075459B"/>
    <w:rsid w:val="007702BA"/>
    <w:rsid w:val="0078098C"/>
    <w:rsid w:val="00787B37"/>
    <w:rsid w:val="00794CB3"/>
    <w:rsid w:val="007A2815"/>
    <w:rsid w:val="007C7C3A"/>
    <w:rsid w:val="007D54A5"/>
    <w:rsid w:val="007F53E8"/>
    <w:rsid w:val="00817AFA"/>
    <w:rsid w:val="008227BE"/>
    <w:rsid w:val="0088113E"/>
    <w:rsid w:val="008873D7"/>
    <w:rsid w:val="00896745"/>
    <w:rsid w:val="008A413E"/>
    <w:rsid w:val="008D01AA"/>
    <w:rsid w:val="008F4985"/>
    <w:rsid w:val="00900800"/>
    <w:rsid w:val="00935FEB"/>
    <w:rsid w:val="009609FC"/>
    <w:rsid w:val="009643D6"/>
    <w:rsid w:val="009903F0"/>
    <w:rsid w:val="00A27614"/>
    <w:rsid w:val="00A5630A"/>
    <w:rsid w:val="00A5744A"/>
    <w:rsid w:val="00A6730B"/>
    <w:rsid w:val="00A76463"/>
    <w:rsid w:val="00A810BB"/>
    <w:rsid w:val="00AA6810"/>
    <w:rsid w:val="00AC651E"/>
    <w:rsid w:val="00AD046A"/>
    <w:rsid w:val="00B33ACE"/>
    <w:rsid w:val="00B36817"/>
    <w:rsid w:val="00B4073B"/>
    <w:rsid w:val="00B47F82"/>
    <w:rsid w:val="00B53F4E"/>
    <w:rsid w:val="00B65167"/>
    <w:rsid w:val="00BB5CB9"/>
    <w:rsid w:val="00BE3401"/>
    <w:rsid w:val="00C22C4D"/>
    <w:rsid w:val="00C34A0D"/>
    <w:rsid w:val="00C37C37"/>
    <w:rsid w:val="00C55966"/>
    <w:rsid w:val="00C6603A"/>
    <w:rsid w:val="00C974D0"/>
    <w:rsid w:val="00CA3F03"/>
    <w:rsid w:val="00CA66DC"/>
    <w:rsid w:val="00CA7656"/>
    <w:rsid w:val="00CB1C9B"/>
    <w:rsid w:val="00D14FC1"/>
    <w:rsid w:val="00D32F9A"/>
    <w:rsid w:val="00D86264"/>
    <w:rsid w:val="00DA1990"/>
    <w:rsid w:val="00DA5DB9"/>
    <w:rsid w:val="00DB17F0"/>
    <w:rsid w:val="00DE6F01"/>
    <w:rsid w:val="00DF1C6E"/>
    <w:rsid w:val="00E10BF9"/>
    <w:rsid w:val="00E11A9A"/>
    <w:rsid w:val="00E32604"/>
    <w:rsid w:val="00E337F2"/>
    <w:rsid w:val="00E53E4C"/>
    <w:rsid w:val="00E71CD2"/>
    <w:rsid w:val="00E911FF"/>
    <w:rsid w:val="00E938C0"/>
    <w:rsid w:val="00EA5B09"/>
    <w:rsid w:val="00ED46B8"/>
    <w:rsid w:val="00EE7FCD"/>
    <w:rsid w:val="00EF7F20"/>
    <w:rsid w:val="00F15238"/>
    <w:rsid w:val="00F5100B"/>
    <w:rsid w:val="00F52EFF"/>
    <w:rsid w:val="00F61CC0"/>
    <w:rsid w:val="00F645DD"/>
    <w:rsid w:val="00F7283B"/>
    <w:rsid w:val="00F745C3"/>
    <w:rsid w:val="00F82C7B"/>
    <w:rsid w:val="00F964C5"/>
    <w:rsid w:val="00FA4697"/>
    <w:rsid w:val="00FB1385"/>
    <w:rsid w:val="00FE5A92"/>
    <w:rsid w:val="00FF3A8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31948A3F"/>
  <w15:docId w15:val="{C734CD8E-D735-4392-B2EB-A622A07835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link w:val="10"/>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0"/>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0"/>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0"/>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a5"/>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a5">
    <w:name w:val="表題 (文字)"/>
    <w:basedOn w:val="a1"/>
    <w:link w:val="a4"/>
    <w:uiPriority w:val="10"/>
    <w:rsid w:val="00A10FD9"/>
    <w:rPr>
      <w:rFonts w:asciiTheme="majorHAnsi" w:eastAsiaTheme="majorEastAsia" w:hAnsiTheme="majorHAnsi" w:cstheme="majorBidi"/>
      <w:sz w:val="56"/>
      <w:szCs w:val="56"/>
    </w:rPr>
  </w:style>
  <w:style w:type="paragraph" w:styleId="a6">
    <w:name w:val="Subtitle"/>
    <w:basedOn w:val="a4"/>
    <w:next w:val="a0"/>
    <w:link w:val="a7"/>
    <w:uiPriority w:val="11"/>
    <w:qFormat/>
    <w:rsid w:val="00A10FD9"/>
    <w:pPr>
      <w:numPr>
        <w:ilvl w:val="1"/>
      </w:numPr>
    </w:pPr>
    <w:rPr>
      <w:spacing w:val="15"/>
      <w:sz w:val="28"/>
      <w:szCs w:val="28"/>
    </w:rPr>
  </w:style>
  <w:style w:type="character" w:customStyle="1" w:styleId="a7">
    <w:name w:val="副題 (文字)"/>
    <w:basedOn w:val="a1"/>
    <w:link w:val="a6"/>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8">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9">
    <w:name w:val="Bibliography"/>
    <w:basedOn w:val="a"/>
    <w:qFormat/>
  </w:style>
  <w:style w:type="character" w:customStyle="1" w:styleId="10">
    <w:name w:val="見出し 1 (文字)"/>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0">
    <w:name w:val="見出し 2 (文字)"/>
    <w:basedOn w:val="a1"/>
    <w:link w:val="2"/>
    <w:uiPriority w:val="9"/>
    <w:rsid w:val="00A10FD9"/>
    <w:rPr>
      <w:rFonts w:asciiTheme="majorHAnsi" w:eastAsiaTheme="majorEastAsia" w:hAnsiTheme="majorHAnsi" w:cstheme="majorBidi"/>
      <w:color w:val="0F4761" w:themeColor="accent1" w:themeShade="BF"/>
      <w:sz w:val="32"/>
      <w:szCs w:val="32"/>
    </w:rPr>
  </w:style>
  <w:style w:type="character" w:customStyle="1" w:styleId="30">
    <w:name w:val="見出し 3 (文字)"/>
    <w:basedOn w:val="a1"/>
    <w:link w:val="3"/>
    <w:uiPriority w:val="9"/>
    <w:semiHidden/>
    <w:rsid w:val="00A10FD9"/>
    <w:rPr>
      <w:rFonts w:eastAsiaTheme="majorEastAsia" w:cstheme="majorBidi"/>
      <w:color w:val="0F4761" w:themeColor="accent1" w:themeShade="BF"/>
      <w:sz w:val="28"/>
      <w:szCs w:val="28"/>
    </w:rPr>
  </w:style>
  <w:style w:type="character" w:customStyle="1" w:styleId="40">
    <w:name w:val="見出し 4 (文字)"/>
    <w:basedOn w:val="a1"/>
    <w:link w:val="4"/>
    <w:uiPriority w:val="9"/>
    <w:semiHidden/>
    <w:rsid w:val="00A10FD9"/>
    <w:rPr>
      <w:rFonts w:eastAsiaTheme="majorEastAsia" w:cstheme="majorBidi"/>
      <w:i/>
      <w:iCs/>
      <w:color w:val="0F4761" w:themeColor="accent1" w:themeShade="BF"/>
    </w:rPr>
  </w:style>
  <w:style w:type="character" w:customStyle="1" w:styleId="50">
    <w:name w:val="見出し 5 (文字)"/>
    <w:basedOn w:val="a1"/>
    <w:link w:val="5"/>
    <w:uiPriority w:val="9"/>
    <w:semiHidden/>
    <w:rsid w:val="00A10FD9"/>
    <w:rPr>
      <w:rFonts w:eastAsiaTheme="majorEastAsia" w:cstheme="majorBidi"/>
      <w:color w:val="0F4761" w:themeColor="accent1" w:themeShade="BF"/>
    </w:rPr>
  </w:style>
  <w:style w:type="character" w:customStyle="1" w:styleId="60">
    <w:name w:val="見出し 6 (文字)"/>
    <w:basedOn w:val="a1"/>
    <w:link w:val="6"/>
    <w:uiPriority w:val="9"/>
    <w:semiHidden/>
    <w:rsid w:val="00A10FD9"/>
    <w:rPr>
      <w:rFonts w:eastAsiaTheme="majorEastAsia" w:cstheme="majorBidi"/>
      <w:i/>
      <w:iCs/>
      <w:color w:val="595959" w:themeColor="text1" w:themeTint="A6"/>
    </w:rPr>
  </w:style>
  <w:style w:type="character" w:customStyle="1" w:styleId="70">
    <w:name w:val="見出し 7 (文字)"/>
    <w:basedOn w:val="a1"/>
    <w:link w:val="7"/>
    <w:uiPriority w:val="9"/>
    <w:semiHidden/>
    <w:rsid w:val="00A10FD9"/>
    <w:rPr>
      <w:rFonts w:eastAsiaTheme="majorEastAsia" w:cstheme="majorBidi"/>
      <w:color w:val="595959" w:themeColor="text1" w:themeTint="A6"/>
    </w:rPr>
  </w:style>
  <w:style w:type="character" w:customStyle="1" w:styleId="80">
    <w:name w:val="見出し 8 (文字)"/>
    <w:basedOn w:val="a1"/>
    <w:link w:val="8"/>
    <w:uiPriority w:val="9"/>
    <w:semiHidden/>
    <w:rsid w:val="00A10FD9"/>
    <w:rPr>
      <w:rFonts w:eastAsiaTheme="majorEastAsia" w:cstheme="majorBidi"/>
      <w:i/>
      <w:iCs/>
      <w:color w:val="272727" w:themeColor="text1" w:themeTint="D8"/>
    </w:rPr>
  </w:style>
  <w:style w:type="character" w:customStyle="1" w:styleId="90">
    <w:name w:val="見出し 9 (文字)"/>
    <w:basedOn w:val="a1"/>
    <w:link w:val="9"/>
    <w:uiPriority w:val="9"/>
    <w:semiHidden/>
    <w:rsid w:val="00A10FD9"/>
    <w:rPr>
      <w:rFonts w:eastAsiaTheme="majorEastAsia" w:cstheme="majorBidi"/>
      <w:color w:val="272727" w:themeColor="text1" w:themeTint="D8"/>
    </w:rPr>
  </w:style>
  <w:style w:type="paragraph" w:styleId="aa">
    <w:name w:val="Block Text"/>
    <w:basedOn w:val="a0"/>
    <w:next w:val="a0"/>
    <w:uiPriority w:val="9"/>
    <w:unhideWhenUsed/>
    <w:qFormat/>
    <w:pPr>
      <w:spacing w:before="100" w:after="100"/>
      <w:ind w:left="480" w:right="480"/>
    </w:pPr>
  </w:style>
  <w:style w:type="paragraph" w:styleId="ab">
    <w:name w:val="footnote text"/>
    <w:basedOn w:val="a"/>
    <w:uiPriority w:val="9"/>
    <w:unhideWhenUsed/>
    <w:qFormat/>
  </w:style>
  <w:style w:type="paragraph" w:customStyle="1" w:styleId="FootnoteBlockText">
    <w:name w:val="Footnote Block Text"/>
    <w:basedOn w:val="ab"/>
    <w:next w:val="ab"/>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c">
    <w:name w:val="caption"/>
    <w:basedOn w:val="a"/>
    <w:link w:val="ad"/>
    <w:pPr>
      <w:spacing w:after="120"/>
    </w:pPr>
    <w:rPr>
      <w:i/>
    </w:rPr>
  </w:style>
  <w:style w:type="paragraph" w:customStyle="1" w:styleId="TableCaption">
    <w:name w:val="Table Caption"/>
    <w:basedOn w:val="ac"/>
    <w:pPr>
      <w:keepNext/>
    </w:pPr>
  </w:style>
  <w:style w:type="paragraph" w:customStyle="1" w:styleId="ImageCaption">
    <w:name w:val="Image Caption"/>
    <w:basedOn w:val="ac"/>
  </w:style>
  <w:style w:type="paragraph" w:customStyle="1" w:styleId="Figure">
    <w:name w:val="Figure"/>
    <w:basedOn w:val="a"/>
  </w:style>
  <w:style w:type="paragraph" w:customStyle="1" w:styleId="CaptionedFigure">
    <w:name w:val="Captioned Figure"/>
    <w:basedOn w:val="Figure"/>
    <w:pPr>
      <w:keepNext/>
    </w:pPr>
  </w:style>
  <w:style w:type="character" w:customStyle="1" w:styleId="ad">
    <w:name w:val="図表番号 (文字)"/>
    <w:basedOn w:val="a1"/>
    <w:link w:val="ac"/>
  </w:style>
  <w:style w:type="character" w:customStyle="1" w:styleId="VerbatimChar">
    <w:name w:val="Verbatim Char"/>
    <w:basedOn w:val="ad"/>
    <w:link w:val="SourceCode"/>
    <w:rPr>
      <w:rFonts w:ascii="Consolas" w:hAnsi="Consolas"/>
      <w:sz w:val="22"/>
    </w:rPr>
  </w:style>
  <w:style w:type="character" w:customStyle="1" w:styleId="SectionNumber">
    <w:name w:val="Section Number"/>
    <w:basedOn w:val="ad"/>
  </w:style>
  <w:style w:type="character" w:styleId="ae">
    <w:name w:val="footnote reference"/>
    <w:basedOn w:val="ad"/>
    <w:rPr>
      <w:vertAlign w:val="superscript"/>
    </w:rPr>
  </w:style>
  <w:style w:type="character" w:styleId="af">
    <w:name w:val="Hyperlink"/>
    <w:basedOn w:val="ad"/>
    <w:rPr>
      <w:color w:val="156082" w:themeColor="accent1"/>
    </w:rPr>
  </w:style>
  <w:style w:type="paragraph" w:styleId="af0">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 w:type="paragraph" w:styleId="af1">
    <w:name w:val="Revision"/>
    <w:hidden/>
    <w:rsid w:val="00A5630A"/>
    <w:pPr>
      <w:spacing w:after="0"/>
    </w:pPr>
  </w:style>
  <w:style w:type="character" w:styleId="af2">
    <w:name w:val="annotation reference"/>
    <w:basedOn w:val="a1"/>
    <w:rsid w:val="00D86264"/>
    <w:rPr>
      <w:sz w:val="18"/>
      <w:szCs w:val="18"/>
    </w:rPr>
  </w:style>
  <w:style w:type="paragraph" w:styleId="af3">
    <w:name w:val="annotation text"/>
    <w:basedOn w:val="a"/>
    <w:link w:val="af4"/>
    <w:rsid w:val="00D86264"/>
  </w:style>
  <w:style w:type="character" w:customStyle="1" w:styleId="af4">
    <w:name w:val="コメント文字列 (文字)"/>
    <w:basedOn w:val="a1"/>
    <w:link w:val="af3"/>
    <w:rsid w:val="00D86264"/>
  </w:style>
  <w:style w:type="paragraph" w:styleId="af5">
    <w:name w:val="annotation subject"/>
    <w:basedOn w:val="af3"/>
    <w:next w:val="af3"/>
    <w:link w:val="af6"/>
    <w:rsid w:val="00D86264"/>
    <w:rPr>
      <w:b/>
      <w:bCs/>
    </w:rPr>
  </w:style>
  <w:style w:type="character" w:customStyle="1" w:styleId="af6">
    <w:name w:val="コメント内容 (文字)"/>
    <w:basedOn w:val="af4"/>
    <w:link w:val="af5"/>
    <w:rsid w:val="00D86264"/>
    <w:rPr>
      <w:b/>
      <w:bCs/>
    </w:rPr>
  </w:style>
  <w:style w:type="character" w:styleId="af7">
    <w:name w:val="Unresolved Mention"/>
    <w:basedOn w:val="a1"/>
    <w:uiPriority w:val="99"/>
    <w:semiHidden/>
    <w:unhideWhenUsed/>
    <w:rsid w:val="004213B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13" Type="http://schemas.openxmlformats.org/officeDocument/2006/relationships/image" Target="media/image5.png"/><Relationship Id="rId3" Type="http://schemas.openxmlformats.org/officeDocument/2006/relationships/settings" Target="settings.xml"/><Relationship Id="rId7" Type="http://schemas.microsoft.com/office/2016/09/relationships/commentsIds" Target="commentsId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styles" Target="styles.xml"/><Relationship Id="rId16" Type="http://schemas.microsoft.com/office/2011/relationships/people" Target="people.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image" Target="media/image3.png"/><Relationship Id="rId5" Type="http://schemas.openxmlformats.org/officeDocument/2006/relationships/comments" Target="comment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TotalTime>
  <Pages>40</Pages>
  <Words>8147</Words>
  <Characters>46444</Characters>
  <Application>Microsoft Office Word</Application>
  <DocSecurity>0</DocSecurity>
  <Lines>387</Lines>
  <Paragraphs>108</Paragraphs>
  <ScaleCrop>false</ScaleCrop>
  <HeadingPairs>
    <vt:vector size="2" baseType="variant">
      <vt:variant>
        <vt:lpstr>タイトル</vt:lpstr>
      </vt:variant>
      <vt:variant>
        <vt:i4>1</vt:i4>
      </vt:variant>
    </vt:vector>
  </HeadingPairs>
  <TitlesOfParts>
    <vt:vector size="1" baseType="lpstr">
      <vt:lpstr>Association between Terrain Slope and Hip Fracture Surgery Rates Among Older Adults: A Nationwide Ecological Study in Japan</vt:lpstr>
    </vt:vector>
  </TitlesOfParts>
  <Company/>
  <LinksUpToDate>false</LinksUpToDate>
  <CharactersWithSpaces>54483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Association between Terrain Slope and Hip Fracture Surgery Rates Among Older Adults: A Nationwide Ecological Study in Japan</dc:title>
  <dc:creator>治輝 齋藤</dc:creator>
  <cp:keywords/>
  <cp:lastModifiedBy>治輝 齋藤</cp:lastModifiedBy>
  <cp:revision>2</cp:revision>
  <cp:lastPrinted>2026-05-18T09:49:00Z</cp:lastPrinted>
  <dcterms:created xsi:type="dcterms:W3CDTF">2026-05-19T23:39:00Z</dcterms:created>
  <dcterms:modified xsi:type="dcterms:W3CDTF">2026-05-19T23:39:00Z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y-affiliation">
    <vt:lpwstr/>
  </property>
  <property fmtid="{D5CDD505-2E9C-101B-9397-08002B2CF9AE}" pid="6" name="by-author">
    <vt:lpwstr/>
  </property>
  <property fmtid="{D5CDD505-2E9C-101B-9397-08002B2CF9AE}" pid="7" name="date">
    <vt:lpwstr>2026-02-19</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toc-title">
    <vt:lpwstr>Table of contents</vt:lpwstr>
  </property>
</Properties>
</file>