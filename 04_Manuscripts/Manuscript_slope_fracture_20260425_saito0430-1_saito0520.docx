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commentRangeStart w:id="1"/>
      <w:commentRangeStart w:id="2"/>
      <w:r>
        <w:t>Abstract</w:t>
      </w:r>
      <w:commentRangeEnd w:id="1"/>
      <w:r w:rsidR="00B47F82">
        <w:rPr>
          <w:rStyle w:val="af2"/>
          <w:sz w:val="40"/>
          <w:szCs w:val="40"/>
        </w:rPr>
        <w:commentReference w:id="1"/>
      </w:r>
      <w:commentRangeEnd w:id="2"/>
      <w:r w:rsidR="0072467F">
        <w:rPr>
          <w:rStyle w:val="af2"/>
          <w:rFonts w:asciiTheme="minorHAnsi" w:eastAsiaTheme="minorEastAsia" w:hAnsiTheme="minorHAnsi" w:cstheme="minorBidi"/>
          <w:color w:val="auto"/>
        </w:rPr>
        <w:commentReference w:id="2"/>
      </w:r>
    </w:p>
    <w:p w14:paraId="5B0A40A8" w14:textId="47F49E2C" w:rsidR="00073AD9" w:rsidRDefault="001C1A6A" w:rsidP="00705772">
      <w:pPr>
        <w:pStyle w:val="a0"/>
        <w:spacing w:line="360" w:lineRule="auto"/>
      </w:pPr>
      <w:r w:rsidRPr="001C1A6A">
        <w:t>Hip fracture</w:t>
      </w:r>
      <w:ins w:id="3" w:author="治輝 齋藤" w:date="2026-05-19T21:11:00Z" w16du:dateUtc="2026-05-19T12:11:00Z">
        <w:r w:rsidR="0072467F">
          <w:rPr>
            <w:rFonts w:hint="eastAsia"/>
            <w:lang w:eastAsia="ja-JP"/>
          </w:rPr>
          <w:t>s</w:t>
        </w:r>
      </w:ins>
      <w:r w:rsidRPr="001C1A6A">
        <w:t xml:space="preserve"> </w:t>
      </w:r>
      <w:del w:id="4" w:author="治輝 齋藤" w:date="2026-05-19T21:11:00Z" w16du:dateUtc="2026-05-19T12:11:00Z">
        <w:r w:rsidRPr="001C1A6A" w:rsidDel="0072467F">
          <w:delText>imposes</w:delText>
        </w:r>
      </w:del>
      <w:ins w:id="5" w:author="治輝 齋藤" w:date="2026-05-19T21:11:00Z" w16du:dateUtc="2026-05-19T12:11:00Z">
        <w:r w:rsidR="0072467F" w:rsidRPr="0072467F">
          <w:t>place</w:t>
        </w:r>
      </w:ins>
      <w:r w:rsidRPr="001C1A6A">
        <w:t xml:space="preserve"> a </w:t>
      </w:r>
      <w:del w:id="6" w:author="治輝 齋藤" w:date="2026-05-19T21:12:00Z" w16du:dateUtc="2026-05-19T12:12:00Z">
        <w:r w:rsidRPr="001C1A6A" w:rsidDel="0072467F">
          <w:delText>large</w:delText>
        </w:r>
      </w:del>
      <w:ins w:id="7" w:author="治輝 齋藤" w:date="2026-05-19T21:12:00Z" w16du:dateUtc="2026-05-19T12:12:00Z">
        <w:r w:rsidR="0072467F">
          <w:rPr>
            <w:rFonts w:hint="eastAsia"/>
            <w:lang w:eastAsia="ja-JP"/>
          </w:rPr>
          <w:t>heavy</w:t>
        </w:r>
      </w:ins>
      <w:r w:rsidRPr="001C1A6A">
        <w:t xml:space="preserve"> burden on older adults in Japan</w:t>
      </w:r>
      <w:ins w:id="8" w:author="治輝 齋藤" w:date="2026-05-19T21:12:00Z" w16du:dateUtc="2026-05-19T12:12:00Z">
        <w:r w:rsidR="0072467F">
          <w:rPr>
            <w:rFonts w:hint="eastAsia"/>
            <w:lang w:eastAsia="ja-JP"/>
          </w:rPr>
          <w:t>.</w:t>
        </w:r>
      </w:ins>
      <w:ins w:id="9" w:author="治輝 齋藤" w:date="2026-05-19T21:13:00Z" w16du:dateUtc="2026-05-19T12:13:00Z">
        <w:r w:rsidR="0072467F" w:rsidRPr="0072467F">
          <w:t xml:space="preserve"> Whether steeper regional terrain relates to hip fracture surgery rates across prefectures remains unclear</w:t>
        </w:r>
      </w:ins>
      <w:del w:id="10" w:author="治輝 齋藤" w:date="2026-05-19T21:13:00Z" w16du:dateUtc="2026-05-19T12:13:00Z">
        <w:r w:rsidRPr="001C1A6A" w:rsidDel="0072467F">
          <w:delText>, and community-level environmental correlates of hip fracture surgery rates remain incompletely understood, including terrain slope</w:delText>
        </w:r>
      </w:del>
      <w:r w:rsidRPr="001C1A6A">
        <w:t xml:space="preserve">. We </w:t>
      </w:r>
      <w:ins w:id="11" w:author="治輝 齋藤" w:date="2026-05-19T21:13:00Z" w16du:dateUtc="2026-05-19T12:13:00Z">
        <w:r w:rsidR="0072467F" w:rsidRPr="0072467F">
          <w:t>studied all 47 Japanese prefectures in an ecological design</w:t>
        </w:r>
      </w:ins>
      <w:del w:id="12" w:author="治輝 齋藤" w:date="2026-05-19T21:13:00Z" w16du:dateUtc="2026-05-19T12:13:00Z">
        <w:r w:rsidRPr="001C1A6A" w:rsidDel="0072467F">
          <w:delText>conducted an ecological study of 47 prefectures</w:delText>
        </w:r>
      </w:del>
      <w:ins w:id="13" w:author="治輝 齋藤" w:date="2026-05-19T21:14:00Z" w16du:dateUtc="2026-05-19T12:14:00Z">
        <w:r w:rsidR="0072467F">
          <w:rPr>
            <w:rFonts w:hint="eastAsia"/>
            <w:lang w:eastAsia="ja-JP"/>
          </w:rPr>
          <w:t xml:space="preserve">. </w:t>
        </w:r>
        <w:r w:rsidR="0072467F" w:rsidRPr="0072467F">
          <w:t>We linked prefecture-level data from national open sources.</w:t>
        </w:r>
      </w:ins>
      <w:r w:rsidRPr="001C1A6A">
        <w:t xml:space="preserve"> </w:t>
      </w:r>
      <w:ins w:id="14" w:author="治輝 齋藤" w:date="2026-05-19T22:12:00Z" w16du:dateUtc="2026-05-19T13:12:00Z">
        <w:r w:rsidR="00F745C3" w:rsidRPr="00F745C3">
          <w:t>Annual</w:t>
        </w:r>
        <w:r w:rsidR="00F745C3">
          <w:rPr>
            <w:rFonts w:hint="eastAsia"/>
            <w:lang w:eastAsia="ja-JP"/>
          </w:rPr>
          <w:t xml:space="preserve"> f</w:t>
        </w:r>
      </w:ins>
      <w:ins w:id="15" w:author="治輝 齋藤" w:date="2026-05-19T21:14:00Z" w16du:dateUtc="2026-05-19T12:14:00Z">
        <w:r w:rsidR="0072467F" w:rsidRPr="0072467F">
          <w:t>racture surgery rates (per 100,000</w:t>
        </w:r>
      </w:ins>
      <w:ins w:id="16" w:author="治輝 齋藤" w:date="2026-05-19T22:13:00Z" w16du:dateUtc="2026-05-19T13:13:00Z">
        <w:r w:rsidR="00F745C3" w:rsidRPr="00F745C3">
          <w:t xml:space="preserve"> population per year</w:t>
        </w:r>
      </w:ins>
      <w:ins w:id="17" w:author="治輝 齋藤" w:date="2026-05-19T21:14:00Z" w16du:dateUtc="2026-05-19T12:14:00Z">
        <w:r w:rsidR="0072467F" w:rsidRPr="0072467F">
          <w:t>) came from</w:t>
        </w:r>
      </w:ins>
      <w:del w:id="18" w:author="治輝 齋藤" w:date="2026-05-19T21:15:00Z" w16du:dateUtc="2026-05-19T12:15:00Z">
        <w:r w:rsidRPr="001C1A6A" w:rsidDel="0072467F">
          <w:delText>using</w:delText>
        </w:r>
      </w:del>
      <w:r w:rsidRPr="001C1A6A">
        <w:t xml:space="preserve"> the 10th National Database (NDB) Open Data</w:t>
      </w:r>
      <w:ins w:id="19" w:author="治輝 齋藤" w:date="2026-05-19T21:15:00Z" w16du:dateUtc="2026-05-19T12:15:00Z">
        <w:r w:rsidR="0072467F" w:rsidRPr="0072467F">
          <w:t xml:space="preserve"> (Reiwa 5 health insurance claims, April 2023 through March 2024)</w:t>
        </w:r>
      </w:ins>
      <w:del w:id="20" w:author="治輝 齋藤" w:date="2026-05-19T21:15:00Z" w16du:dateUtc="2026-05-19T12:15:00Z">
        <w:r w:rsidRPr="001C1A6A" w:rsidDel="0072467F">
          <w:delText>: fracture surgery rates (per 100,000) from Reiwa 5 health insurance claims (April 2023 through March 2024)</w:delText>
        </w:r>
      </w:del>
      <w:ins w:id="21" w:author="治輝 齋藤" w:date="2026-05-19T21:15:00Z" w16du:dateUtc="2026-05-19T12:15:00Z">
        <w:r w:rsidR="0072467F">
          <w:rPr>
            <w:rFonts w:hint="eastAsia"/>
            <w:lang w:eastAsia="ja-JP"/>
          </w:rPr>
          <w:t>.</w:t>
        </w:r>
      </w:ins>
      <w:r w:rsidRPr="001C1A6A">
        <w:t xml:space="preserve"> </w:t>
      </w:r>
      <w:del w:id="22" w:author="治輝 齋藤" w:date="2026-05-19T21:15:00Z" w16du:dateUtc="2026-05-19T12:15:00Z">
        <w:r w:rsidRPr="001C1A6A" w:rsidDel="0072467F">
          <w:delText>and h</w:delText>
        </w:r>
      </w:del>
      <w:ins w:id="23" w:author="治輝 齋藤" w:date="2026-05-19T21:15:00Z" w16du:dateUtc="2026-05-19T12:15:00Z">
        <w:r w:rsidR="0072467F">
          <w:rPr>
            <w:rFonts w:hint="eastAsia"/>
            <w:lang w:eastAsia="ja-JP"/>
          </w:rPr>
          <w:t>H</w:t>
        </w:r>
      </w:ins>
      <w:r w:rsidRPr="001C1A6A">
        <w:t xml:space="preserve">abitual </w:t>
      </w:r>
      <w:ins w:id="24" w:author="治輝 齋藤" w:date="2026-05-19T21:16:00Z" w16du:dateUtc="2026-05-19T12:16:00Z">
        <w:r w:rsidR="0072467F" w:rsidRPr="0072467F">
          <w:t>fast</w:t>
        </w:r>
        <w:r w:rsidR="0072467F">
          <w:rPr>
            <w:rFonts w:hint="eastAsia"/>
            <w:lang w:eastAsia="ja-JP"/>
          </w:rPr>
          <w:t xml:space="preserve"> </w:t>
        </w:r>
      </w:ins>
      <w:proofErr w:type="spellStart"/>
      <w:r w:rsidRPr="001C1A6A">
        <w:t>walking</w:t>
      </w:r>
      <w:del w:id="25" w:author="治輝 齋藤" w:date="2026-05-19T21:16:00Z" w16du:dateUtc="2026-05-19T12:16:00Z">
        <w:r w:rsidRPr="001C1A6A" w:rsidDel="0072467F">
          <w:delText xml:space="preserve"> speed</w:delText>
        </w:r>
      </w:del>
      <w:ins w:id="26" w:author="治輝 齋藤" w:date="2026-05-19T21:16:00Z" w16du:dateUtc="2026-05-19T12:16:00Z">
        <w:r w:rsidR="0072467F">
          <w:rPr>
            <w:rFonts w:hint="eastAsia"/>
            <w:lang w:eastAsia="ja-JP"/>
          </w:rPr>
          <w:t>came</w:t>
        </w:r>
      </w:ins>
      <w:proofErr w:type="spellEnd"/>
      <w:r w:rsidRPr="001C1A6A">
        <w:t xml:space="preserve"> from Reiwa 4 Specific Health Checkup tabulations (April 2022 through March 2023)</w:t>
      </w:r>
      <w:ins w:id="27" w:author="治輝 齋藤" w:date="2026-05-19T21:16:00Z" w16du:dateUtc="2026-05-19T12:16:00Z">
        <w:r w:rsidR="0072467F">
          <w:rPr>
            <w:rFonts w:hint="eastAsia"/>
            <w:lang w:eastAsia="ja-JP"/>
          </w:rPr>
          <w:t>.</w:t>
        </w:r>
      </w:ins>
      <w:del w:id="28" w:author="治輝 齋藤" w:date="2026-05-19T21:16:00Z" w16du:dateUtc="2026-05-19T12:16:00Z">
        <w:r w:rsidRPr="001C1A6A" w:rsidDel="0072467F">
          <w:delText>;</w:delText>
        </w:r>
      </w:del>
      <w:r w:rsidRPr="001C1A6A">
        <w:t xml:space="preserve"> </w:t>
      </w:r>
      <w:ins w:id="29" w:author="治輝 齋藤" w:date="2026-05-19T22:02:00Z" w16du:dateUtc="2026-05-19T13:02:00Z">
        <w:r w:rsidR="00BE3401" w:rsidRPr="00BE3401">
          <w:t xml:space="preserve">We calculated habitable-area-weighted mean terrain slope from national 10-m digital elevation models. </w:t>
        </w:r>
      </w:ins>
      <w:del w:id="30" w:author="治輝 齋藤" w:date="2026-05-19T21:17:00Z" w16du:dateUtc="2026-05-19T12:17:00Z">
        <w:r w:rsidRPr="001C1A6A" w:rsidDel="0072467F">
          <w:delText>habitable-area-weighted terrain slope from national 10-m digital elevation models; a</w:delText>
        </w:r>
      </w:del>
      <w:del w:id="31" w:author="治輝 齋藤" w:date="2026-05-19T23:20:00Z" w16du:dateUtc="2026-05-19T14:20:00Z">
        <w:r w:rsidRPr="001C1A6A" w:rsidDel="00DA5DB9">
          <w:delText>ging rate</w:delText>
        </w:r>
      </w:del>
      <w:ins w:id="32" w:author="治輝 齋藤" w:date="2026-05-19T23:20:00Z" w16du:dateUtc="2026-05-19T14:20:00Z">
        <w:r w:rsidR="00DA5DB9" w:rsidRPr="00DA5DB9">
          <w:t xml:space="preserve"> Proportion aged ≥65 years</w:t>
        </w:r>
      </w:ins>
      <w:r w:rsidRPr="001C1A6A">
        <w:t xml:space="preserve"> and population density from the 2020 census. </w:t>
      </w:r>
      <w:ins w:id="33" w:author="治輝 齋藤" w:date="2026-05-19T21:02:00Z" w16du:dateUtc="2026-05-19T12:02:00Z">
        <w:r w:rsidR="007A2815" w:rsidRPr="007A2815">
          <w:t xml:space="preserve">We used multivariable linear regression to </w:t>
        </w:r>
        <w:r w:rsidR="007A2815" w:rsidRPr="007A2815">
          <w:lastRenderedPageBreak/>
          <w:t xml:space="preserve">test whether terrain slope was independently associated with hip fracture surgery rates after adjustment for </w:t>
        </w:r>
      </w:ins>
      <w:ins w:id="34" w:author="治輝 齋藤" w:date="2026-05-19T23:21:00Z" w16du:dateUtc="2026-05-19T14:21:00Z">
        <w:r w:rsidR="00DA5DB9" w:rsidRPr="00DA5DB9">
          <w:t>proportion aged ≥65 years</w:t>
        </w:r>
      </w:ins>
      <w:ins w:id="35" w:author="治輝 齋藤" w:date="2026-05-19T21:02:00Z" w16du:dateUtc="2026-05-19T12:02:00Z">
        <w:r w:rsidR="007A2815" w:rsidRPr="007A2815">
          <w:t xml:space="preserve">, fast walking </w:t>
        </w:r>
      </w:ins>
      <w:ins w:id="36" w:author="治輝 齋藤" w:date="2026-05-19T23:21:00Z" w16du:dateUtc="2026-05-19T14:21:00Z">
        <w:r w:rsidR="00DA5DB9" w:rsidRPr="00DA5DB9">
          <w:t>proportion</w:t>
        </w:r>
      </w:ins>
      <w:ins w:id="37" w:author="治輝 齋藤" w:date="2026-05-19T21:02:00Z" w16du:dateUtc="2026-05-19T12:02:00Z">
        <w:r w:rsidR="007A2815" w:rsidRPr="007A2815">
          <w:t xml:space="preserve">, and population density. </w:t>
        </w:r>
      </w:ins>
      <w:del w:id="38" w:author="治輝 齋藤" w:date="2026-05-19T21:25:00Z" w16du:dateUtc="2026-05-19T12:25:00Z">
        <w:r w:rsidRPr="001C1A6A" w:rsidDel="00071026">
          <w:delText>We fitted ordinary least squares (OLS) models with heteroskedasticity-robust (HC3) standard errors and nonparametric bootstrap resampling (</w:delText>
        </w:r>
        <w:r w:rsidRPr="007D54A5" w:rsidDel="00071026">
          <w:rPr>
            <w:i/>
            <w:iCs/>
          </w:rPr>
          <w:delText>B</w:delText>
        </w:r>
        <w:r w:rsidRPr="001C1A6A" w:rsidDel="00071026">
          <w:delText xml:space="preserve"> = 5000)</w:delText>
        </w:r>
      </w:del>
      <w:del w:id="39" w:author="治輝 齋藤" w:date="2026-05-19T21:04:00Z" w16du:dateUtc="2026-05-19T12:04:00Z">
        <w:r w:rsidRPr="001C1A6A" w:rsidDel="007A2815">
          <w:delText xml:space="preserve"> </w:delText>
        </w:r>
        <w:commentRangeStart w:id="40"/>
        <w:commentRangeStart w:id="41"/>
        <w:r w:rsidRPr="001C1A6A" w:rsidDel="007A2815">
          <w:delText>as sensitivity analyses</w:delText>
        </w:r>
      </w:del>
      <w:del w:id="42" w:author="治輝 齋藤" w:date="2026-05-19T21:25:00Z" w16du:dateUtc="2026-05-19T12:25:00Z">
        <w:r w:rsidRPr="001C1A6A" w:rsidDel="00071026">
          <w:delText>.</w:delText>
        </w:r>
      </w:del>
      <w:commentRangeEnd w:id="40"/>
      <w:r w:rsidR="00CB1C9B" w:rsidRPr="001C1A6A">
        <w:rPr>
          <w:rStyle w:val="af2"/>
          <w:sz w:val="24"/>
          <w:szCs w:val="24"/>
        </w:rPr>
        <w:commentReference w:id="40"/>
      </w:r>
      <w:commentRangeEnd w:id="41"/>
      <w:r w:rsidR="00071026">
        <w:rPr>
          <w:rStyle w:val="af2"/>
        </w:rPr>
        <w:commentReference w:id="41"/>
      </w:r>
      <w:r w:rsidRPr="001C1A6A">
        <w:t xml:space="preserve"> </w:t>
      </w:r>
      <w:ins w:id="43" w:author="治輝 齋藤" w:date="2026-05-19T21:17:00Z" w16du:dateUtc="2026-05-19T12:17:00Z">
        <w:r w:rsidR="0072467F" w:rsidRPr="0072467F">
          <w:t xml:space="preserve">Across prefectures, </w:t>
        </w:r>
      </w:ins>
      <w:ins w:id="44" w:author="治輝 齋藤" w:date="2026-05-19T22:05:00Z" w16du:dateUtc="2026-05-19T13:05:00Z">
        <w:r w:rsidR="00BE3401">
          <w:rPr>
            <w:rFonts w:hint="eastAsia"/>
            <w:lang w:eastAsia="ja-JP"/>
          </w:rPr>
          <w:t xml:space="preserve">the </w:t>
        </w:r>
      </w:ins>
      <w:commentRangeStart w:id="45"/>
      <w:commentRangeStart w:id="46"/>
      <w:del w:id="47" w:author="治輝 齋藤" w:date="2026-05-19T21:17:00Z" w16du:dateUtc="2026-05-19T12:17:00Z">
        <w:r w:rsidRPr="001C1A6A" w:rsidDel="0072467F">
          <w:delText>M</w:delText>
        </w:r>
      </w:del>
      <w:ins w:id="48" w:author="治輝 齋藤" w:date="2026-05-19T21:17:00Z" w16du:dateUtc="2026-05-19T12:17:00Z">
        <w:r w:rsidR="0072467F">
          <w:rPr>
            <w:rFonts w:hint="eastAsia"/>
            <w:lang w:eastAsia="ja-JP"/>
          </w:rPr>
          <w:t>m</w:t>
        </w:r>
      </w:ins>
      <w:r w:rsidRPr="001C1A6A">
        <w:t xml:space="preserve">ean </w:t>
      </w:r>
      <w:ins w:id="49" w:author="治輝 齋藤" w:date="2026-05-19T21:58:00Z" w16du:dateUtc="2026-05-19T12:58:00Z">
        <w:r w:rsidR="00BE3401" w:rsidRPr="00BE3401">
          <w:t>terrain</w:t>
        </w:r>
        <w:r w:rsidR="00BE3401">
          <w:rPr>
            <w:rFonts w:hint="eastAsia"/>
            <w:lang w:eastAsia="ja-JP"/>
          </w:rPr>
          <w:t xml:space="preserve"> </w:t>
        </w:r>
      </w:ins>
      <w:r w:rsidRPr="001C1A6A">
        <w:t>slope was 8.57 degrees (SD 3.16)</w:t>
      </w:r>
      <w:ins w:id="50" w:author="治輝 齋藤" w:date="2026-05-19T21:18:00Z" w16du:dateUtc="2026-05-19T12:18:00Z">
        <w:r w:rsidR="0072467F">
          <w:rPr>
            <w:rFonts w:hint="eastAsia"/>
            <w:lang w:eastAsia="ja-JP"/>
          </w:rPr>
          <w:t>.</w:t>
        </w:r>
      </w:ins>
      <w:ins w:id="51" w:author="治輝 齋藤" w:date="2026-05-19T22:05:00Z" w16du:dateUtc="2026-05-19T13:05:00Z">
        <w:r w:rsidR="00BE3401">
          <w:rPr>
            <w:rFonts w:hint="eastAsia"/>
            <w:lang w:eastAsia="ja-JP"/>
          </w:rPr>
          <w:t xml:space="preserve"> </w:t>
        </w:r>
        <w:r w:rsidR="00BE3401" w:rsidRPr="00BE3401">
          <w:rPr>
            <w:lang w:eastAsia="ja-JP"/>
          </w:rPr>
          <w:t xml:space="preserve">Slopes ranged from </w:t>
        </w:r>
        <w:commentRangeStart w:id="52"/>
        <w:r w:rsidR="00BE3401" w:rsidRPr="00BE3401">
          <w:rPr>
            <w:lang w:eastAsia="ja-JP"/>
          </w:rPr>
          <w:t>1.81</w:t>
        </w:r>
      </w:ins>
      <w:ins w:id="53" w:author="治輝 齋藤" w:date="2026-05-20T12:46:00Z" w16du:dateUtc="2026-05-20T03:46:00Z">
        <w:r w:rsidR="00EB4379" w:rsidRPr="00EB4379">
          <w:rPr>
            <w:lang w:eastAsia="ja-JP"/>
          </w:rPr>
          <w:t xml:space="preserve"> degrees in Ibaraki</w:t>
        </w:r>
      </w:ins>
      <w:ins w:id="54" w:author="治輝 齋藤" w:date="2026-05-19T22:05:00Z" w16du:dateUtc="2026-05-19T13:05:00Z">
        <w:r w:rsidR="00BE3401" w:rsidRPr="00BE3401">
          <w:rPr>
            <w:lang w:eastAsia="ja-JP"/>
          </w:rPr>
          <w:t xml:space="preserve"> to 15.43 </w:t>
        </w:r>
      </w:ins>
      <w:ins w:id="55" w:author="治輝 齋藤" w:date="2026-05-20T12:47:00Z" w16du:dateUtc="2026-05-20T03:47:00Z">
        <w:r w:rsidR="00EB4379" w:rsidRPr="00EB4379">
          <w:rPr>
            <w:lang w:eastAsia="ja-JP"/>
          </w:rPr>
          <w:t>degrees in Niigata</w:t>
        </w:r>
      </w:ins>
      <w:commentRangeEnd w:id="52"/>
      <w:ins w:id="56" w:author="治輝 齋藤" w:date="2026-05-20T12:50:00Z" w16du:dateUtc="2026-05-20T03:50:00Z">
        <w:r w:rsidR="00EB4379">
          <w:rPr>
            <w:rStyle w:val="af2"/>
          </w:rPr>
          <w:commentReference w:id="52"/>
        </w:r>
      </w:ins>
      <w:ins w:id="57" w:author="治輝 齋藤" w:date="2026-05-19T22:05:00Z" w16du:dateUtc="2026-05-19T13:05:00Z">
        <w:r w:rsidR="00BE3401" w:rsidRPr="00BE3401">
          <w:rPr>
            <w:lang w:eastAsia="ja-JP"/>
          </w:rPr>
          <w:t>, reflecting how steep residential land is in each prefecture.</w:t>
        </w:r>
      </w:ins>
      <w:del w:id="58" w:author="治輝 齋藤" w:date="2026-05-19T21:18:00Z" w16du:dateUtc="2026-05-19T12:18:00Z">
        <w:r w:rsidRPr="001C1A6A" w:rsidDel="0072467F">
          <w:delText xml:space="preserve"> and</w:delText>
        </w:r>
      </w:del>
      <w:commentRangeEnd w:id="45"/>
      <w:r w:rsidR="00407B16" w:rsidRPr="001C1A6A">
        <w:rPr>
          <w:rStyle w:val="af2"/>
          <w:sz w:val="24"/>
          <w:szCs w:val="24"/>
        </w:rPr>
        <w:commentReference w:id="45"/>
      </w:r>
      <w:commentRangeEnd w:id="46"/>
      <w:r w:rsidR="00BE3401">
        <w:rPr>
          <w:rStyle w:val="af2"/>
        </w:rPr>
        <w:commentReference w:id="46"/>
      </w:r>
      <w:r w:rsidRPr="001C1A6A">
        <w:t xml:space="preserve"> </w:t>
      </w:r>
      <w:del w:id="59" w:author="治輝 齋藤" w:date="2026-05-19T21:18:00Z" w16du:dateUtc="2026-05-19T12:18:00Z">
        <w:r w:rsidRPr="001C1A6A" w:rsidDel="0072467F">
          <w:delText>m</w:delText>
        </w:r>
      </w:del>
      <w:ins w:id="60" w:author="治輝 齋藤" w:date="2026-05-19T22:14:00Z" w16du:dateUtc="2026-05-19T13:14:00Z">
        <w:r w:rsidR="00F745C3">
          <w:rPr>
            <w:rFonts w:hint="eastAsia"/>
            <w:lang w:eastAsia="ja-JP"/>
          </w:rPr>
          <w:t>The m</w:t>
        </w:r>
      </w:ins>
      <w:r w:rsidRPr="001C1A6A">
        <w:t xml:space="preserve">ean </w:t>
      </w:r>
      <w:ins w:id="61" w:author="治輝 齋藤" w:date="2026-05-19T22:14:00Z" w16du:dateUtc="2026-05-19T13:14:00Z">
        <w:r w:rsidR="00F745C3">
          <w:rPr>
            <w:rFonts w:hint="eastAsia"/>
            <w:lang w:eastAsia="ja-JP"/>
          </w:rPr>
          <w:t xml:space="preserve">annual </w:t>
        </w:r>
      </w:ins>
      <w:r w:rsidRPr="001C1A6A">
        <w:t xml:space="preserve">hip fracture surgery rate was 254.0 per </w:t>
      </w:r>
      <w:commentRangeStart w:id="62"/>
      <w:commentRangeStart w:id="63"/>
      <w:r w:rsidRPr="001C1A6A">
        <w:t>100,000</w:t>
      </w:r>
      <w:commentRangeEnd w:id="62"/>
      <w:r w:rsidR="00407B16" w:rsidRPr="001C1A6A">
        <w:rPr>
          <w:rStyle w:val="af2"/>
          <w:sz w:val="24"/>
          <w:szCs w:val="24"/>
        </w:rPr>
        <w:commentReference w:id="62"/>
      </w:r>
      <w:commentRangeEnd w:id="63"/>
      <w:r w:rsidR="00F745C3">
        <w:rPr>
          <w:rStyle w:val="af2"/>
        </w:rPr>
        <w:commentReference w:id="63"/>
      </w:r>
      <w:ins w:id="64" w:author="治輝 齋藤" w:date="2026-05-19T22:14:00Z" w16du:dateUtc="2026-05-19T13:14:00Z">
        <w:r w:rsidR="00F745C3" w:rsidRPr="00F745C3">
          <w:t xml:space="preserve"> population</w:t>
        </w:r>
      </w:ins>
      <w:r w:rsidRPr="001C1A6A">
        <w:t xml:space="preserve"> (SD 37.6). </w:t>
      </w:r>
      <w:ins w:id="65" w:author="治輝 齋藤" w:date="2026-05-19T22:50:00Z" w16du:dateUtc="2026-05-19T13:50:00Z">
        <w:r w:rsidR="0075459B" w:rsidRPr="0075459B">
          <w:t xml:space="preserve">Before adjustment for </w:t>
        </w:r>
      </w:ins>
      <w:ins w:id="66" w:author="治輝 齋藤" w:date="2026-05-19T23:22:00Z" w16du:dateUtc="2026-05-19T14:22:00Z">
        <w:r w:rsidR="00DA5DB9" w:rsidRPr="00DA5DB9">
          <w:t>proportion aged ≥65 years, fast-walking proportion</w:t>
        </w:r>
      </w:ins>
      <w:ins w:id="67" w:author="治輝 齋藤" w:date="2026-05-19T22:50:00Z" w16du:dateUtc="2026-05-19T13:50:00Z">
        <w:r w:rsidR="0075459B" w:rsidRPr="0075459B">
          <w:t>, and population density, each additional degree of slope corresponded to approximately 5.7 additional hip fracture surgeries per 100,000 population</w:t>
        </w:r>
      </w:ins>
      <w:del w:id="68" w:author="治輝 齋藤" w:date="2026-05-19T22:18:00Z" w16du:dateUtc="2026-05-19T13:18:00Z">
        <w:r w:rsidRPr="001C1A6A" w:rsidDel="005F4CD1">
          <w:delText>T</w:delText>
        </w:r>
      </w:del>
      <w:del w:id="69" w:author="治輝 齋藤" w:date="2026-05-19T22:50:00Z" w16du:dateUtc="2026-05-19T13:50:00Z">
        <w:r w:rsidRPr="001C1A6A" w:rsidDel="0075459B">
          <w:delText>errain</w:delText>
        </w:r>
      </w:del>
      <w:del w:id="70" w:author="治輝 齋藤" w:date="2026-05-19T22:18:00Z" w16du:dateUtc="2026-05-19T13:18:00Z">
        <w:r w:rsidRPr="001C1A6A" w:rsidDel="005F4CD1">
          <w:delText xml:space="preserve"> slope</w:delText>
        </w:r>
      </w:del>
      <w:del w:id="71" w:author="治輝 齋藤" w:date="2026-05-19T22:50:00Z" w16du:dateUtc="2026-05-19T13:50:00Z">
        <w:r w:rsidRPr="001C1A6A" w:rsidDel="0075459B">
          <w:delText xml:space="preserve"> was </w:delText>
        </w:r>
      </w:del>
      <w:del w:id="72" w:author="治輝 齋藤" w:date="2026-05-19T22:18:00Z" w16du:dateUtc="2026-05-19T13:18:00Z">
        <w:r w:rsidRPr="001C1A6A" w:rsidDel="005F4CD1">
          <w:delText xml:space="preserve">positively </w:delText>
        </w:r>
      </w:del>
      <w:del w:id="73" w:author="治輝 齋藤" w:date="2026-05-19T22:50:00Z" w16du:dateUtc="2026-05-19T13:50:00Z">
        <w:r w:rsidRPr="001C1A6A" w:rsidDel="0075459B">
          <w:delText xml:space="preserve">associated with </w:delText>
        </w:r>
        <w:commentRangeStart w:id="74"/>
        <w:r w:rsidRPr="001C1A6A" w:rsidDel="0075459B">
          <w:delText>hip fracture rates</w:delText>
        </w:r>
        <w:commentRangeEnd w:id="74"/>
        <w:r w:rsidR="001D54C3" w:rsidDel="0075459B">
          <w:rPr>
            <w:rStyle w:val="af2"/>
          </w:rPr>
          <w:commentReference w:id="74"/>
        </w:r>
        <w:r w:rsidRPr="001C1A6A" w:rsidDel="0075459B">
          <w:delText xml:space="preserve"> </w:delText>
        </w:r>
      </w:del>
      <w:del w:id="75" w:author="治輝 齋藤" w:date="2026-05-19T22:19:00Z" w16du:dateUtc="2026-05-19T13:19:00Z">
        <w:r w:rsidRPr="001C1A6A" w:rsidDel="005F4CD1">
          <w:delText>in unadjusted models</w:delText>
        </w:r>
      </w:del>
      <w:r w:rsidRPr="001C1A6A">
        <w:t xml:space="preserve"> (</w:t>
      </w:r>
      <w:commentRangeStart w:id="76"/>
      <w:commentRangeStart w:id="77"/>
      <w:del w:id="78" w:author="治輝 齋藤" w:date="2026-05-19T22:19:00Z" w16du:dateUtc="2026-05-19T13:19:00Z">
        <w:r w:rsidRPr="001C1A6A" w:rsidDel="005F4CD1">
          <w:delText>β = 5.65</w:delText>
        </w:r>
      </w:del>
      <w:commentRangeEnd w:id="76"/>
      <w:r w:rsidR="00407B16" w:rsidRPr="001C1A6A">
        <w:rPr>
          <w:rStyle w:val="af2"/>
          <w:sz w:val="24"/>
          <w:szCs w:val="24"/>
        </w:rPr>
        <w:commentReference w:id="76"/>
      </w:r>
      <w:commentRangeEnd w:id="77"/>
      <w:r w:rsidR="005F4CD1">
        <w:rPr>
          <w:rStyle w:val="af2"/>
        </w:rPr>
        <w:commentReference w:id="77"/>
      </w:r>
      <w:del w:id="79" w:author="治輝 齋藤" w:date="2026-05-19T22:50:00Z" w16du:dateUtc="2026-05-19T13:50:00Z">
        <w:r w:rsidRPr="001C1A6A" w:rsidDel="0075459B">
          <w:delText xml:space="preserve">; </w:delText>
        </w:r>
      </w:del>
      <w:r w:rsidRPr="001C1A6A">
        <w:t xml:space="preserve">95% CI, 2.50–8.79; </w:t>
      </w:r>
      <w:r w:rsidRPr="007D54A5">
        <w:rPr>
          <w:i/>
          <w:iCs/>
        </w:rPr>
        <w:t>p</w:t>
      </w:r>
      <w:r w:rsidRPr="001C1A6A">
        <w:t xml:space="preserve"> = 0.001)</w:t>
      </w:r>
      <w:ins w:id="80" w:author="治輝 齋藤" w:date="2026-05-19T21:18:00Z" w16du:dateUtc="2026-05-19T12:18:00Z">
        <w:r w:rsidR="0072467F">
          <w:rPr>
            <w:rFonts w:hint="eastAsia"/>
            <w:lang w:eastAsia="ja-JP"/>
          </w:rPr>
          <w:t>.</w:t>
        </w:r>
      </w:ins>
      <w:del w:id="81" w:author="治輝 齋藤" w:date="2026-05-19T21:18:00Z" w16du:dateUtc="2026-05-19T12:18:00Z">
        <w:r w:rsidRPr="001C1A6A" w:rsidDel="0072467F">
          <w:delText xml:space="preserve"> and</w:delText>
        </w:r>
      </w:del>
      <w:ins w:id="82" w:author="治輝 齋藤" w:date="2026-05-19T21:18:00Z" w16du:dateUtc="2026-05-19T12:18:00Z">
        <w:r w:rsidR="0072467F" w:rsidRPr="0072467F">
          <w:t xml:space="preserve">After </w:t>
        </w:r>
        <w:proofErr w:type="spellStart"/>
        <w:r w:rsidR="0072467F" w:rsidRPr="0072467F">
          <w:t>adjustment</w:t>
        </w:r>
      </w:ins>
      <w:del w:id="83" w:author="治輝 齋藤" w:date="2026-05-19T21:19:00Z" w16du:dateUtc="2026-05-19T12:19:00Z">
        <w:r w:rsidRPr="001C1A6A" w:rsidDel="0072467F">
          <w:delText xml:space="preserve"> </w:delText>
        </w:r>
        <w:commentRangeStart w:id="84"/>
        <w:commentRangeStart w:id="85"/>
        <w:r w:rsidRPr="001C1A6A" w:rsidDel="0072467F">
          <w:delText>in adjusted models</w:delText>
        </w:r>
      </w:del>
      <w:ins w:id="86" w:author="治輝 齋藤" w:date="2026-05-19T22:30:00Z" w16du:dateUtc="2026-05-19T13:30:00Z">
        <w:r w:rsidR="00A27614" w:rsidRPr="00A27614">
          <w:t>for</w:t>
        </w:r>
        <w:proofErr w:type="spellEnd"/>
        <w:r w:rsidR="00A27614" w:rsidRPr="00A27614">
          <w:t xml:space="preserve"> </w:t>
        </w:r>
      </w:ins>
      <w:ins w:id="87" w:author="治輝 齋藤" w:date="2026-05-19T22:50:00Z" w16du:dateUtc="2026-05-19T13:50:00Z">
        <w:r w:rsidR="0075459B" w:rsidRPr="0075459B">
          <w:t>those covariates</w:t>
        </w:r>
      </w:ins>
      <w:ins w:id="88" w:author="治輝 齋藤" w:date="2026-05-19T21:19:00Z" w16du:dateUtc="2026-05-19T12:19:00Z">
        <w:r w:rsidR="0072467F">
          <w:rPr>
            <w:rFonts w:hint="eastAsia"/>
            <w:lang w:eastAsia="ja-JP"/>
          </w:rPr>
          <w:t xml:space="preserve">, </w:t>
        </w:r>
      </w:ins>
      <w:ins w:id="89" w:author="治輝 齋藤" w:date="2026-05-19T22:51:00Z" w16du:dateUtc="2026-05-19T13:51:00Z">
        <w:r w:rsidR="0075459B" w:rsidRPr="0075459B">
          <w:rPr>
            <w:lang w:eastAsia="ja-JP"/>
          </w:rPr>
          <w:t>terrain slope was positively associated with annual hip fracture surgery rates. E</w:t>
        </w:r>
      </w:ins>
      <w:ins w:id="90" w:author="治輝 齋藤" w:date="2026-05-19T22:21:00Z" w16du:dateUtc="2026-05-19T13:21:00Z">
        <w:r w:rsidR="005F4CD1" w:rsidRPr="005F4CD1">
          <w:rPr>
            <w:lang w:eastAsia="ja-JP"/>
          </w:rPr>
          <w:t>ach additional degree of slope corresponded to approximately 3.5 additional hip fracture surgeries per 100,000 population</w:t>
        </w:r>
      </w:ins>
      <w:del w:id="91" w:author="治輝 齋藤" w:date="2026-05-19T22:21:00Z" w16du:dateUtc="2026-05-19T13:21:00Z">
        <w:r w:rsidRPr="001C1A6A" w:rsidDel="005F4CD1">
          <w:delText xml:space="preserve"> with conventional standard errors</w:delText>
        </w:r>
        <w:commentRangeEnd w:id="84"/>
        <w:r w:rsidR="00407B16" w:rsidRPr="001C1A6A" w:rsidDel="005F4CD1">
          <w:rPr>
            <w:rStyle w:val="af2"/>
            <w:sz w:val="24"/>
            <w:szCs w:val="24"/>
          </w:rPr>
          <w:commentReference w:id="84"/>
        </w:r>
      </w:del>
      <w:commentRangeEnd w:id="85"/>
      <w:r w:rsidR="00A27614">
        <w:rPr>
          <w:rStyle w:val="af2"/>
        </w:rPr>
        <w:commentReference w:id="85"/>
      </w:r>
      <w:r w:rsidRPr="001C1A6A">
        <w:t xml:space="preserve"> (</w:t>
      </w:r>
      <w:del w:id="92" w:author="治輝 齋藤" w:date="2026-05-19T22:21:00Z" w16du:dateUtc="2026-05-19T13:21:00Z">
        <w:r w:rsidRPr="001C1A6A" w:rsidDel="005F4CD1">
          <w:delText xml:space="preserve">β = 3.49; </w:delText>
        </w:r>
      </w:del>
      <w:r w:rsidRPr="001C1A6A">
        <w:t xml:space="preserve">95% CI, 0.11–6.86; </w:t>
      </w:r>
      <w:r w:rsidRPr="007D54A5">
        <w:rPr>
          <w:i/>
          <w:iCs/>
        </w:rPr>
        <w:t>p</w:t>
      </w:r>
      <w:r w:rsidRPr="001C1A6A">
        <w:t xml:space="preserve"> = 0.043)</w:t>
      </w:r>
      <w:ins w:id="93" w:author="治輝 齋藤" w:date="2026-05-19T21:19:00Z" w16du:dateUtc="2026-05-19T12:19:00Z">
        <w:r w:rsidR="0072467F">
          <w:rPr>
            <w:rFonts w:hint="eastAsia"/>
            <w:lang w:eastAsia="ja-JP"/>
          </w:rPr>
          <w:t>.</w:t>
        </w:r>
      </w:ins>
      <w:del w:id="94" w:author="治輝 齋藤" w:date="2026-05-19T21:19:00Z" w16du:dateUtc="2026-05-19T12:19:00Z">
        <w:r w:rsidRPr="001C1A6A" w:rsidDel="0072467F">
          <w:delText>;</w:delText>
        </w:r>
      </w:del>
      <w:del w:id="95" w:author="治輝 齋藤" w:date="2026-05-19T22:22:00Z" w16du:dateUtc="2026-05-19T13:22:00Z">
        <w:r w:rsidRPr="001C1A6A" w:rsidDel="005F4CD1">
          <w:delText xml:space="preserve"> HC3 and bootstrap intervals for the slope coefficient were borderline at N = 47.</w:delText>
        </w:r>
      </w:del>
      <w:r w:rsidRPr="001C1A6A">
        <w:t xml:space="preserve"> </w:t>
      </w:r>
      <w:del w:id="96" w:author="治輝 齋藤" w:date="2026-05-19T21:20:00Z" w16du:dateUtc="2026-05-19T12:20:00Z">
        <w:r w:rsidRPr="001C1A6A" w:rsidDel="0072467F">
          <w:delText>N</w:delText>
        </w:r>
      </w:del>
      <w:del w:id="97" w:author="治輝 齋藤" w:date="2026-05-19T22:43:00Z" w16du:dateUtc="2026-05-19T13:43:00Z">
        <w:r w:rsidRPr="001C1A6A" w:rsidDel="00ED46B8">
          <w:delText xml:space="preserve">o associations </w:delText>
        </w:r>
      </w:del>
      <w:del w:id="98" w:author="治輝 齋藤" w:date="2026-05-19T21:20:00Z" w16du:dateUtc="2026-05-19T12:20:00Z">
        <w:r w:rsidRPr="001C1A6A" w:rsidDel="0072467F">
          <w:delText xml:space="preserve">were observed </w:delText>
        </w:r>
      </w:del>
      <w:del w:id="99" w:author="治輝 齋藤" w:date="2026-05-19T22:43:00Z" w16du:dateUtc="2026-05-19T13:43:00Z">
        <w:r w:rsidRPr="001C1A6A" w:rsidDel="00ED46B8">
          <w:delText>for humerus or forearm</w:delText>
        </w:r>
      </w:del>
      <w:del w:id="100" w:author="治輝 齋藤" w:date="2026-05-19T20:39:00Z" w16du:dateUtc="2026-05-19T11:39:00Z">
        <w:r w:rsidRPr="001C1A6A" w:rsidDel="001D54C3">
          <w:delText xml:space="preserve"> fractures</w:delText>
        </w:r>
      </w:del>
      <w:del w:id="101" w:author="治輝 齋藤" w:date="2026-05-19T22:43:00Z" w16du:dateUtc="2026-05-19T13:43:00Z">
        <w:r w:rsidRPr="001C1A6A" w:rsidDel="00ED46B8">
          <w:delText xml:space="preserve">. </w:delText>
        </w:r>
      </w:del>
      <w:ins w:id="102" w:author="治輝 齋藤" w:date="2026-05-19T22:44:00Z" w16du:dateUtc="2026-05-19T13:44:00Z">
        <w:r w:rsidR="00ED46B8" w:rsidRPr="00ED46B8">
          <w:t xml:space="preserve">The </w:t>
        </w:r>
      </w:ins>
      <w:ins w:id="103" w:author="治輝 齋藤" w:date="2026-05-19T22:55:00Z" w16du:dateUtc="2026-05-19T13:55:00Z">
        <w:r w:rsidR="004E0F5B" w:rsidRPr="004E0F5B">
          <w:t>adjusted</w:t>
        </w:r>
        <w:r w:rsidR="004E0F5B">
          <w:rPr>
            <w:rFonts w:hint="eastAsia"/>
            <w:lang w:eastAsia="ja-JP"/>
          </w:rPr>
          <w:t xml:space="preserve"> </w:t>
        </w:r>
      </w:ins>
      <w:ins w:id="104" w:author="治輝 齋藤" w:date="2026-05-19T22:44:00Z" w16du:dateUtc="2026-05-19T13:44:00Z">
        <w:r w:rsidR="00ED46B8" w:rsidRPr="00ED46B8">
          <w:t>association was specific to hip fracture surgery rates and was not observed for humerus or forearm fracture surger</w:t>
        </w:r>
      </w:ins>
      <w:ins w:id="105" w:author="治輝 齋藤" w:date="2026-05-19T22:55:00Z" w16du:dateUtc="2026-05-19T13:55:00Z">
        <w:r w:rsidR="004E0F5B">
          <w:rPr>
            <w:rFonts w:hint="eastAsia"/>
            <w:lang w:eastAsia="ja-JP"/>
          </w:rPr>
          <w:t>y rat</w:t>
        </w:r>
      </w:ins>
      <w:ins w:id="106" w:author="治輝 齋藤" w:date="2026-05-19T22:44:00Z" w16du:dateUtc="2026-05-19T13:44:00Z">
        <w:r w:rsidR="00ED46B8" w:rsidRPr="00ED46B8">
          <w:t>es</w:t>
        </w:r>
      </w:ins>
      <w:del w:id="107" w:author="治輝 齋藤" w:date="2026-05-19T22:44:00Z" w16du:dateUtc="2026-05-19T13:44:00Z">
        <w:r w:rsidRPr="001C1A6A" w:rsidDel="00ED46B8">
          <w:delText>Prefecture-level terrain slope showed a hip-specific signal consistent with lateral-fall mechanisms</w:delText>
        </w:r>
        <w:commentRangeStart w:id="108"/>
        <w:commentRangeStart w:id="109"/>
        <w:r w:rsidRPr="001C1A6A" w:rsidDel="00ED46B8">
          <w:delText>, but inferential sensitivity at small ecological N warrants cautious interpretation</w:delText>
        </w:r>
        <w:commentRangeEnd w:id="108"/>
        <w:r w:rsidR="00CB1C9B" w:rsidRPr="001C1A6A" w:rsidDel="00ED46B8">
          <w:rPr>
            <w:rStyle w:val="af2"/>
            <w:sz w:val="24"/>
            <w:szCs w:val="24"/>
          </w:rPr>
          <w:commentReference w:id="108"/>
        </w:r>
      </w:del>
      <w:commentRangeEnd w:id="109"/>
      <w:r w:rsidR="00ED46B8">
        <w:rPr>
          <w:rStyle w:val="af2"/>
        </w:rPr>
        <w:commentReference w:id="109"/>
      </w:r>
      <w:r w:rsidRPr="001C1A6A">
        <w:t>.</w:t>
      </w:r>
      <w:bookmarkStart w:id="110"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111" w:name="introduction"/>
      <w:bookmarkEnd w:id="0"/>
      <w:bookmarkEnd w:id="110"/>
      <w:r>
        <w:lastRenderedPageBreak/>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w:t>
      </w:r>
      <w:r>
        <w:lastRenderedPageBreak/>
        <w:t>mountain foothills—provides a natural laboratory to test this hypothesis at a nationwide scale.</w:t>
      </w:r>
    </w:p>
    <w:p w14:paraId="4BBADE9E" w14:textId="051E0AFC"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t>
      </w:r>
      <w:commentRangeStart w:id="112"/>
      <w:commentRangeStart w:id="113"/>
      <w:r>
        <w:t>which may lead to chronic deconditioning and increased frailty</w:t>
      </w:r>
      <w:commentRangeEnd w:id="112"/>
      <w:r w:rsidR="00A810BB">
        <w:rPr>
          <w:rStyle w:val="af2"/>
          <w:sz w:val="24"/>
          <w:szCs w:val="24"/>
        </w:rPr>
        <w:commentReference w:id="112"/>
      </w:r>
      <w:commentRangeEnd w:id="113"/>
      <w:r w:rsidR="007F0B51">
        <w:rPr>
          <w:rStyle w:val="af2"/>
        </w:rPr>
        <w:commentReference w:id="113"/>
      </w:r>
      <w:r>
        <w:t>.</w:t>
      </w:r>
      <w:r w:rsidR="00CA3F03" w:rsidRPr="00CA3F03">
        <w:t xml:space="preserve"> </w:t>
      </w:r>
      <w:r w:rsidR="00CA3F03" w:rsidRPr="00CA3F03">
        <w:rPr>
          <w:lang w:eastAsia="ja-JP"/>
        </w:rPr>
        <w:t>[18, 19]</w:t>
      </w:r>
      <w:r>
        <w:t xml:space="preserve"> </w:t>
      </w:r>
      <w:ins w:id="114" w:author="治輝 齋藤" w:date="2026-05-20T13:01:00Z" w16du:dateUtc="2026-05-20T04:01:00Z">
        <w:r w:rsidR="007F0B51" w:rsidRPr="007F0B51">
          <w:t xml:space="preserve">Competing mechanisms are also plausible. Daily walking on slopes may strengthen lower-limb function, but car-dependent travel may be more common in steep or rural prefectures and reduce slope-specific walking exposure. </w:t>
        </w:r>
      </w:ins>
      <w:commentRangeStart w:id="115"/>
      <w:r>
        <w:t xml:space="preserve">We therefore hypothesized that </w:t>
      </w:r>
      <w:ins w:id="116" w:author="治輝 齋藤" w:date="2026-05-19T20:40:00Z" w16du:dateUtc="2026-05-19T11:40:00Z">
        <w:r w:rsidR="001D54C3" w:rsidRPr="001D54C3">
          <w:t>steeper</w:t>
        </w:r>
        <w:r w:rsidR="001D54C3">
          <w:rPr>
            <w:rFonts w:hint="eastAsia"/>
            <w:lang w:eastAsia="ja-JP"/>
          </w:rPr>
          <w:t xml:space="preserve"> </w:t>
        </w:r>
      </w:ins>
      <w:r>
        <w:t xml:space="preserve">terrain slope may </w:t>
      </w:r>
      <w:del w:id="117" w:author="治輝 齋藤" w:date="2026-05-19T20:41:00Z" w16du:dateUtc="2026-05-19T11:41:00Z">
        <w:r w:rsidDel="001D54C3">
          <w:delText>influence</w:delText>
        </w:r>
      </w:del>
      <w:ins w:id="118" w:author="治輝 齋藤" w:date="2026-05-19T20:41:00Z" w16du:dateUtc="2026-05-19T11:41:00Z">
        <w:r w:rsidR="001D54C3" w:rsidRPr="001D54C3">
          <w:t>be associated with higher prefecture-level</w:t>
        </w:r>
      </w:ins>
      <w:r>
        <w:t xml:space="preserve"> hip fracture</w:t>
      </w:r>
      <w:ins w:id="119" w:author="治輝 齋藤" w:date="2026-05-19T20:41:00Z" w16du:dateUtc="2026-05-19T11:41:00Z">
        <w:r w:rsidR="001D54C3">
          <w:rPr>
            <w:rFonts w:hint="eastAsia"/>
            <w:lang w:eastAsia="ja-JP"/>
          </w:rPr>
          <w:t xml:space="preserve"> </w:t>
        </w:r>
        <w:r w:rsidR="001D54C3" w:rsidRPr="001D54C3">
          <w:t>surgery</w:t>
        </w:r>
      </w:ins>
      <w:r>
        <w:t xml:space="preserve"> rates</w:t>
      </w:r>
      <w:ins w:id="120" w:author="治輝 齋藤" w:date="2026-05-19T20:41:00Z" w16du:dateUtc="2026-05-19T11:41:00Z">
        <w:r w:rsidR="001D54C3" w:rsidRPr="001D54C3">
          <w:rPr>
            <w:lang w:eastAsia="ja-JP"/>
          </w:rPr>
          <w:t>. We treated these rates as administrative proxies for population-level surgical burden after hip and femoral fractures. The association may reflect</w:t>
        </w:r>
      </w:ins>
      <w:del w:id="121" w:author="治輝 齋藤" w:date="2026-05-19T20:42:00Z" w16du:dateUtc="2026-05-19T11:42:00Z">
        <w:r w:rsidDel="001D54C3">
          <w:delText xml:space="preserve"> through</w:delText>
        </w:r>
      </w:del>
      <w:r>
        <w:t xml:space="preserve"> direct mechanical effects of inclined walking (direct pathway)</w:t>
      </w:r>
      <w:ins w:id="122" w:author="治輝 齋藤" w:date="2026-05-19T20:42:00Z" w16du:dateUtc="2026-05-19T11:42:00Z">
        <w:r w:rsidR="001D54C3">
          <w:rPr>
            <w:rFonts w:hint="eastAsia"/>
            <w:lang w:eastAsia="ja-JP"/>
          </w:rPr>
          <w:t xml:space="preserve">. </w:t>
        </w:r>
      </w:ins>
      <w:del w:id="123" w:author="治輝 齋藤" w:date="2026-05-19T20:42:00Z" w16du:dateUtc="2026-05-19T11:42:00Z">
        <w:r w:rsidDel="001D54C3">
          <w:delText xml:space="preserve"> and through its effect on</w:delText>
        </w:r>
      </w:del>
      <w:ins w:id="124" w:author="治輝 齋藤" w:date="2026-05-19T20:42:00Z" w16du:dateUtc="2026-05-19T11:42:00Z">
        <w:r w:rsidR="001D54C3" w:rsidRPr="001D54C3">
          <w:t>It may also relate to</w:t>
        </w:r>
      </w:ins>
      <w:r>
        <w:t xml:space="preserve"> walking capacity (indirect pathway)</w:t>
      </w:r>
      <w:commentRangeEnd w:id="115"/>
      <w:r w:rsidR="001D54C3">
        <w:rPr>
          <w:rStyle w:val="af2"/>
        </w:rPr>
        <w:commentReference w:id="115"/>
      </w:r>
      <w:r>
        <w:t>.</w:t>
      </w:r>
    </w:p>
    <w:p w14:paraId="5AFB2A64" w14:textId="2EEF8166" w:rsidR="00073AD9" w:rsidRDefault="00000000" w:rsidP="00705772">
      <w:pPr>
        <w:pStyle w:val="a0"/>
        <w:spacing w:line="360" w:lineRule="auto"/>
      </w:pPr>
      <w:r>
        <w:t xml:space="preserve">Despite these theoretical considerations, no nationwide study has examined the association between </w:t>
      </w:r>
      <w:commentRangeStart w:id="125"/>
      <w:r>
        <w:t>prefectural-level</w:t>
      </w:r>
      <w:commentRangeEnd w:id="125"/>
      <w:r w:rsidR="00A810BB">
        <w:rPr>
          <w:rStyle w:val="af2"/>
          <w:sz w:val="24"/>
          <w:szCs w:val="24"/>
        </w:rPr>
        <w:commentReference w:id="125"/>
      </w:r>
      <w:r>
        <w:t xml:space="preserve">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data from the Geospatial Information Authority of Japan, this ecological approach </w:t>
      </w:r>
      <w:r>
        <w:lastRenderedPageBreak/>
        <w:t xml:space="preserve">enables the first nationwide quantitative assessment of the </w:t>
      </w:r>
      <w:commentRangeStart w:id="126"/>
      <w:r>
        <w:t>terrain–fracture</w:t>
      </w:r>
      <w:ins w:id="127" w:author="治輝 齋藤" w:date="2026-05-19T20:43:00Z" w16du:dateUtc="2026-05-19T11:43:00Z">
        <w:r w:rsidR="001D54C3">
          <w:rPr>
            <w:rFonts w:hint="eastAsia"/>
            <w:lang w:eastAsia="ja-JP"/>
          </w:rPr>
          <w:t xml:space="preserve"> </w:t>
        </w:r>
        <w:r w:rsidR="001D54C3" w:rsidRPr="001D54C3">
          <w:rPr>
            <w:lang w:eastAsia="ja-JP"/>
          </w:rPr>
          <w:t>surgery</w:t>
        </w:r>
      </w:ins>
      <w:r>
        <w:t xml:space="preserve"> relationship</w:t>
      </w:r>
      <w:commentRangeEnd w:id="126"/>
      <w:r w:rsidR="001D54C3">
        <w:rPr>
          <w:rStyle w:val="af2"/>
        </w:rPr>
        <w:commentReference w:id="126"/>
      </w:r>
      <w:r>
        <w:t xml:space="preserve"> in Japan.</w:t>
      </w:r>
    </w:p>
    <w:p w14:paraId="709613BE" w14:textId="54A8ABDD" w:rsidR="00073AD9" w:rsidRDefault="00000000" w:rsidP="00705772">
      <w:pPr>
        <w:pStyle w:val="a0"/>
        <w:spacing w:line="360" w:lineRule="auto"/>
      </w:pPr>
      <w:commentRangeStart w:id="128"/>
      <w:r>
        <w:t xml:space="preserve">In this study, we examined whether terrain slope was associated with hip fracture surgery rates </w:t>
      </w:r>
      <w:del w:id="129" w:author="治輝 齋藤" w:date="2026-05-19T20:45:00Z" w16du:dateUtc="2026-05-19T11:45:00Z">
        <w:r w:rsidDel="001D54C3">
          <w:delText>at the prefectural level, independent of</w:delText>
        </w:r>
      </w:del>
      <w:ins w:id="130" w:author="治輝 齋藤" w:date="2026-05-19T20:45:00Z" w16du:dateUtc="2026-05-19T11:45:00Z">
        <w:r w:rsidR="001D54C3" w:rsidRPr="001D54C3">
          <w:t>across prefectures. We adjusted for</w:t>
        </w:r>
      </w:ins>
      <w:r>
        <w:t xml:space="preserve"> </w:t>
      </w:r>
      <w:del w:id="131" w:author="治輝 齋藤" w:date="2026-05-19T23:23:00Z" w16du:dateUtc="2026-05-19T14:23:00Z">
        <w:r w:rsidDel="00DA5DB9">
          <w:delText>aging rate</w:delText>
        </w:r>
      </w:del>
      <w:ins w:id="132" w:author="治輝 齋藤" w:date="2026-05-19T23:23:00Z" w16du:dateUtc="2026-05-19T14:23:00Z">
        <w:r w:rsidR="00DA5DB9" w:rsidRPr="00DA5DB9">
          <w:t>proportion aged ≥65 years</w:t>
        </w:r>
      </w:ins>
      <w:ins w:id="133" w:author="治輝 齋藤" w:date="2026-05-19T20:45:00Z" w16du:dateUtc="2026-05-19T11:45:00Z">
        <w:r w:rsidR="001D54C3">
          <w:rPr>
            <w:rFonts w:hint="eastAsia"/>
            <w:lang w:eastAsia="ja-JP"/>
          </w:rPr>
          <w:t>,</w:t>
        </w:r>
      </w:ins>
      <w:r>
        <w:t xml:space="preserve"> </w:t>
      </w:r>
      <w:del w:id="134" w:author="治輝 齋藤" w:date="2026-05-19T20:45:00Z" w16du:dateUtc="2026-05-19T11:45:00Z">
        <w:r w:rsidDel="001D54C3">
          <w:delText>and</w:delText>
        </w:r>
      </w:del>
      <w:ins w:id="135" w:author="治輝 齋藤" w:date="2026-05-19T20:45:00Z" w16du:dateUtc="2026-05-19T11:45:00Z">
        <w:r w:rsidR="001D54C3">
          <w:rPr>
            <w:rFonts w:hint="eastAsia"/>
            <w:lang w:eastAsia="ja-JP"/>
          </w:rPr>
          <w:t>fast</w:t>
        </w:r>
      </w:ins>
      <w:ins w:id="136" w:author="治輝 齋藤" w:date="2026-05-19T23:23:00Z" w16du:dateUtc="2026-05-19T14:23:00Z">
        <w:r w:rsidR="00DA5DB9">
          <w:rPr>
            <w:rFonts w:hint="eastAsia"/>
            <w:lang w:eastAsia="ja-JP"/>
          </w:rPr>
          <w:t>-</w:t>
        </w:r>
      </w:ins>
      <w:del w:id="137" w:author="治輝 齋藤" w:date="2026-05-19T23:23:00Z" w16du:dateUtc="2026-05-19T14:23:00Z">
        <w:r w:rsidDel="00DA5DB9">
          <w:delText xml:space="preserve"> </w:delText>
        </w:r>
      </w:del>
      <w:r>
        <w:t xml:space="preserve">walking </w:t>
      </w:r>
      <w:del w:id="138" w:author="治輝 齋藤" w:date="2026-05-19T20:45:00Z" w16du:dateUtc="2026-05-19T11:45:00Z">
        <w:r w:rsidDel="001D54C3">
          <w:delText>speed</w:delText>
        </w:r>
      </w:del>
      <w:ins w:id="139" w:author="治輝 齋藤" w:date="2026-05-19T23:24:00Z" w16du:dateUtc="2026-05-19T14:24:00Z">
        <w:r w:rsidR="00DA5DB9" w:rsidRPr="00DA5DB9">
          <w:t xml:space="preserve"> </w:t>
        </w:r>
        <w:r w:rsidR="00DA5DB9" w:rsidRPr="00DA5DB9">
          <w:rPr>
            <w:lang w:eastAsia="ja-JP"/>
          </w:rPr>
          <w:t>proportion</w:t>
        </w:r>
      </w:ins>
      <w:r>
        <w:t xml:space="preserve">, </w:t>
      </w:r>
      <w:ins w:id="140" w:author="治輝 齋藤" w:date="2026-05-19T20:46:00Z" w16du:dateUtc="2026-05-19T11:46:00Z">
        <w:r w:rsidR="001D54C3" w:rsidRPr="001D54C3">
          <w:t>and population density</w:t>
        </w:r>
        <w:r w:rsidR="001D54C3">
          <w:rPr>
            <w:rFonts w:hint="eastAsia"/>
            <w:lang w:eastAsia="ja-JP"/>
          </w:rPr>
          <w:t xml:space="preserve"> </w:t>
        </w:r>
      </w:ins>
      <w:r>
        <w:t>using nationwide administrative and geospatial data.</w:t>
      </w:r>
      <w:ins w:id="141" w:author="治輝 齋藤" w:date="2026-05-19T20:46:00Z" w16du:dateUtc="2026-05-19T11:46:00Z">
        <w:r w:rsidR="001D54C3" w:rsidRPr="001D54C3">
          <w:t xml:space="preserve"> NDB Open Data provide procedure counts, not fracture incidence. We therefore interpreted prefecture-level surgery rates as administrative proxies for fracture-related surgical burden. Not all fractures receive surgery, and operative thresholds may vary across regions.</w:t>
        </w:r>
      </w:ins>
      <w:commentRangeEnd w:id="128"/>
      <w:ins w:id="142" w:author="治輝 齋藤" w:date="2026-05-19T20:47:00Z" w16du:dateUtc="2026-05-19T11:47:00Z">
        <w:r w:rsidR="00DA1990">
          <w:rPr>
            <w:rStyle w:val="af2"/>
          </w:rPr>
          <w:commentReference w:id="128"/>
        </w:r>
      </w:ins>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143" w:name="methods-1"/>
      <w:bookmarkEnd w:id="111"/>
      <w:r>
        <w:t>Methods</w:t>
      </w:r>
    </w:p>
    <w:p w14:paraId="78DAB058" w14:textId="77777777" w:rsidR="00073AD9" w:rsidRDefault="00000000" w:rsidP="00705772">
      <w:pPr>
        <w:pStyle w:val="2"/>
        <w:spacing w:line="360" w:lineRule="auto"/>
      </w:pPr>
      <w:bookmarkStart w:id="144"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145" w:name="outcome-fracture-surgery-rates"/>
      <w:bookmarkEnd w:id="144"/>
      <w:r>
        <w:t>2. Outcome: Fracture Surgery Rates</w:t>
      </w:r>
    </w:p>
    <w:p w14:paraId="1B78A9D2" w14:textId="65B9CF0A" w:rsidR="00073AD9" w:rsidRDefault="00000000" w:rsidP="00705772">
      <w:pPr>
        <w:pStyle w:val="FirstParagraph"/>
        <w:spacing w:line="360" w:lineRule="auto"/>
      </w:pPr>
      <w:commentRangeStart w:id="146"/>
      <w:del w:id="147" w:author="治輝 齋藤" w:date="2026-05-19T20:48:00Z" w16du:dateUtc="2026-05-19T11:48:00Z">
        <w:r w:rsidDel="00DA1990">
          <w:delText>Fracture</w:delText>
        </w:r>
      </w:del>
      <w:ins w:id="148" w:author="治輝 齋藤" w:date="2026-05-19T20:48:00Z" w16du:dateUtc="2026-05-19T11:48:00Z">
        <w:r w:rsidR="00DA1990" w:rsidRPr="00DA1990">
          <w:t>We obtained fracture</w:t>
        </w:r>
      </w:ins>
      <w:r>
        <w:t xml:space="preserve"> surgery rates</w:t>
      </w:r>
      <w:del w:id="149" w:author="治輝 齋藤" w:date="2026-05-19T20:49:00Z" w16du:dateUtc="2026-05-19T11:49:00Z">
        <w:r w:rsidDel="00DA1990">
          <w:delText xml:space="preserve"> were derived</w:delText>
        </w:r>
      </w:del>
      <w:r>
        <w:t xml:space="preserve"> from the 10th NDB Open Data (released </w:t>
      </w:r>
      <w:ins w:id="150" w:author="治輝 齋藤" w:date="2026-05-19T20:49:00Z" w16du:dateUtc="2026-05-19T11:49:00Z">
        <w:r w:rsidR="00DA1990">
          <w:rPr>
            <w:rFonts w:hint="eastAsia"/>
            <w:lang w:eastAsia="ja-JP"/>
          </w:rPr>
          <w:t>30 May 2025</w:t>
        </w:r>
      </w:ins>
      <w:del w:id="151" w:author="治輝 齋藤" w:date="2026-05-19T20:49:00Z" w16du:dateUtc="2026-05-19T11:49:00Z">
        <w:r w:rsidDel="00DA1990">
          <w:delText>2023</w:delText>
        </w:r>
      </w:del>
      <w:r>
        <w:t>)</w:t>
      </w:r>
      <w:ins w:id="152" w:author="治輝 齋藤" w:date="2026-05-19T20:49:00Z" w16du:dateUtc="2026-05-19T11:49:00Z">
        <w:r w:rsidR="00DA1990">
          <w:rPr>
            <w:rFonts w:hint="eastAsia"/>
            <w:lang w:eastAsia="ja-JP"/>
          </w:rPr>
          <w:t>.</w:t>
        </w:r>
      </w:ins>
      <w:del w:id="153" w:author="治輝 齋藤" w:date="2026-05-19T20:49:00Z" w16du:dateUtc="2026-05-19T11:49:00Z">
        <w:r w:rsidDel="00DA1990">
          <w:delText>,</w:delText>
        </w:r>
      </w:del>
      <w:del w:id="154" w:author="治輝 齋藤" w:date="2026-05-19T20:50:00Z" w16du:dateUtc="2026-05-19T11:50:00Z">
        <w:r w:rsidDel="00DA1990">
          <w:delText xml:space="preserve"> which contains</w:delText>
        </w:r>
      </w:del>
      <w:ins w:id="155" w:author="治輝 齋藤" w:date="2026-05-19T20:50:00Z" w16du:dateUtc="2026-05-19T11:50:00Z">
        <w:r w:rsidR="00DA1990" w:rsidRPr="00DA1990">
          <w:t xml:space="preserve"> This release reports</w:t>
        </w:r>
      </w:ins>
      <w:r>
        <w:t xml:space="preserve"> prefecture-level </w:t>
      </w:r>
      <w:del w:id="156" w:author="治輝 齋藤" w:date="2026-05-19T20:50:00Z" w16du:dateUtc="2026-05-19T11:50:00Z">
        <w:r w:rsidDel="00DA1990">
          <w:delText>counts of medical procedures</w:delText>
        </w:r>
      </w:del>
      <w:ins w:id="157" w:author="治輝 齋藤" w:date="2026-05-19T20:50:00Z" w16du:dateUtc="2026-05-19T11:50:00Z">
        <w:r w:rsidR="00DA1990" w:rsidRPr="00DA1990">
          <w:t>procedure counts</w:t>
        </w:r>
      </w:ins>
      <w:del w:id="158" w:author="治輝 齋藤" w:date="2026-05-19T20:52:00Z" w16du:dateUtc="2026-05-19T11:52:00Z">
        <w:r w:rsidDel="00DA1990">
          <w:delText xml:space="preserve"> claimed</w:delText>
        </w:r>
      </w:del>
      <w:ins w:id="159" w:author="治輝 齋藤" w:date="2026-05-19T20:52:00Z" w16du:dateUtc="2026-05-19T11:52:00Z">
        <w:r w:rsidR="00DA1990" w:rsidRPr="00DA1990">
          <w:t xml:space="preserve"> from Reiwa 5 fiscal year claims (April 2023 through March 2024)</w:t>
        </w:r>
      </w:ins>
      <w:r>
        <w:t xml:space="preserve"> under the national health insurance system. We extracted </w:t>
      </w:r>
      <w:del w:id="160" w:author="治輝 齋藤" w:date="2026-05-19T20:52:00Z" w16du:dateUtc="2026-05-19T11:52:00Z">
        <w:r w:rsidDel="00DA1990">
          <w:delText xml:space="preserve">claims for </w:delText>
        </w:r>
      </w:del>
      <w:r>
        <w:t xml:space="preserve">three </w:t>
      </w:r>
      <w:ins w:id="161" w:author="治輝 齋藤" w:date="2026-05-19T20:52:00Z" w16du:dateUtc="2026-05-19T11:52:00Z">
        <w:r w:rsidR="00DA1990" w:rsidRPr="00DA1990">
          <w:t>site-specific</w:t>
        </w:r>
      </w:ins>
      <w:del w:id="162" w:author="治輝 齋藤" w:date="2026-05-19T20:52:00Z" w16du:dateUtc="2026-05-19T11:52:00Z">
        <w:r w:rsidDel="00DA1990">
          <w:delText>fracture surgery</w:delText>
        </w:r>
      </w:del>
      <w:r>
        <w:t xml:space="preserve"> categories: (1) hip </w:t>
      </w:r>
      <w:r>
        <w:lastRenderedPageBreak/>
        <w:t xml:space="preserve">(femur) fracture surgery, (2) humerus fracture surgery, and (3) forearm fracture surgery. </w:t>
      </w:r>
      <w:ins w:id="163" w:author="治輝 齋藤" w:date="2026-05-19T20:53:00Z" w16du:dateUtc="2026-05-19T11:53:00Z">
        <w:r w:rsidR="00DA1990" w:rsidRPr="00DA1990">
          <w:t>We defined total fracture surgery rate as the sum of these three site-specific counts</w:t>
        </w:r>
      </w:ins>
      <w:del w:id="164" w:author="治輝 齋藤" w:date="2026-05-19T20:53:00Z" w16du:dateUtc="2026-05-19T11:53:00Z">
        <w:r w:rsidDel="00DA1990">
          <w:delText>Rates were calculated</w:delText>
        </w:r>
      </w:del>
      <w:r>
        <w:t xml:space="preserve"> per 100,000 population</w:t>
      </w:r>
      <w:ins w:id="165" w:author="治輝 齋藤" w:date="2026-05-19T20:53:00Z" w16du:dateUtc="2026-05-19T11:53:00Z">
        <w:r w:rsidR="00DA1990">
          <w:rPr>
            <w:rFonts w:hint="eastAsia"/>
            <w:lang w:eastAsia="ja-JP"/>
          </w:rPr>
          <w:t>.</w:t>
        </w:r>
      </w:ins>
      <w:r>
        <w:t xml:space="preserve"> </w:t>
      </w:r>
      <w:ins w:id="166" w:author="治輝 齋藤" w:date="2026-05-19T20:53:00Z" w16du:dateUtc="2026-05-19T11:53:00Z">
        <w:r w:rsidR="00DA1990" w:rsidRPr="00DA1990">
          <w:t>We divided counts by</w:t>
        </w:r>
      </w:ins>
      <w:del w:id="167" w:author="治輝 齋藤" w:date="2026-05-19T20:53:00Z" w16du:dateUtc="2026-05-19T11:53:00Z">
        <w:r w:rsidDel="00DA1990">
          <w:delText>using population estimates from the</w:delText>
        </w:r>
      </w:del>
      <w:r>
        <w:t xml:space="preserve"> 2020 National Census</w:t>
      </w:r>
      <w:ins w:id="168" w:author="治輝 齋藤" w:date="2026-05-19T20:54:00Z" w16du:dateUtc="2026-05-19T11:54:00Z">
        <w:r w:rsidR="00DA1990" w:rsidRPr="00DA1990">
          <w:t xml:space="preserve"> population to obtain annual rates per 100,000. We interpreted these rates as administrative proxies for surgical burden rather than as unbiased measures of fracture incidence</w:t>
        </w:r>
        <w:commentRangeEnd w:id="146"/>
        <w:r w:rsidR="00DA1990">
          <w:rPr>
            <w:rStyle w:val="af2"/>
          </w:rPr>
          <w:commentReference w:id="146"/>
        </w:r>
      </w:ins>
      <w:r>
        <w:t>.</w:t>
      </w:r>
    </w:p>
    <w:p w14:paraId="7F178B37" w14:textId="77777777" w:rsidR="00073AD9" w:rsidRDefault="00000000" w:rsidP="00705772">
      <w:pPr>
        <w:pStyle w:val="2"/>
        <w:spacing w:line="360" w:lineRule="auto"/>
      </w:pPr>
      <w:bookmarkStart w:id="169" w:name="exposure-terrain-slope"/>
      <w:bookmarkEnd w:id="145"/>
      <w:r>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170" w:name="covariate-walking-speed"/>
      <w:bookmarkEnd w:id="169"/>
      <w:r>
        <w:t>4. Covariate: Walking Speed</w:t>
      </w:r>
    </w:p>
    <w:p w14:paraId="4839006C" w14:textId="7075A9CE" w:rsidR="00073AD9" w:rsidRDefault="00000000" w:rsidP="00705772">
      <w:pPr>
        <w:pStyle w:val="FirstParagraph"/>
        <w:spacing w:line="360" w:lineRule="auto"/>
      </w:pPr>
      <w:r>
        <w:t>The proportion of individuals who reported walking fast (</w:t>
      </w:r>
      <w:ins w:id="171" w:author="治輝 齋藤" w:date="2026-05-19T23:24:00Z" w16du:dateUtc="2026-05-19T14:24:00Z">
        <w:r w:rsidR="00DA5DB9" w:rsidRPr="00DA5DB9">
          <w:t>proportion with</w:t>
        </w:r>
        <w:r w:rsidR="00DA5DB9">
          <w:rPr>
            <w:rFonts w:hint="eastAsia"/>
            <w:lang w:eastAsia="ja-JP"/>
          </w:rPr>
          <w:t xml:space="preserve"> </w:t>
        </w:r>
      </w:ins>
      <w:r>
        <w:t xml:space="preserve">fast </w:t>
      </w:r>
      <w:ins w:id="172" w:author="治輝 齋藤" w:date="2026-05-19T23:25:00Z" w16du:dateUtc="2026-05-19T14:25:00Z">
        <w:r w:rsidR="00DA5DB9" w:rsidRPr="00DA5DB9">
          <w:t>habitual</w:t>
        </w:r>
        <w:r w:rsidR="00DA5DB9">
          <w:rPr>
            <w:rFonts w:hint="eastAsia"/>
            <w:lang w:eastAsia="ja-JP"/>
          </w:rPr>
          <w:t xml:space="preserve"> </w:t>
        </w:r>
      </w:ins>
      <w:r>
        <w:t>walking</w:t>
      </w:r>
      <w:del w:id="173" w:author="治輝 齋藤" w:date="2026-05-19T23:25:00Z" w16du:dateUtc="2026-05-19T14:25:00Z">
        <w:r w:rsidDel="00DA5DB9">
          <w:delText xml:space="preserve"> rate</w:delText>
        </w:r>
      </w:del>
      <w:r>
        <w:t>,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174" w:name="additional-covariates"/>
      <w:bookmarkEnd w:id="170"/>
      <w:r>
        <w:lastRenderedPageBreak/>
        <w:t>5. Additional Covariates</w:t>
      </w:r>
    </w:p>
    <w:p w14:paraId="102B5320" w14:textId="6DDD8B1C" w:rsidR="00073AD9" w:rsidRDefault="00000000" w:rsidP="00705772">
      <w:pPr>
        <w:pStyle w:val="FirstParagraph"/>
        <w:spacing w:line="360" w:lineRule="auto"/>
      </w:pPr>
      <w:commentRangeStart w:id="175"/>
      <w:commentRangeStart w:id="176"/>
      <w:del w:id="177" w:author="治輝 齋藤" w:date="2026-05-19T23:03:00Z" w16du:dateUtc="2026-05-19T14:03:00Z">
        <w:r w:rsidDel="00DF1C6E">
          <w:delText>Aging rate</w:delText>
        </w:r>
        <w:commentRangeEnd w:id="175"/>
        <w:r w:rsidR="008A413E" w:rsidDel="00DF1C6E">
          <w:rPr>
            <w:rStyle w:val="af2"/>
            <w:sz w:val="24"/>
            <w:szCs w:val="24"/>
          </w:rPr>
          <w:commentReference w:id="175"/>
        </w:r>
      </w:del>
      <w:commentRangeEnd w:id="176"/>
      <w:r w:rsidR="00DF1C6E">
        <w:rPr>
          <w:rStyle w:val="af2"/>
        </w:rPr>
        <w:commentReference w:id="176"/>
      </w:r>
      <w:del w:id="178" w:author="治輝 齋藤" w:date="2026-05-19T23:03:00Z" w16du:dateUtc="2026-05-19T14:03:00Z">
        <w:r w:rsidDel="00DF1C6E">
          <w:delText xml:space="preserve"> (p</w:delText>
        </w:r>
      </w:del>
      <w:ins w:id="179" w:author="治輝 齋藤" w:date="2026-05-19T23:04:00Z" w16du:dateUtc="2026-05-19T14:04:00Z">
        <w:r w:rsidR="00DF1C6E">
          <w:rPr>
            <w:rFonts w:hint="eastAsia"/>
            <w:lang w:eastAsia="ja-JP"/>
          </w:rPr>
          <w:t>P</w:t>
        </w:r>
      </w:ins>
      <w:r>
        <w:t>roportion of individuals aged ≥65 years</w:t>
      </w:r>
      <w:del w:id="180" w:author="治輝 齋藤" w:date="2026-05-19T23:04:00Z" w16du:dateUtc="2026-05-19T14:04:00Z">
        <w:r w:rsidDel="00DF1C6E">
          <w:delText>, %)</w:delText>
        </w:r>
      </w:del>
      <w:r>
        <w:t xml:space="preserve">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181" w:name="statistical-analysis"/>
      <w:bookmarkEnd w:id="174"/>
      <w:r>
        <w:t>6. Statistical Analysis</w:t>
      </w:r>
    </w:p>
    <w:p w14:paraId="269C2D95" w14:textId="35FE3CD8"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Pearson correlation coefficients were computed between terrain slope and each outcome and covariate variable. 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19361FCF" w:rsidR="00073AD9" w:rsidRDefault="00000000" w:rsidP="005B47C8">
      <w:pPr>
        <w:pStyle w:val="Compact"/>
        <w:numPr>
          <w:ilvl w:val="0"/>
          <w:numId w:val="2"/>
        </w:numPr>
        <w:spacing w:line="360" w:lineRule="auto"/>
      </w:pPr>
      <w:r>
        <w:rPr>
          <w:b/>
          <w:bCs/>
        </w:rPr>
        <w:t>Model 2 (multivariable)</w:t>
      </w:r>
      <w:r>
        <w:t xml:space="preserve">: Multiple linear regression of fracture rate on terrain slope, </w:t>
      </w:r>
      <w:ins w:id="182" w:author="治輝 齋藤" w:date="2026-05-19T23:25:00Z" w16du:dateUtc="2026-05-19T14:25:00Z">
        <w:r w:rsidR="00DA5DB9" w:rsidRPr="00DA5DB9">
          <w:t>proportion aged ≥65 years</w:t>
        </w:r>
      </w:ins>
      <w:del w:id="183" w:author="治輝 齋藤" w:date="2026-05-19T23:25:00Z" w16du:dateUtc="2026-05-19T14:25:00Z">
        <w:r w:rsidDel="00DA5DB9">
          <w:delText>aging rate</w:delText>
        </w:r>
      </w:del>
      <w:r>
        <w:t>, fast</w:t>
      </w:r>
      <w:ins w:id="184" w:author="治輝 齋藤" w:date="2026-05-19T23:25:00Z" w16du:dateUtc="2026-05-19T14:25:00Z">
        <w:r w:rsidR="00DA5DB9">
          <w:rPr>
            <w:rFonts w:hint="eastAsia"/>
            <w:lang w:eastAsia="ja-JP"/>
          </w:rPr>
          <w:t>-</w:t>
        </w:r>
      </w:ins>
      <w:del w:id="185" w:author="治輝 齋藤" w:date="2026-05-19T23:25:00Z" w16du:dateUtc="2026-05-19T14:25:00Z">
        <w:r w:rsidDel="00DA5DB9">
          <w:delText xml:space="preserve"> </w:delText>
        </w:r>
      </w:del>
      <w:r>
        <w:t xml:space="preserve">walking </w:t>
      </w:r>
      <w:ins w:id="186" w:author="治輝 齋藤" w:date="2026-05-19T23:25:00Z" w16du:dateUtc="2026-05-19T14:25:00Z">
        <w:r w:rsidR="00DA5DB9" w:rsidRPr="00DA5DB9">
          <w:t>proportion</w:t>
        </w:r>
      </w:ins>
      <w:del w:id="187" w:author="治輝 齋藤" w:date="2026-05-19T23:25:00Z" w16du:dateUtc="2026-05-19T14:25:00Z">
        <w:r w:rsidDel="00DA5DB9">
          <w:delText>rate</w:delText>
        </w:r>
      </w:del>
      <w:r>
        <w:t>, and population density.</w:t>
      </w:r>
      <w:ins w:id="188" w:author="治輝 齋藤" w:date="2026-04-30T18:01:00Z" w16du:dateUtc="2026-04-30T09:01:00Z">
        <w:r w:rsidR="005B47C8">
          <w:rPr>
            <w:lang w:eastAsia="ja-JP"/>
          </w:rPr>
          <w:br/>
        </w:r>
        <w:commentRangeStart w:id="189"/>
        <w:r w:rsidR="005B47C8">
          <w:t xml:space="preserve">In the primary causal interpretation, </w:t>
        </w:r>
      </w:ins>
      <w:ins w:id="190" w:author="治輝 齋藤" w:date="2026-05-19T23:26:00Z" w16du:dateUtc="2026-05-19T14:26:00Z">
        <w:r w:rsidR="00DA5DB9" w:rsidRPr="00DA5DB9">
          <w:t>proportion aged ≥65 years</w:t>
        </w:r>
      </w:ins>
      <w:ins w:id="191" w:author="治輝 齋藤" w:date="2026-04-30T18:01:00Z" w16du:dateUtc="2026-04-30T09:01:00Z">
        <w:r w:rsidR="005B47C8">
          <w:t xml:space="preserve"> and </w:t>
        </w:r>
      </w:ins>
      <w:ins w:id="192" w:author="治輝 齋藤" w:date="2026-05-19T23:26:00Z" w16du:dateUtc="2026-05-19T14:26:00Z">
        <w:r w:rsidR="00DA5DB9" w:rsidRPr="00DA5DB9">
          <w:t>fast-walking proportion</w:t>
        </w:r>
      </w:ins>
      <w:ins w:id="193" w:author="治輝 齋藤" w:date="2026-04-30T18:01:00Z" w16du:dateUtc="2026-04-30T09:01:00Z">
        <w:r w:rsidR="005B47C8">
          <w:t xml:space="preserve"> were treated as confounder-adjustment variables rather than formal mediators.</w:t>
        </w:r>
        <w:commentRangeEnd w:id="189"/>
        <w:r w:rsidR="005B47C8">
          <w:rPr>
            <w:rStyle w:val="af2"/>
            <w:sz w:val="24"/>
            <w:szCs w:val="24"/>
          </w:rPr>
          <w:commentReference w:id="189"/>
        </w:r>
      </w:ins>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1FFF099" w14:textId="72A61112" w:rsidR="00061A98" w:rsidRDefault="00A5744A" w:rsidP="00705772">
      <w:pPr>
        <w:pStyle w:val="a0"/>
        <w:spacing w:line="360" w:lineRule="auto"/>
        <w:rPr>
          <w:ins w:id="194" w:author="治輝 齋藤" w:date="2026-04-30T19:43:00Z" w16du:dateUtc="2026-04-30T10:43:00Z"/>
        </w:rPr>
      </w:pPr>
      <w:r w:rsidRPr="00A5744A">
        <w:rPr>
          <w:lang w:eastAsia="ja-JP"/>
        </w:rPr>
        <w:lastRenderedPageBreak/>
        <w:t>For the primary hip-fracture outcome (Model 2), we assessed linear model assumptions graphically using residuals-versus-fitted and normal quantile–quantile (Q–Q) plots of OLS residuals, and we report</w:t>
      </w:r>
      <w:ins w:id="195" w:author="山岸良匡" w:date="2026-05-18T19:21:00Z" w16du:dateUtc="2026-05-18T10:21:00Z">
        <w:r w:rsidR="008A413E">
          <w:rPr>
            <w:rFonts w:hint="eastAsia"/>
            <w:lang w:eastAsia="ja-JP"/>
          </w:rPr>
          <w:t>ed</w:t>
        </w:r>
      </w:ins>
      <w:r w:rsidRPr="00A5744A">
        <w:rPr>
          <w:lang w:eastAsia="ja-JP"/>
        </w:rPr>
        <w:t xml:space="preserve">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commentRangeStart w:id="196"/>
      <w:ins w:id="197" w:author="治輝 齋藤" w:date="2026-04-30T18:02:00Z" w16du:dateUtc="2026-04-30T09:02:00Z">
        <w:r w:rsidR="005B47C8" w:rsidRPr="005B47C8">
          <w:rPr>
            <w:lang w:eastAsia="ja-JP"/>
          </w:rPr>
          <w:t xml:space="preserve"> Given N = 47 with multiple covariates, we also checked coefficient stability and multicollinearity diagnostics (including model condition number) and interpreted estimates cautiously.</w:t>
        </w:r>
        <w:commentRangeEnd w:id="196"/>
        <w:r w:rsidR="005B47C8">
          <w:rPr>
            <w:rStyle w:val="af2"/>
            <w:sz w:val="24"/>
            <w:szCs w:val="24"/>
          </w:rPr>
          <w:commentReference w:id="196"/>
        </w:r>
      </w:ins>
    </w:p>
    <w:p w14:paraId="6214F16B" w14:textId="3C11EF54" w:rsidR="00A5744A" w:rsidRDefault="00061A98" w:rsidP="00705772">
      <w:pPr>
        <w:pStyle w:val="a0"/>
        <w:spacing w:line="360" w:lineRule="auto"/>
        <w:rPr>
          <w:lang w:eastAsia="ja-JP"/>
        </w:rPr>
      </w:pPr>
      <w:commentRangeStart w:id="198"/>
      <w:ins w:id="199" w:author="治輝 齋藤" w:date="2026-04-30T19:43:00Z" w16du:dateUtc="2026-04-30T10:43:00Z">
        <w:r w:rsidRPr="00061A98">
          <w:rPr>
            <w:lang w:eastAsia="ja-JP"/>
          </w:rPr>
          <w:t xml:space="preserve">As an additional sensitivity analysis for age-structure confounding, we </w:t>
        </w:r>
      </w:ins>
      <w:ins w:id="200" w:author="治輝 齋藤" w:date="2026-04-30T20:48:00Z" w16du:dateUtc="2026-04-30T11:48:00Z">
        <w:r w:rsidR="005A5D79" w:rsidRPr="005A5D79">
          <w:rPr>
            <w:lang w:eastAsia="ja-JP"/>
          </w:rPr>
          <w:t>performed</w:t>
        </w:r>
      </w:ins>
      <w:ins w:id="201" w:author="治輝 齋藤" w:date="2026-04-30T19:43:00Z" w16du:dateUtc="2026-04-30T10:43:00Z">
        <w:r w:rsidRPr="00061A98">
          <w:rPr>
            <w:lang w:eastAsia="ja-JP"/>
          </w:rPr>
          <w:t xml:space="preserve"> indirect</w:t>
        </w:r>
      </w:ins>
      <w:ins w:id="202" w:author="治輝 齋藤" w:date="2026-04-30T20:49:00Z" w16du:dateUtc="2026-04-30T11:49:00Z">
        <w:r w:rsidR="005A5D79">
          <w:rPr>
            <w:rFonts w:hint="eastAsia"/>
            <w:lang w:eastAsia="ja-JP"/>
          </w:rPr>
          <w:t xml:space="preserve"> </w:t>
        </w:r>
      </w:ins>
      <w:ins w:id="203" w:author="治輝 齋藤" w:date="2026-04-30T19:43:00Z" w16du:dateUtc="2026-04-30T10:43:00Z">
        <w:r w:rsidRPr="00061A98">
          <w:rPr>
            <w:lang w:eastAsia="ja-JP"/>
          </w:rPr>
          <w:t>standardization for the femur-surgery outcome</w:t>
        </w:r>
      </w:ins>
      <w:ins w:id="204" w:author="治輝 齋藤" w:date="2026-04-30T20:49:00Z" w16du:dateUtc="2026-04-30T11:49:00Z">
        <w:r w:rsidR="005A5D79" w:rsidRPr="005A5D79">
          <w:rPr>
            <w:lang w:eastAsia="ja-JP"/>
          </w:rPr>
          <w:t>. We combined</w:t>
        </w:r>
      </w:ins>
      <w:ins w:id="205" w:author="治輝 齋藤" w:date="2026-04-30T19:43:00Z" w16du:dateUtc="2026-04-30T10:43:00Z">
        <w:r w:rsidRPr="00061A98">
          <w:rPr>
            <w:lang w:eastAsia="ja-JP"/>
          </w:rPr>
          <w:t xml:space="preserve"> NDB age-stratified surgery tables </w:t>
        </w:r>
      </w:ins>
      <w:ins w:id="206" w:author="治輝 齋藤" w:date="2026-04-30T20:49:00Z" w16du:dateUtc="2026-04-30T11:49:00Z">
        <w:r w:rsidR="005A5D79" w:rsidRPr="005A5D79">
          <w:rPr>
            <w:lang w:eastAsia="ja-JP"/>
          </w:rPr>
          <w:t>with</w:t>
        </w:r>
      </w:ins>
      <w:ins w:id="207" w:author="治輝 齋藤" w:date="2026-04-30T19:43:00Z" w16du:dateUtc="2026-04-30T10:43:00Z">
        <w:r w:rsidRPr="00061A98">
          <w:rPr>
            <w:lang w:eastAsia="ja-JP"/>
          </w:rPr>
          <w:t xml:space="preserve"> 2020 census 5-year age-group population counts from e-Stat. </w:t>
        </w:r>
      </w:ins>
      <w:ins w:id="208" w:author="治輝 齋藤" w:date="2026-05-20T12:37:00Z" w16du:dateUtc="2026-05-20T03:37:00Z">
        <w:r w:rsidR="006D25B6" w:rsidRPr="006D25B6">
          <w:rPr>
            <w:lang w:eastAsia="ja-JP"/>
          </w:rPr>
          <w:t>Some age-stratified surgery counts in public NDB Open Data are withheld for disclosure control. These counts appear as a hyphen ("-") in the tables.</w:t>
        </w:r>
      </w:ins>
      <w:ins w:id="209" w:author="治輝 齋藤" w:date="2026-04-30T19:43:00Z" w16du:dateUtc="2026-04-30T10:43:00Z">
        <w:r w:rsidRPr="00061A98">
          <w:rPr>
            <w:lang w:eastAsia="ja-JP"/>
          </w:rPr>
          <w:t xml:space="preserve"> </w:t>
        </w:r>
      </w:ins>
      <w:ins w:id="210" w:author="治輝 齋藤" w:date="2026-05-20T12:37:00Z" w16du:dateUtc="2026-05-20T03:37:00Z">
        <w:r w:rsidR="006D25B6" w:rsidRPr="006D25B6">
          <w:rPr>
            <w:lang w:eastAsia="ja-JP"/>
          </w:rPr>
          <w:t>We prespecified three replacement scenarios: 0, 5, or 9 surgeries per withheld cell. We repeated indirect standardization under each scenario</w:t>
        </w:r>
      </w:ins>
      <w:ins w:id="211" w:author="治輝 齋藤" w:date="2026-05-20T12:22:00Z" w16du:dateUtc="2026-05-20T03:22:00Z">
        <w:r w:rsidR="00544AE5" w:rsidRPr="00544AE5">
          <w:rPr>
            <w:lang w:eastAsia="ja-JP"/>
          </w:rPr>
          <w:t xml:space="preserve">. </w:t>
        </w:r>
      </w:ins>
      <w:ins w:id="212" w:author="治輝 齋藤" w:date="2026-04-30T19:43:00Z" w16du:dateUtc="2026-04-30T10:43:00Z">
        <w:r w:rsidRPr="00061A98">
          <w:rPr>
            <w:lang w:eastAsia="ja-JP"/>
          </w:rPr>
          <w:t>For each scenario, we calculated national age-specific surgery rates, expected prefectural counts, SIR, and ISR (SIR × national crude rate)</w:t>
        </w:r>
      </w:ins>
      <w:ins w:id="213" w:author="治輝 齋藤" w:date="2026-04-30T20:50:00Z" w16du:dateUtc="2026-04-30T11:50:00Z">
        <w:r w:rsidR="005A5D79" w:rsidRPr="005A5D79">
          <w:rPr>
            <w:lang w:eastAsia="ja-JP"/>
          </w:rPr>
          <w:t>. We</w:t>
        </w:r>
      </w:ins>
      <w:ins w:id="214" w:author="治輝 齋藤" w:date="2026-04-30T19:43:00Z" w16du:dateUtc="2026-04-30T10:43:00Z">
        <w:r w:rsidRPr="00061A98">
          <w:rPr>
            <w:lang w:eastAsia="ja-JP"/>
          </w:rPr>
          <w:t xml:space="preserve"> then regressed ISR on terrain slope with and without covariate adjustment. </w:t>
        </w:r>
      </w:ins>
      <w:ins w:id="215" w:author="治輝 齋藤" w:date="2026-04-30T20:50:00Z" w16du:dateUtc="2026-04-30T11:50:00Z">
        <w:r w:rsidR="005A5D79" w:rsidRPr="005A5D79">
          <w:rPr>
            <w:lang w:eastAsia="ja-JP"/>
          </w:rPr>
          <w:t>These analyses were treated</w:t>
        </w:r>
      </w:ins>
      <w:ins w:id="216" w:author="治輝 齋藤" w:date="2026-04-30T19:43:00Z" w16du:dateUtc="2026-04-30T10:43:00Z">
        <w:r w:rsidRPr="00061A98">
          <w:rPr>
            <w:lang w:eastAsia="ja-JP"/>
          </w:rPr>
          <w:t xml:space="preserve"> as sensitivity analyses only (not primary inference), given potential secondary masking.</w:t>
        </w:r>
      </w:ins>
      <w:commentRangeEnd w:id="198"/>
      <w:ins w:id="217" w:author="治輝 齋藤" w:date="2026-04-30T20:24:00Z" w16du:dateUtc="2026-04-30T11:24:00Z">
        <w:r w:rsidR="00B4073B">
          <w:rPr>
            <w:rStyle w:val="af2"/>
            <w:sz w:val="24"/>
            <w:szCs w:val="24"/>
            <w:lang w:eastAsia="ja-JP"/>
          </w:rPr>
          <w:commentReference w:id="198"/>
        </w:r>
      </w:ins>
    </w:p>
    <w:p w14:paraId="557CFC09" w14:textId="42AC402E" w:rsidR="00E911FF" w:rsidRPr="00A5744A" w:rsidRDefault="00E911FF" w:rsidP="00705772">
      <w:pPr>
        <w:pStyle w:val="a0"/>
        <w:spacing w:line="360" w:lineRule="auto"/>
        <w:rPr>
          <w:lang w:eastAsia="ja-JP"/>
        </w:rPr>
      </w:pPr>
      <w:r w:rsidRPr="00E911FF">
        <w:rPr>
          <w:lang w:eastAsia="ja-JP"/>
        </w:rPr>
        <w:t>All manuscript figures were generated programmatically from study data</w:t>
      </w:r>
      <w:commentRangeStart w:id="218"/>
      <w:commentRangeStart w:id="219"/>
      <w:r w:rsidRPr="00E911FF">
        <w:rPr>
          <w:lang w:eastAsia="ja-JP"/>
        </w:rPr>
        <w:t xml:space="preserve"> </w:t>
      </w:r>
      <w:del w:id="220" w:author="治輝 齋藤" w:date="2026-05-19T23:49:00Z" w16du:dateUtc="2026-05-19T14:49:00Z">
        <w:r w:rsidRPr="00E911FF" w:rsidDel="00380229">
          <w:rPr>
            <w:lang w:eastAsia="ja-JP"/>
          </w:rPr>
          <w:delText>(not by image-generative AI tools)</w:delText>
        </w:r>
      </w:del>
      <w:r w:rsidRPr="00E911FF">
        <w:rPr>
          <w:lang w:eastAsia="ja-JP"/>
        </w:rPr>
        <w:t xml:space="preserve"> </w:t>
      </w:r>
      <w:commentRangeEnd w:id="218"/>
      <w:r w:rsidR="008A413E" w:rsidRPr="00E911FF">
        <w:rPr>
          <w:rStyle w:val="af2"/>
          <w:sz w:val="24"/>
          <w:szCs w:val="24"/>
          <w:lang w:eastAsia="ja-JP"/>
        </w:rPr>
        <w:commentReference w:id="218"/>
      </w:r>
      <w:commentRangeEnd w:id="219"/>
      <w:r w:rsidR="00380229">
        <w:rPr>
          <w:rStyle w:val="af2"/>
        </w:rPr>
        <w:commentReference w:id="219"/>
      </w:r>
      <w:r w:rsidRPr="00E911FF">
        <w:rPr>
          <w:lang w:eastAsia="ja-JP"/>
        </w:rPr>
        <w:t xml:space="preserve">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 xml:space="preserve">matplotlib 1.1.3. Figure 1 was generated via linear-fit </w:t>
      </w:r>
      <w:r w:rsidRPr="00E911FF">
        <w:rPr>
          <w:lang w:eastAsia="ja-JP"/>
        </w:rPr>
        <w:lastRenderedPageBreak/>
        <w:t xml:space="preserve">visualization from the prefecture-level analytical dataset, </w:t>
      </w:r>
      <w:del w:id="221" w:author="治輝 齋藤" w:date="2026-05-20T08:32:00Z" w16du:dateUtc="2026-05-19T23:32:00Z">
        <w:r w:rsidRPr="00E911FF" w:rsidDel="0078098C">
          <w:rPr>
            <w:lang w:eastAsia="ja-JP"/>
          </w:rPr>
          <w:delText xml:space="preserve">Figure 2 from the corresponding correlation matrix, </w:delText>
        </w:r>
      </w:del>
      <w:r w:rsidRPr="00E911FF">
        <w:rPr>
          <w:lang w:eastAsia="ja-JP"/>
        </w:rPr>
        <w:t xml:space="preserve">and Figures </w:t>
      </w:r>
      <w:ins w:id="222" w:author="治輝 齋藤" w:date="2026-05-20T08:32:00Z" w16du:dateUtc="2026-05-19T23:32:00Z">
        <w:r w:rsidR="0078098C">
          <w:rPr>
            <w:rFonts w:hint="eastAsia"/>
            <w:lang w:eastAsia="ja-JP"/>
          </w:rPr>
          <w:t>2-4</w:t>
        </w:r>
      </w:ins>
      <w:del w:id="223" w:author="治輝 齋藤" w:date="2026-05-20T08:32:00Z" w16du:dateUtc="2026-05-19T23:32:00Z">
        <w:r w:rsidRPr="00E911FF" w:rsidDel="0078098C">
          <w:rPr>
            <w:lang w:eastAsia="ja-JP"/>
          </w:rPr>
          <w:delText>3-5</w:delText>
        </w:r>
      </w:del>
      <w:r w:rsidRPr="00E911FF">
        <w:rPr>
          <w:lang w:eastAsia="ja-JP"/>
        </w:rPr>
        <w:t xml:space="preserve"> by joining prefecture-level indicators to national prefectural boundary geodata and rendering choropleth maps.</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224" w:name="results-1"/>
      <w:bookmarkEnd w:id="143"/>
      <w:bookmarkEnd w:id="181"/>
      <w:r>
        <w:t>Results</w:t>
      </w:r>
    </w:p>
    <w:p w14:paraId="4ECE8A21" w14:textId="77777777" w:rsidR="00073AD9" w:rsidRDefault="00000000" w:rsidP="00705772">
      <w:pPr>
        <w:pStyle w:val="2"/>
        <w:spacing w:line="360" w:lineRule="auto"/>
      </w:pPr>
      <w:bookmarkStart w:id="225" w:name="descriptive-statistics"/>
      <w:r>
        <w:t>1. Descriptive Statistics</w:t>
      </w:r>
    </w:p>
    <w:p w14:paraId="6495FDA3" w14:textId="4E767204"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 xml:space="preserve">range </w:t>
      </w:r>
      <w:commentRangeStart w:id="226"/>
      <w:r>
        <w:t>1.81</w:t>
      </w:r>
      <w:ins w:id="227" w:author="治輝 齋藤" w:date="2026-05-20T12:48:00Z" w16du:dateUtc="2026-05-20T03:48:00Z">
        <w:r w:rsidR="00EB4379" w:rsidRPr="00EB4379">
          <w:t xml:space="preserve"> degrees in Ibaraki</w:t>
        </w:r>
      </w:ins>
      <w:r>
        <w:t>–15.43 degrees</w:t>
      </w:r>
      <w:ins w:id="228" w:author="治輝 齋藤" w:date="2026-05-20T12:48:00Z" w16du:dateUtc="2026-05-20T03:48:00Z">
        <w:r w:rsidR="00EB4379">
          <w:rPr>
            <w:rFonts w:hint="eastAsia"/>
            <w:lang w:eastAsia="ja-JP"/>
          </w:rPr>
          <w:t xml:space="preserve"> </w:t>
        </w:r>
        <w:r w:rsidR="00EB4379" w:rsidRPr="00EB4379">
          <w:t>in Niigata</w:t>
        </w:r>
        <w:commentRangeEnd w:id="226"/>
        <w:r w:rsidR="00EB4379">
          <w:rPr>
            <w:rStyle w:val="af2"/>
          </w:rPr>
          <w:commentReference w:id="226"/>
        </w:r>
      </w:ins>
      <w:r>
        <w:t>)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xml:space="preserve">. The mean </w:t>
      </w:r>
      <w:ins w:id="229" w:author="治輝 齋藤" w:date="2026-05-19T23:26:00Z" w16du:dateUtc="2026-05-19T14:26:00Z">
        <w:r w:rsidR="00DA5DB9" w:rsidRPr="00DA5DB9">
          <w:t>proportion aged ≥65 years</w:t>
        </w:r>
      </w:ins>
      <w:del w:id="230" w:author="治輝 齋藤" w:date="2026-05-19T23:26:00Z" w16du:dateUtc="2026-05-19T14:26:00Z">
        <w:r w:rsidDel="00DA5DB9">
          <w:delText>aging rate</w:delText>
        </w:r>
      </w:del>
      <w:r>
        <w:t xml:space="preserve"> was 30.7 ± 3.1%</w:t>
      </w:r>
      <w:r w:rsidR="00E11A9A" w:rsidRPr="00E11A9A">
        <w:t xml:space="preserve"> (median 31.3%; IQR 29.3–32.9%)</w:t>
      </w:r>
      <w:r>
        <w:t>, and the mean proportion with fast</w:t>
      </w:r>
      <w:ins w:id="231" w:author="治輝 齋藤" w:date="2026-05-19T23:26:00Z" w16du:dateUtc="2026-05-19T14:26:00Z">
        <w:r w:rsidR="00DA5DB9">
          <w:rPr>
            <w:rFonts w:hint="eastAsia"/>
            <w:lang w:eastAsia="ja-JP"/>
          </w:rPr>
          <w:t>-</w:t>
        </w:r>
      </w:ins>
      <w:del w:id="232" w:author="治輝 齋藤" w:date="2026-05-19T23:26:00Z" w16du:dateUtc="2026-05-19T14:26:00Z">
        <w:r w:rsidDel="00DA5DB9">
          <w:delText xml:space="preserve"> </w:delText>
        </w:r>
      </w:del>
      <w:r>
        <w:t xml:space="preserve">walking </w:t>
      </w:r>
      <w:ins w:id="233" w:author="治輝 齋藤" w:date="2026-05-19T23:26:00Z" w16du:dateUtc="2026-05-19T14:26:00Z">
        <w:r w:rsidR="00DA5DB9" w:rsidRPr="00DA5DB9">
          <w:t>proportion</w:t>
        </w:r>
      </w:ins>
      <w:del w:id="234" w:author="治輝 齋藤" w:date="2026-05-19T23:26:00Z" w16du:dateUtc="2026-05-19T14:26:00Z">
        <w:r w:rsidDel="00DA5DB9">
          <w:delText>speed</w:delText>
        </w:r>
      </w:del>
      <w:r>
        <w:t xml:space="preserve">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235" w:name="correlation-analysis"/>
      <w:bookmarkEnd w:id="225"/>
      <w:r>
        <w:t>2. Correlation Analysis</w:t>
      </w:r>
    </w:p>
    <w:p w14:paraId="79571341" w14:textId="0F95D38F" w:rsidR="00073AD9" w:rsidRDefault="0078098C" w:rsidP="00705772">
      <w:pPr>
        <w:pStyle w:val="FirstParagraph"/>
        <w:spacing w:line="360" w:lineRule="auto"/>
      </w:pPr>
      <w:ins w:id="236" w:author="治輝 齋藤" w:date="2026-05-20T08:32:00Z" w16du:dateUtc="2026-05-19T23:32:00Z">
        <w:r w:rsidRPr="0078098C">
          <w:t>Bivariate correlations are summarized in Table 2 and illustrated for the primary exposure–outcome pair in Figure 1.</w:t>
        </w:r>
        <w:r>
          <w:rPr>
            <w:rFonts w:hint="eastAsia"/>
            <w:lang w:eastAsia="ja-JP"/>
          </w:rPr>
          <w:t xml:space="preserve"> </w:t>
        </w:r>
      </w:ins>
      <w:r w:rsidR="00000000">
        <w:t xml:space="preserve">Terrain slope </w:t>
      </w:r>
      <w:ins w:id="237" w:author="治輝 齋藤" w:date="2026-05-20T08:33:00Z" w16du:dateUtc="2026-05-19T23:33:00Z">
        <w:r w:rsidRPr="0078098C">
          <w:t>correlated positively</w:t>
        </w:r>
      </w:ins>
      <w:del w:id="238" w:author="治輝 齋藤" w:date="2026-05-20T08:33:00Z" w16du:dateUtc="2026-05-19T23:33:00Z">
        <w:r w:rsidR="00000000" w:rsidDel="0078098C">
          <w:delText>showed a moderate positive correlation</w:delText>
        </w:r>
      </w:del>
      <w:r w:rsidR="00000000">
        <w:t xml:space="preserve"> with hip fracture surgery </w:t>
      </w:r>
      <w:ins w:id="239" w:author="治輝 齋藤" w:date="2026-05-19T23:27:00Z" w16du:dateUtc="2026-05-19T14:27:00Z">
        <w:r w:rsidR="00DA5DB9" w:rsidRPr="00DA5DB9">
          <w:t>proportion</w:t>
        </w:r>
      </w:ins>
      <w:commentRangeStart w:id="240"/>
      <w:commentRangeStart w:id="241"/>
      <w:del w:id="242" w:author="治輝 齋藤" w:date="2026-05-19T23:27:00Z" w16du:dateUtc="2026-05-19T14:27:00Z">
        <w:r w:rsidR="00000000" w:rsidDel="00DA5DB9">
          <w:delText>rate</w:delText>
        </w:r>
        <w:commentRangeEnd w:id="240"/>
        <w:r w:rsidR="008A413E" w:rsidDel="00DA5DB9">
          <w:rPr>
            <w:rStyle w:val="af2"/>
            <w:sz w:val="24"/>
            <w:szCs w:val="24"/>
          </w:rPr>
          <w:commentReference w:id="240"/>
        </w:r>
      </w:del>
      <w:commentRangeEnd w:id="241"/>
      <w:r w:rsidR="00DA5DB9">
        <w:rPr>
          <w:rStyle w:val="af2"/>
        </w:rPr>
        <w:commentReference w:id="241"/>
      </w:r>
      <w:r w:rsidR="00000000">
        <w:t xml:space="preserve"> (r = 0.475, </w:t>
      </w:r>
      <w:r w:rsidR="00000000">
        <w:rPr>
          <w:i/>
          <w:iCs/>
        </w:rPr>
        <w:t>p</w:t>
      </w:r>
      <w:r w:rsidR="00000000">
        <w:t xml:space="preserve"> &lt; </w:t>
      </w:r>
      <w:r w:rsidR="00000000">
        <w:lastRenderedPageBreak/>
        <w:t xml:space="preserve">0.01) and with total fracture surgery rate (r = 0.394, </w:t>
      </w:r>
      <w:r w:rsidR="00000000">
        <w:rPr>
          <w:i/>
          <w:iCs/>
        </w:rPr>
        <w:t>p</w:t>
      </w:r>
      <w:r w:rsidR="00000000">
        <w:t xml:space="preserve"> &lt; 0.01)</w:t>
      </w:r>
      <w:del w:id="243" w:author="治輝 齋藤" w:date="2026-05-20T08:33:00Z" w16du:dateUtc="2026-05-19T23:33:00Z">
        <w:r w:rsidR="00000000" w:rsidDel="0078098C">
          <w:delText xml:space="preserve"> (Table 2)</w:delText>
        </w:r>
      </w:del>
      <w:r w:rsidR="00000000">
        <w:t xml:space="preserve">. </w:t>
      </w:r>
      <w:del w:id="244" w:author="治輝 齋藤" w:date="2026-05-20T08:34:00Z" w16du:dateUtc="2026-05-19T23:34:00Z">
        <w:r w:rsidR="00CA3F03" w:rsidRPr="00CA3F03" w:rsidDel="0078098C">
          <w:delText xml:space="preserve">Figure 1 illustrates the bivariate association between terrain slope and hip fracture surgery rate; </w:delText>
        </w:r>
        <w:commentRangeStart w:id="245"/>
        <w:commentRangeStart w:id="246"/>
        <w:r w:rsidR="00CA3F03" w:rsidRPr="00CA3F03" w:rsidDel="0078098C">
          <w:delText>Figure 2</w:delText>
        </w:r>
        <w:commentRangeEnd w:id="245"/>
        <w:r w:rsidR="00A6730B" w:rsidRPr="00CA3F03" w:rsidDel="0078098C">
          <w:rPr>
            <w:rStyle w:val="af2"/>
            <w:sz w:val="24"/>
            <w:szCs w:val="24"/>
          </w:rPr>
          <w:commentReference w:id="245"/>
        </w:r>
      </w:del>
      <w:commentRangeEnd w:id="246"/>
      <w:r w:rsidR="008D2029">
        <w:rPr>
          <w:rStyle w:val="af2"/>
        </w:rPr>
        <w:commentReference w:id="246"/>
      </w:r>
      <w:del w:id="247" w:author="治輝 齋藤" w:date="2026-05-20T08:34:00Z" w16du:dateUtc="2026-05-19T23:34:00Z">
        <w:r w:rsidR="00CA3F03" w:rsidRPr="00CA3F03" w:rsidDel="0078098C">
          <w:delText xml:space="preserve"> displays the correlation matrix.</w:delText>
        </w:r>
        <w:r w:rsidR="00CA3F03" w:rsidDel="0078098C">
          <w:rPr>
            <w:rFonts w:hint="eastAsia"/>
            <w:lang w:eastAsia="ja-JP"/>
          </w:rPr>
          <w:delText xml:space="preserve"> </w:delText>
        </w:r>
      </w:del>
      <w:r w:rsidR="00000000">
        <w:t xml:space="preserve">Slope </w:t>
      </w:r>
      <w:ins w:id="248" w:author="治輝 齋藤" w:date="2026-05-20T08:34:00Z" w16du:dateUtc="2026-05-19T23:34:00Z">
        <w:r w:rsidRPr="0078098C">
          <w:t>correlated</w:t>
        </w:r>
      </w:ins>
      <w:del w:id="249" w:author="治輝 齋藤" w:date="2026-05-20T08:34:00Z" w16du:dateUtc="2026-05-19T23:34:00Z">
        <w:r w:rsidR="00000000" w:rsidDel="0078098C">
          <w:delText>was also</w:delText>
        </w:r>
      </w:del>
      <w:r w:rsidR="00000000">
        <w:t xml:space="preserve"> positively </w:t>
      </w:r>
      <w:del w:id="250" w:author="治輝 齋藤" w:date="2026-05-20T08:34:00Z" w16du:dateUtc="2026-05-19T23:34:00Z">
        <w:r w:rsidR="00000000" w:rsidDel="0078098C">
          <w:delText xml:space="preserve">correlated </w:delText>
        </w:r>
      </w:del>
      <w:r w:rsidR="00000000">
        <w:t xml:space="preserve">with </w:t>
      </w:r>
      <w:ins w:id="251" w:author="治輝 齋藤" w:date="2026-05-19T23:27:00Z" w16du:dateUtc="2026-05-19T14:27:00Z">
        <w:r w:rsidR="00DA5DB9" w:rsidRPr="00DA5DB9">
          <w:t>proportion aged ≥65 years</w:t>
        </w:r>
      </w:ins>
      <w:del w:id="252" w:author="治輝 齋藤" w:date="2026-05-19T23:27:00Z" w16du:dateUtc="2026-05-19T14:27:00Z">
        <w:r w:rsidR="00000000" w:rsidDel="00DA5DB9">
          <w:delText>aging rate</w:delText>
        </w:r>
      </w:del>
      <w:r w:rsidR="00000000">
        <w:t xml:space="preserve"> (r = 0.505, </w:t>
      </w:r>
      <w:r w:rsidR="00000000">
        <w:rPr>
          <w:i/>
          <w:iCs/>
        </w:rPr>
        <w:t>p</w:t>
      </w:r>
      <w:r w:rsidR="00000000">
        <w:t xml:space="preserve"> &lt; 0.01)</w:t>
      </w:r>
      <w:del w:id="253" w:author="治輝 齋藤" w:date="2026-05-20T08:35:00Z" w16du:dateUtc="2026-05-19T23:35:00Z">
        <w:r w:rsidR="00000000" w:rsidDel="0078098C">
          <w:delText>. In contrast, slope</w:delText>
        </w:r>
      </w:del>
      <w:ins w:id="254" w:author="治輝 齋藤" w:date="2026-05-20T08:35:00Z" w16du:dateUtc="2026-05-19T23:35:00Z">
        <w:r>
          <w:rPr>
            <w:rFonts w:hint="eastAsia"/>
            <w:lang w:eastAsia="ja-JP"/>
          </w:rPr>
          <w:t xml:space="preserve"> and</w:t>
        </w:r>
      </w:ins>
      <w:r w:rsidR="00000000">
        <w:t xml:space="preserve"> showed a weak negative correlation with fast</w:t>
      </w:r>
      <w:ins w:id="255" w:author="治輝 齋藤" w:date="2026-05-19T23:28:00Z" w16du:dateUtc="2026-05-19T14:28:00Z">
        <w:r w:rsidR="00DA5DB9">
          <w:rPr>
            <w:rFonts w:hint="eastAsia"/>
            <w:lang w:eastAsia="ja-JP"/>
          </w:rPr>
          <w:t>-</w:t>
        </w:r>
      </w:ins>
      <w:del w:id="256" w:author="治輝 齋藤" w:date="2026-05-19T23:28:00Z" w16du:dateUtc="2026-05-19T14:28:00Z">
        <w:r w:rsidR="00000000" w:rsidDel="00DA5DB9">
          <w:delText xml:space="preserve"> </w:delText>
        </w:r>
      </w:del>
      <w:r w:rsidR="00000000">
        <w:t xml:space="preserve">walking </w:t>
      </w:r>
      <w:ins w:id="257" w:author="治輝 齋藤" w:date="2026-05-19T23:28:00Z" w16du:dateUtc="2026-05-19T14:28:00Z">
        <w:r w:rsidR="00DA5DB9" w:rsidRPr="00DA5DB9">
          <w:t>proportion</w:t>
        </w:r>
      </w:ins>
      <w:del w:id="258" w:author="治輝 齋藤" w:date="2026-05-19T23:28:00Z" w16du:dateUtc="2026-05-19T14:28:00Z">
        <w:r w:rsidR="00000000" w:rsidDel="00DA5DB9">
          <w:delText>rate</w:delText>
        </w:r>
      </w:del>
      <w:r w:rsidR="00000000">
        <w:t xml:space="preserve"> (r = −0.264</w:t>
      </w:r>
      <w:commentRangeStart w:id="259"/>
      <w:ins w:id="260" w:author="治輝 齋藤" w:date="2026-05-20T08:36:00Z" w16du:dateUtc="2026-05-19T23:36:00Z">
        <w:r w:rsidRPr="0078098C">
          <w:t xml:space="preserve">, </w:t>
        </w:r>
        <w:r w:rsidRPr="0078098C">
          <w:rPr>
            <w:i/>
            <w:iCs/>
          </w:rPr>
          <w:t>p</w:t>
        </w:r>
        <w:r w:rsidRPr="0078098C">
          <w:t xml:space="preserve"> = 0.073</w:t>
        </w:r>
      </w:ins>
      <w:commentRangeEnd w:id="259"/>
      <w:ins w:id="261" w:author="治輝 齋藤" w:date="2026-05-20T08:53:00Z" w16du:dateUtc="2026-05-19T23:53:00Z">
        <w:r w:rsidR="0074508A">
          <w:rPr>
            <w:rStyle w:val="af2"/>
          </w:rPr>
          <w:commentReference w:id="259"/>
        </w:r>
      </w:ins>
      <w:r w:rsidR="00000000">
        <w:t xml:space="preserve">). </w:t>
      </w:r>
      <w:ins w:id="262" w:author="治輝 齋藤" w:date="2026-05-20T08:37:00Z" w16du:dateUtc="2026-05-19T23:37:00Z">
        <w:r w:rsidRPr="0078098C">
          <w:t>Correlations with humerus and forearm surgery rates were</w:t>
        </w:r>
      </w:ins>
      <w:del w:id="263" w:author="治輝 齋藤" w:date="2026-05-20T08:37:00Z" w16du:dateUtc="2026-05-19T23:37:00Z">
        <w:r w:rsidR="00000000" w:rsidDel="0078098C">
          <w:delText>Slope showed</w:delText>
        </w:r>
      </w:del>
      <w:r w:rsidR="00000000">
        <w:t xml:space="preserve"> weak and non-significant</w:t>
      </w:r>
      <w:del w:id="264" w:author="治輝 齋藤" w:date="2026-05-20T08:37:00Z" w16du:dateUtc="2026-05-19T23:37:00Z">
        <w:r w:rsidR="00000000" w:rsidDel="0078098C">
          <w:delText xml:space="preserve"> correlations with humerus fracture rate</w:delText>
        </w:r>
      </w:del>
      <w:r w:rsidR="00000000">
        <w:t xml:space="preserve"> (r = 0.138</w:t>
      </w:r>
      <w:del w:id="265" w:author="治輝 齋藤" w:date="2026-05-20T08:37:00Z" w16du:dateUtc="2026-05-19T23:37:00Z">
        <w:r w:rsidR="00000000" w:rsidDel="0078098C">
          <w:delText>)</w:delText>
        </w:r>
      </w:del>
      <w:r w:rsidR="00000000">
        <w:t xml:space="preserve"> and </w:t>
      </w:r>
      <w:del w:id="266" w:author="治輝 齋藤" w:date="2026-05-20T08:37:00Z" w16du:dateUtc="2026-05-19T23:37:00Z">
        <w:r w:rsidR="00000000" w:rsidDel="0078098C">
          <w:delText xml:space="preserve">forearm fracture rate (r = </w:delText>
        </w:r>
      </w:del>
      <w:r w:rsidR="00000000">
        <w:t>0.177</w:t>
      </w:r>
      <w:ins w:id="267" w:author="治輝 齋藤" w:date="2026-05-20T08:37:00Z" w16du:dateUtc="2026-05-19T23:37:00Z">
        <w:r w:rsidRPr="0078098C">
          <w:t>, respectively</w:t>
        </w:r>
      </w:ins>
      <w:r w:rsidR="00000000">
        <w:t>).</w:t>
      </w:r>
    </w:p>
    <w:p w14:paraId="1C8A9B87" w14:textId="77777777" w:rsidR="00073AD9" w:rsidRDefault="00000000" w:rsidP="00705772">
      <w:pPr>
        <w:pStyle w:val="2"/>
        <w:spacing w:line="360" w:lineRule="auto"/>
      </w:pPr>
      <w:bookmarkStart w:id="268" w:name="regression-analysis-hip-fracture"/>
      <w:bookmarkEnd w:id="235"/>
      <w:r>
        <w:t>3. Regression Analysis: Hip Fracture</w:t>
      </w:r>
    </w:p>
    <w:p w14:paraId="0C7D47B6" w14:textId="63AFD947"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0.001). After adjustment for </w:t>
      </w:r>
      <w:ins w:id="269" w:author="治輝 齋藤" w:date="2026-05-19T23:29:00Z" w16du:dateUtc="2026-05-19T14:29:00Z">
        <w:r w:rsidR="00DA5DB9" w:rsidRPr="00DA5DB9">
          <w:t>proportion aged ≥65 years</w:t>
        </w:r>
      </w:ins>
      <w:del w:id="270" w:author="治輝 齋藤" w:date="2026-05-19T23:29:00Z" w16du:dateUtc="2026-05-19T14:29:00Z">
        <w:r w:rsidDel="00DA5DB9">
          <w:delText>aging rate</w:delText>
        </w:r>
      </w:del>
      <w:r>
        <w:t>, fast</w:t>
      </w:r>
      <w:ins w:id="271" w:author="治輝 齋藤" w:date="2026-05-19T23:29:00Z" w16du:dateUtc="2026-05-19T14:29:00Z">
        <w:r w:rsidR="00DA5DB9">
          <w:rPr>
            <w:rFonts w:hint="eastAsia"/>
            <w:lang w:eastAsia="ja-JP"/>
          </w:rPr>
          <w:t>-</w:t>
        </w:r>
      </w:ins>
      <w:del w:id="272" w:author="治輝 齋藤" w:date="2026-05-19T23:29:00Z" w16du:dateUtc="2026-05-19T14:29:00Z">
        <w:r w:rsidDel="00DA5DB9">
          <w:delText xml:space="preserve"> </w:delText>
        </w:r>
      </w:del>
      <w:r>
        <w:t xml:space="preserve">walking </w:t>
      </w:r>
      <w:ins w:id="273" w:author="治輝 齋藤" w:date="2026-05-19T23:29:00Z" w16du:dateUtc="2026-05-19T14:29:00Z">
        <w:r w:rsidR="00DA5DB9" w:rsidRPr="00DA5DB9">
          <w:t>proportion</w:t>
        </w:r>
      </w:ins>
      <w:del w:id="274" w:author="治輝 齋藤" w:date="2026-05-19T23:29:00Z" w16du:dateUtc="2026-05-19T14:29:00Z">
        <w:r w:rsidDel="00DA5DB9">
          <w:delText>rate</w:delText>
        </w:r>
      </w:del>
      <w:r>
        <w:t xml:space="preserv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w:t>
      </w:r>
      <w:ins w:id="275" w:author="治輝 齋藤" w:date="2026-05-19T23:29:00Z" w16du:dateUtc="2026-05-19T14:29:00Z">
        <w:r w:rsidR="00DA5DB9" w:rsidRPr="00DA5DB9">
          <w:t>Proportion aged ≥65 years</w:t>
        </w:r>
      </w:ins>
      <w:del w:id="276" w:author="治輝 齋藤" w:date="2026-05-19T23:29:00Z" w16du:dateUtc="2026-05-19T14:29:00Z">
        <w:r w:rsidDel="00DA5DB9">
          <w:delText>Aging rate</w:delText>
        </w:r>
      </w:del>
      <w:r>
        <w:t xml:space="preserve"> was also associated with hip fracture rate (β = 5.53; 95% CI, 1.32–9.74; </w:t>
      </w:r>
      <w:r>
        <w:rPr>
          <w:i/>
          <w:iCs/>
        </w:rPr>
        <w:t>p</w:t>
      </w:r>
      <w:r>
        <w:t xml:space="preserve"> = 0.011). Fast</w:t>
      </w:r>
      <w:ins w:id="277" w:author="治輝 齋藤" w:date="2026-05-19T23:29:00Z" w16du:dateUtc="2026-05-19T14:29:00Z">
        <w:r w:rsidR="00DA5DB9">
          <w:rPr>
            <w:rFonts w:hint="eastAsia"/>
            <w:lang w:eastAsia="ja-JP"/>
          </w:rPr>
          <w:t>-</w:t>
        </w:r>
      </w:ins>
      <w:del w:id="278" w:author="治輝 齋藤" w:date="2026-05-19T23:29:00Z" w16du:dateUtc="2026-05-19T14:29:00Z">
        <w:r w:rsidDel="00DA5DB9">
          <w:delText xml:space="preserve"> </w:delText>
        </w:r>
      </w:del>
      <w:r>
        <w:t xml:space="preserve">walking </w:t>
      </w:r>
      <w:ins w:id="279" w:author="治輝 齋藤" w:date="2026-05-19T23:29:00Z" w16du:dateUtc="2026-05-19T14:29:00Z">
        <w:r w:rsidR="00DA5DB9" w:rsidRPr="00DA5DB9">
          <w:t>proportion</w:t>
        </w:r>
      </w:ins>
      <w:del w:id="280" w:author="治輝 齋藤" w:date="2026-05-19T23:29:00Z" w16du:dateUtc="2026-05-19T14:29:00Z">
        <w:r w:rsidDel="00DA5DB9">
          <w:delText>rate</w:delText>
        </w:r>
      </w:del>
      <w:r>
        <w:t xml:space="preserv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39F72240" w14:textId="6D73A382" w:rsidR="00B4073B" w:rsidRDefault="00622A77" w:rsidP="00705772">
      <w:pPr>
        <w:pStyle w:val="a0"/>
        <w:spacing w:line="360" w:lineRule="auto"/>
        <w:rPr>
          <w:ins w:id="281" w:author="治輝 齋藤" w:date="2026-04-30T20:30:00Z" w16du:dateUtc="2026-04-30T11:30:00Z"/>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w:t>
      </w:r>
      <w:commentRangeStart w:id="282"/>
      <w:commentRangeStart w:id="283"/>
      <w:del w:id="284" w:author="治輝 齋藤" w:date="2026-05-20T09:01:00Z" w16du:dateUtc="2026-05-20T00:01:00Z">
        <w:r w:rsidRPr="00622A77" w:rsidDel="00BF5468">
          <w:rPr>
            <w:lang w:eastAsia="ja-JP"/>
          </w:rPr>
          <w:delText xml:space="preserve"> (both intervals include null)</w:delText>
        </w:r>
        <w:commentRangeEnd w:id="282"/>
        <w:r w:rsidR="00A6730B" w:rsidRPr="00622A77" w:rsidDel="00BF5468">
          <w:rPr>
            <w:rStyle w:val="af2"/>
            <w:sz w:val="24"/>
            <w:szCs w:val="24"/>
            <w:lang w:eastAsia="ja-JP"/>
          </w:rPr>
          <w:commentReference w:id="282"/>
        </w:r>
      </w:del>
      <w:commentRangeEnd w:id="283"/>
      <w:r w:rsidR="00BF5468">
        <w:rPr>
          <w:rStyle w:val="af2"/>
        </w:rPr>
        <w:commentReference w:id="283"/>
      </w:r>
      <w:r w:rsidRPr="00622A77">
        <w:rPr>
          <w:lang w:eastAsia="ja-JP"/>
        </w:rPr>
        <w:t>.</w:t>
      </w:r>
    </w:p>
    <w:p w14:paraId="2B43F58A" w14:textId="78F122E8" w:rsidR="00622A77" w:rsidRPr="00622A77" w:rsidRDefault="00B4073B" w:rsidP="00705772">
      <w:pPr>
        <w:pStyle w:val="a0"/>
        <w:spacing w:line="360" w:lineRule="auto"/>
        <w:rPr>
          <w:lang w:eastAsia="ja-JP"/>
        </w:rPr>
      </w:pPr>
      <w:commentRangeStart w:id="285"/>
      <w:commentRangeStart w:id="286"/>
      <w:commentRangeStart w:id="287"/>
      <w:ins w:id="288" w:author="治輝 齋藤" w:date="2026-04-30T20:30:00Z" w16du:dateUtc="2026-04-30T11:30:00Z">
        <w:r w:rsidRPr="00B4073B">
          <w:rPr>
            <w:lang w:eastAsia="ja-JP"/>
          </w:rPr>
          <w:lastRenderedPageBreak/>
          <w:t>In</w:t>
        </w:r>
      </w:ins>
      <w:ins w:id="289" w:author="治輝 齋藤" w:date="2026-05-20T12:24:00Z" w16du:dateUtc="2026-05-20T03:24:00Z">
        <w:r w:rsidR="00544AE5" w:rsidRPr="00544AE5">
          <w:rPr>
            <w:lang w:eastAsia="ja-JP"/>
          </w:rPr>
          <w:t>direct</w:t>
        </w:r>
        <w:r w:rsidR="00544AE5">
          <w:rPr>
            <w:rFonts w:hint="eastAsia"/>
            <w:lang w:eastAsia="ja-JP"/>
          </w:rPr>
          <w:t xml:space="preserve"> </w:t>
        </w:r>
      </w:ins>
      <w:ins w:id="290" w:author="治輝 齋藤" w:date="2026-04-30T20:30:00Z" w16du:dateUtc="2026-04-30T11:30:00Z">
        <w:r w:rsidRPr="00B4073B">
          <w:rPr>
            <w:lang w:eastAsia="ja-JP"/>
          </w:rPr>
          <w:t>standardization sensitivity analyses</w:t>
        </w:r>
      </w:ins>
      <w:ins w:id="291" w:author="治輝 齋藤" w:date="2026-05-20T12:25:00Z" w16du:dateUtc="2026-05-20T03:25:00Z">
        <w:r w:rsidR="00544AE5" w:rsidRPr="00544AE5">
          <w:rPr>
            <w:lang w:eastAsia="ja-JP"/>
          </w:rPr>
          <w:t xml:space="preserve"> addressed age-structure confounding (Methods). In public NDB tables, some age-by-prefecture surgery counts are withheld for disclosure control and appear as a hyphen ("-"). We replaced each withheld cell with 0, 5, or 9 surgeries in prespecified scenarios and regressed the indirectly standardized hip (femur) surgery rate on terrain</w:t>
        </w:r>
      </w:ins>
      <w:ins w:id="292" w:author="治輝 齋藤" w:date="2026-04-30T20:30:00Z" w16du:dateUtc="2026-04-30T11:30:00Z">
        <w:r w:rsidRPr="00B4073B">
          <w:rPr>
            <w:lang w:eastAsia="ja-JP"/>
          </w:rPr>
          <w:t xml:space="preserve"> slope</w:t>
        </w:r>
      </w:ins>
      <w:ins w:id="293" w:author="治輝 齋藤" w:date="2026-05-20T12:26:00Z" w16du:dateUtc="2026-05-20T03:26:00Z">
        <w:r w:rsidR="00544AE5" w:rsidRPr="00544AE5">
          <w:rPr>
            <w:lang w:eastAsia="ja-JP"/>
          </w:rPr>
          <w:t>, adjusting for</w:t>
        </w:r>
      </w:ins>
      <w:ins w:id="294" w:author="治輝 齋藤" w:date="2026-04-30T20:30:00Z" w16du:dateUtc="2026-04-30T11:30:00Z">
        <w:r w:rsidRPr="00B4073B">
          <w:rPr>
            <w:lang w:eastAsia="ja-JP"/>
          </w:rPr>
          <w:t xml:space="preserve"> </w:t>
        </w:r>
      </w:ins>
      <w:ins w:id="295" w:author="治輝 齋藤" w:date="2026-05-19T23:31:00Z" w16du:dateUtc="2026-05-19T14:31:00Z">
        <w:r w:rsidR="00EA5B09" w:rsidRPr="00EA5B09">
          <w:rPr>
            <w:lang w:eastAsia="ja-JP"/>
          </w:rPr>
          <w:t>proportion aged ≥65 years</w:t>
        </w:r>
      </w:ins>
      <w:ins w:id="296" w:author="治輝 齋藤" w:date="2026-05-20T12:26:00Z" w16du:dateUtc="2026-05-20T03:26:00Z">
        <w:r w:rsidR="00544AE5">
          <w:rPr>
            <w:rFonts w:hint="eastAsia"/>
            <w:lang w:eastAsia="ja-JP"/>
          </w:rPr>
          <w:t>,</w:t>
        </w:r>
      </w:ins>
      <w:ins w:id="297" w:author="治輝 齋藤" w:date="2026-04-30T20:30:00Z" w16du:dateUtc="2026-04-30T11:30:00Z">
        <w:r w:rsidRPr="00B4073B">
          <w:rPr>
            <w:lang w:eastAsia="ja-JP"/>
          </w:rPr>
          <w:t xml:space="preserve"> fast</w:t>
        </w:r>
      </w:ins>
      <w:ins w:id="298" w:author="治輝 齋藤" w:date="2026-05-19T23:31:00Z" w16du:dateUtc="2026-05-19T14:31:00Z">
        <w:r w:rsidR="00EA5B09">
          <w:rPr>
            <w:rFonts w:hint="eastAsia"/>
            <w:lang w:eastAsia="ja-JP"/>
          </w:rPr>
          <w:t>-</w:t>
        </w:r>
      </w:ins>
      <w:ins w:id="299" w:author="治輝 齋藤" w:date="2026-04-30T20:30:00Z" w16du:dateUtc="2026-04-30T11:30:00Z">
        <w:r w:rsidRPr="00B4073B">
          <w:rPr>
            <w:lang w:eastAsia="ja-JP"/>
          </w:rPr>
          <w:t xml:space="preserve">walking </w:t>
        </w:r>
      </w:ins>
      <w:ins w:id="300" w:author="治輝 齋藤" w:date="2026-05-19T23:31:00Z" w16du:dateUtc="2026-05-19T14:31:00Z">
        <w:r w:rsidR="00EA5B09" w:rsidRPr="00EA5B09">
          <w:rPr>
            <w:lang w:eastAsia="ja-JP"/>
          </w:rPr>
          <w:t>proportion</w:t>
        </w:r>
      </w:ins>
      <w:ins w:id="301" w:author="治輝 齋藤" w:date="2026-05-20T12:26:00Z" w16du:dateUtc="2026-05-20T03:26:00Z">
        <w:r w:rsidR="00544AE5">
          <w:rPr>
            <w:rFonts w:hint="eastAsia"/>
            <w:lang w:eastAsia="ja-JP"/>
          </w:rPr>
          <w:t>,</w:t>
        </w:r>
      </w:ins>
      <w:ins w:id="302" w:author="治輝 齋藤" w:date="2026-04-30T20:30:00Z" w16du:dateUtc="2026-04-30T11:30:00Z">
        <w:r w:rsidRPr="00B4073B">
          <w:rPr>
            <w:lang w:eastAsia="ja-JP"/>
          </w:rPr>
          <w:t xml:space="preserve"> </w:t>
        </w:r>
      </w:ins>
      <w:ins w:id="303" w:author="治輝 齋藤" w:date="2026-05-20T12:26:00Z" w16du:dateUtc="2026-05-20T03:26:00Z">
        <w:r w:rsidR="00544AE5">
          <w:rPr>
            <w:rFonts w:hint="eastAsia"/>
            <w:lang w:eastAsia="ja-JP"/>
          </w:rPr>
          <w:t xml:space="preserve">and </w:t>
        </w:r>
      </w:ins>
      <w:ins w:id="304" w:author="治輝 齋藤" w:date="2026-04-30T20:30:00Z" w16du:dateUtc="2026-04-30T11:30:00Z">
        <w:r w:rsidRPr="00B4073B">
          <w:rPr>
            <w:lang w:eastAsia="ja-JP"/>
          </w:rPr>
          <w:t>population density</w:t>
        </w:r>
      </w:ins>
      <w:ins w:id="305" w:author="治輝 齋藤" w:date="2026-05-20T12:26:00Z" w16du:dateUtc="2026-05-20T03:26:00Z">
        <w:r w:rsidR="00544AE5">
          <w:rPr>
            <w:rFonts w:hint="eastAsia"/>
            <w:lang w:eastAsia="ja-JP"/>
          </w:rPr>
          <w:t>.</w:t>
        </w:r>
      </w:ins>
      <w:ins w:id="306" w:author="治輝 齋藤" w:date="2026-04-30T20:30:00Z" w16du:dateUtc="2026-04-30T11:30:00Z">
        <w:r w:rsidRPr="00B4073B">
          <w:rPr>
            <w:lang w:eastAsia="ja-JP"/>
          </w:rPr>
          <w:t xml:space="preserve"> </w:t>
        </w:r>
      </w:ins>
      <w:ins w:id="307" w:author="治輝 齋藤" w:date="2026-05-20T12:26:00Z" w16du:dateUtc="2026-05-20T03:26:00Z">
        <w:r w:rsidR="00544AE5" w:rsidRPr="00544AE5">
          <w:rPr>
            <w:lang w:eastAsia="ja-JP"/>
          </w:rPr>
          <w:t>When withheld counts were replaced by 0 surgeries, the slope coefficient</w:t>
        </w:r>
      </w:ins>
      <w:ins w:id="308" w:author="治輝 齋藤" w:date="2026-04-30T20:30:00Z" w16du:dateUtc="2026-04-30T11:30:00Z">
        <w:r w:rsidRPr="00B4073B">
          <w:rPr>
            <w:lang w:eastAsia="ja-JP"/>
          </w:rPr>
          <w:t xml:space="preserve"> was 5.71 (95% CI, 0.54–10.88; </w:t>
        </w:r>
        <w:r w:rsidRPr="00B4073B">
          <w:rPr>
            <w:i/>
            <w:iCs/>
            <w:lang w:eastAsia="ja-JP"/>
          </w:rPr>
          <w:t>p</w:t>
        </w:r>
        <w:r w:rsidRPr="00B4073B">
          <w:rPr>
            <w:lang w:eastAsia="ja-JP"/>
          </w:rPr>
          <w:t xml:space="preserve"> = 0.031)</w:t>
        </w:r>
      </w:ins>
      <w:ins w:id="309" w:author="治輝 齋藤" w:date="2026-05-20T12:27:00Z" w16du:dateUtc="2026-05-20T03:27:00Z">
        <w:r w:rsidR="00544AE5" w:rsidRPr="00544AE5">
          <w:rPr>
            <w:lang w:eastAsia="ja-JP"/>
          </w:rPr>
          <w:t>. When each withheld cell was replaced by 5 or 9 surgeries, β was</w:t>
        </w:r>
        <w:r w:rsidR="00544AE5">
          <w:rPr>
            <w:rFonts w:hint="eastAsia"/>
            <w:lang w:eastAsia="ja-JP"/>
          </w:rPr>
          <w:t xml:space="preserve"> </w:t>
        </w:r>
      </w:ins>
      <w:ins w:id="310" w:author="治輝 齋藤" w:date="2026-04-30T20:30:00Z" w16du:dateUtc="2026-04-30T11:30:00Z">
        <w:r w:rsidRPr="00B4073B">
          <w:rPr>
            <w:lang w:eastAsia="ja-JP"/>
          </w:rPr>
          <w:t xml:space="preserve">3.61 (95% CI, 0.30–6.92; </w:t>
        </w:r>
        <w:r w:rsidRPr="00B4073B">
          <w:rPr>
            <w:i/>
            <w:iCs/>
            <w:lang w:eastAsia="ja-JP"/>
          </w:rPr>
          <w:t>p</w:t>
        </w:r>
        <w:r w:rsidRPr="00B4073B">
          <w:rPr>
            <w:lang w:eastAsia="ja-JP"/>
          </w:rPr>
          <w:t xml:space="preserve"> = 0.033) and 3.64 (95% CI, 0.28–7.00; </w:t>
        </w:r>
        <w:r w:rsidRPr="00B4073B">
          <w:rPr>
            <w:i/>
            <w:iCs/>
            <w:lang w:eastAsia="ja-JP"/>
          </w:rPr>
          <w:t>p</w:t>
        </w:r>
        <w:r w:rsidRPr="00B4073B">
          <w:rPr>
            <w:lang w:eastAsia="ja-JP"/>
          </w:rPr>
          <w:t xml:space="preserve"> = 0.035)</w:t>
        </w:r>
      </w:ins>
      <w:ins w:id="311" w:author="治輝 齋藤" w:date="2026-05-20T12:28:00Z" w16du:dateUtc="2026-05-20T03:28:00Z">
        <w:r w:rsidR="00544AE5" w:rsidRPr="00544AE5">
          <w:rPr>
            <w:lang w:eastAsia="ja-JP"/>
          </w:rPr>
          <w:t>, respectively (Table 5)</w:t>
        </w:r>
        <w:r w:rsidR="00544AE5">
          <w:rPr>
            <w:rFonts w:hint="eastAsia"/>
            <w:lang w:eastAsia="ja-JP"/>
          </w:rPr>
          <w:t>.</w:t>
        </w:r>
      </w:ins>
      <w:ins w:id="312" w:author="治輝 齋藤" w:date="2026-04-30T20:30:00Z" w16du:dateUtc="2026-04-30T11:30:00Z">
        <w:r w:rsidRPr="00B4073B">
          <w:rPr>
            <w:lang w:eastAsia="ja-JP"/>
          </w:rPr>
          <w:t xml:space="preserve"> </w:t>
        </w:r>
      </w:ins>
      <w:ins w:id="313" w:author="治輝 齋藤" w:date="2026-05-20T12:28:00Z" w16du:dateUtc="2026-05-20T03:28:00Z">
        <w:r w:rsidR="00544AE5" w:rsidRPr="00544AE5">
          <w:rPr>
            <w:lang w:eastAsia="ja-JP"/>
          </w:rPr>
          <w:t>The association</w:t>
        </w:r>
      </w:ins>
      <w:ins w:id="314" w:author="治輝 齋藤" w:date="2026-04-30T20:30:00Z" w16du:dateUtc="2026-04-30T11:30:00Z">
        <w:r w:rsidRPr="00B4073B">
          <w:rPr>
            <w:lang w:eastAsia="ja-JP"/>
          </w:rPr>
          <w:t xml:space="preserve"> direction was stable</w:t>
        </w:r>
      </w:ins>
      <w:ins w:id="315" w:author="治輝 齋藤" w:date="2026-05-20T12:29:00Z" w16du:dateUtc="2026-05-20T03:29:00Z">
        <w:r w:rsidR="00544AE5" w:rsidRPr="00544AE5">
          <w:t xml:space="preserve"> </w:t>
        </w:r>
        <w:r w:rsidR="00544AE5" w:rsidRPr="00544AE5">
          <w:rPr>
            <w:lang w:eastAsia="ja-JP"/>
          </w:rPr>
          <w:t>across scenarios, but</w:t>
        </w:r>
      </w:ins>
      <w:ins w:id="316" w:author="治輝 齋藤" w:date="2026-04-30T20:30:00Z" w16du:dateUtc="2026-04-30T11:30:00Z">
        <w:r w:rsidRPr="00B4073B">
          <w:rPr>
            <w:lang w:eastAsia="ja-JP"/>
          </w:rPr>
          <w:t xml:space="preserve"> the effect size </w:t>
        </w:r>
      </w:ins>
      <w:ins w:id="317" w:author="治輝 齋藤" w:date="2026-05-20T12:29:00Z" w16du:dateUtc="2026-05-20T03:29:00Z">
        <w:r w:rsidR="00544AE5" w:rsidRPr="00544AE5">
          <w:rPr>
            <w:lang w:eastAsia="ja-JP"/>
          </w:rPr>
          <w:t>depended on the replacement assumption</w:t>
        </w:r>
      </w:ins>
      <w:r w:rsidR="00622A77" w:rsidRPr="00622A77">
        <w:rPr>
          <w:lang w:eastAsia="ja-JP"/>
        </w:rPr>
        <w:t>.</w:t>
      </w:r>
      <w:commentRangeEnd w:id="285"/>
      <w:r w:rsidRPr="00622A77">
        <w:rPr>
          <w:rStyle w:val="af2"/>
          <w:sz w:val="24"/>
          <w:szCs w:val="24"/>
          <w:lang w:eastAsia="ja-JP"/>
        </w:rPr>
        <w:commentReference w:id="285"/>
      </w:r>
      <w:commentRangeEnd w:id="286"/>
      <w:r w:rsidR="00A6730B" w:rsidRPr="00622A77">
        <w:rPr>
          <w:rStyle w:val="af2"/>
          <w:sz w:val="24"/>
          <w:szCs w:val="24"/>
          <w:lang w:eastAsia="ja-JP"/>
        </w:rPr>
        <w:commentReference w:id="286"/>
      </w:r>
      <w:commentRangeEnd w:id="287"/>
      <w:r w:rsidR="006D25B6">
        <w:rPr>
          <w:rStyle w:val="af2"/>
        </w:rPr>
        <w:commentReference w:id="287"/>
      </w:r>
    </w:p>
    <w:p w14:paraId="3D34D767" w14:textId="77777777" w:rsidR="00073AD9" w:rsidRDefault="00000000" w:rsidP="00705772">
      <w:pPr>
        <w:pStyle w:val="2"/>
        <w:spacing w:line="360" w:lineRule="auto"/>
      </w:pPr>
      <w:bookmarkStart w:id="319" w:name="X19b7a829deade195ab8e30bfbfddb97c9ee92ae"/>
      <w:bookmarkEnd w:id="268"/>
      <w:r>
        <w:t>4. Regression Analysis: Total, Humerus, and Forearm Fractures</w:t>
      </w:r>
    </w:p>
    <w:p w14:paraId="2F384C6E" w14:textId="6383F606"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w:t>
      </w:r>
      <w:ins w:id="320" w:author="治輝 齋藤" w:date="2026-05-19T23:32:00Z" w16du:dateUtc="2026-05-19T14:32:00Z">
        <w:r w:rsidR="00EA5B09" w:rsidRPr="00EA5B09">
          <w:t>proportion aged ≥65 years</w:t>
        </w:r>
      </w:ins>
      <w:del w:id="321" w:author="治輝 齋藤" w:date="2026-05-19T23:32:00Z" w16du:dateUtc="2026-05-19T14:32:00Z">
        <w:r w:rsidDel="00EA5B09">
          <w:delText>aging rate</w:delText>
        </w:r>
      </w:del>
      <w:r>
        <w:t xml:space="preserve"> remained a significant predictor (β = 7.19; </w:t>
      </w:r>
      <w:r>
        <w:rPr>
          <w:i/>
          <w:iCs/>
        </w:rPr>
        <w:t>p</w:t>
      </w:r>
      <w:r>
        <w:t xml:space="preserve"> = 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322" w:name="discussion"/>
      <w:bookmarkEnd w:id="224"/>
      <w:bookmarkEnd w:id="319"/>
      <w:r>
        <w:lastRenderedPageBreak/>
        <w:t>Discussion</w:t>
      </w:r>
    </w:p>
    <w:p w14:paraId="72352068" w14:textId="77777777" w:rsidR="00073AD9" w:rsidRDefault="00000000" w:rsidP="00705772">
      <w:pPr>
        <w:pStyle w:val="2"/>
        <w:spacing w:line="360" w:lineRule="auto"/>
      </w:pPr>
      <w:bookmarkStart w:id="323" w:name="main-findings"/>
      <w:r>
        <w:t>1. Main Findings</w:t>
      </w:r>
    </w:p>
    <w:p w14:paraId="7B292F3D" w14:textId="15201322" w:rsidR="00073AD9" w:rsidRDefault="00000000" w:rsidP="00705772">
      <w:pPr>
        <w:pStyle w:val="FirstParagraph"/>
        <w:spacing w:line="360" w:lineRule="auto"/>
      </w:pPr>
      <w:r>
        <w:t xml:space="preserve">This ecological study </w:t>
      </w:r>
      <w:commentRangeStart w:id="324"/>
      <w:ins w:id="325" w:author="治輝 齋藤" w:date="2026-04-30T19:12:00Z" w16du:dateUtc="2026-04-30T10:12:00Z">
        <w:r w:rsidR="00F964C5" w:rsidRPr="00F964C5">
          <w:t>showed</w:t>
        </w:r>
      </w:ins>
      <w:del w:id="326" w:author="治輝 齋藤" w:date="2026-04-30T19:12:00Z" w16du:dateUtc="2026-04-30T10:12:00Z">
        <w:r w:rsidDel="00F964C5">
          <w:delText>demonstrated</w:delText>
        </w:r>
      </w:del>
      <w:commentRangeEnd w:id="324"/>
      <w:r w:rsidR="00F964C5">
        <w:rPr>
          <w:rStyle w:val="af2"/>
          <w:sz w:val="24"/>
          <w:szCs w:val="24"/>
        </w:rPr>
        <w:commentReference w:id="324"/>
      </w:r>
      <w:r>
        <w:t xml:space="preserve"> </w:t>
      </w:r>
      <w:r w:rsidR="00622A77" w:rsidRPr="00622A77">
        <w:t>a positive association between prefectural-level terrain slope and</w:t>
      </w:r>
      <w:r>
        <w:t xml:space="preserve"> hip fracture surgery rates after adjustment for </w:t>
      </w:r>
      <w:ins w:id="327" w:author="治輝 齋藤" w:date="2026-05-19T23:32:00Z" w16du:dateUtc="2026-05-19T14:32:00Z">
        <w:r w:rsidR="00EA5B09" w:rsidRPr="00EA5B09">
          <w:t>proportion aged ≥65 years</w:t>
        </w:r>
      </w:ins>
      <w:del w:id="328" w:author="治輝 齋藤" w:date="2026-05-19T23:32:00Z" w16du:dateUtc="2026-05-19T14:32:00Z">
        <w:r w:rsidDel="00EA5B09">
          <w:delText>aging rate</w:delText>
        </w:r>
      </w:del>
      <w:r>
        <w:t>,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w:t>
      </w:r>
      <w:commentRangeStart w:id="329"/>
      <w:commentRangeStart w:id="330"/>
      <w:r>
        <w:t xml:space="preserve">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w:t>
      </w:r>
      <w:commentRangeEnd w:id="329"/>
      <w:r w:rsidR="001E418E">
        <w:rPr>
          <w:rStyle w:val="af2"/>
          <w:sz w:val="24"/>
          <w:szCs w:val="24"/>
        </w:rPr>
        <w:commentReference w:id="329"/>
      </w:r>
      <w:commentRangeEnd w:id="330"/>
      <w:r w:rsidR="0075459B">
        <w:rPr>
          <w:rStyle w:val="af2"/>
        </w:rPr>
        <w:commentReference w:id="330"/>
      </w:r>
      <w:r>
        <w:t xml:space="preserve"> </w:t>
      </w:r>
      <w:commentRangeStart w:id="331"/>
      <w:commentRangeStart w:id="332"/>
      <w:r w:rsidR="00556984" w:rsidRPr="00556984">
        <w:t>The adjusted</w:t>
      </w:r>
      <w:r>
        <w:t xml:space="preserve"> association was specific to hip fractures and was not observed for humerus or forearm fractures.</w:t>
      </w:r>
      <w:commentRangeEnd w:id="331"/>
      <w:r w:rsidR="001E418E" w:rsidRPr="006558D1">
        <w:rPr>
          <w:rStyle w:val="af2"/>
          <w:sz w:val="24"/>
          <w:szCs w:val="24"/>
        </w:rPr>
        <w:commentReference w:id="331"/>
      </w:r>
      <w:commentRangeEnd w:id="332"/>
      <w:r w:rsidR="004E0F5B">
        <w:rPr>
          <w:rStyle w:val="af2"/>
        </w:rPr>
        <w:commentReference w:id="332"/>
      </w:r>
      <w:r w:rsidR="006558D1" w:rsidRPr="006558D1">
        <w:t xml:space="preserve"> </w:t>
      </w:r>
      <w:r w:rsidR="000B6CF6">
        <w:rPr>
          <w:rFonts w:hint="eastAsia"/>
          <w:lang w:eastAsia="ja-JP"/>
        </w:rPr>
        <w:t>T</w:t>
      </w:r>
      <w:r w:rsidR="00556984" w:rsidRPr="00556984">
        <w:t xml:space="preserve">hese findings suggest that, at the </w:t>
      </w:r>
      <w:ins w:id="333" w:author="治輝 齋藤" w:date="2026-05-20T08:47:00Z" w16du:dateUtc="2026-05-19T23:47:00Z">
        <w:r w:rsidR="0093056E" w:rsidRPr="0093056E">
          <w:t>prefecture</w:t>
        </w:r>
      </w:ins>
      <w:del w:id="334" w:author="治輝 齋藤" w:date="2026-05-20T08:47:00Z" w16du:dateUtc="2026-05-19T23:47:00Z">
        <w:r w:rsidR="00556984" w:rsidRPr="00556984" w:rsidDel="0093056E">
          <w:delText>population</w:delText>
        </w:r>
      </w:del>
      <w:r w:rsidR="00556984" w:rsidRPr="00556984">
        <w:t xml:space="preserve"> level, </w:t>
      </w:r>
      <w:ins w:id="335" w:author="治輝 齋藤" w:date="2026-05-20T08:47:00Z" w16du:dateUtc="2026-05-19T23:47:00Z">
        <w:r w:rsidR="0093056E" w:rsidRPr="0093056E">
          <w:t>residence in prefectures with</w:t>
        </w:r>
        <w:r w:rsidR="0093056E">
          <w:rPr>
            <w:rFonts w:hint="eastAsia"/>
            <w:lang w:eastAsia="ja-JP"/>
          </w:rPr>
          <w:t xml:space="preserve"> </w:t>
        </w:r>
      </w:ins>
      <w:commentRangeStart w:id="336"/>
      <w:commentRangeStart w:id="337"/>
      <w:r w:rsidR="00556984" w:rsidRPr="00556984">
        <w:t>steeper habitable terrain</w:t>
      </w:r>
      <w:commentRangeEnd w:id="336"/>
      <w:r w:rsidR="001E418E" w:rsidRPr="00556984">
        <w:rPr>
          <w:rStyle w:val="af2"/>
          <w:sz w:val="24"/>
          <w:szCs w:val="24"/>
        </w:rPr>
        <w:commentReference w:id="336"/>
      </w:r>
      <w:commentRangeEnd w:id="337"/>
      <w:r w:rsidR="0093056E">
        <w:rPr>
          <w:rStyle w:val="af2"/>
        </w:rPr>
        <w:commentReference w:id="337"/>
      </w:r>
      <w:r w:rsidR="00556984" w:rsidRPr="00556984">
        <w:t xml:space="preserve"> may </w:t>
      </w:r>
      <w:ins w:id="338" w:author="治輝 齋藤" w:date="2026-05-20T08:47:00Z" w16du:dateUtc="2026-05-19T23:47:00Z">
        <w:r w:rsidR="0093056E" w:rsidRPr="0093056E">
          <w:t>be associated with greater</w:t>
        </w:r>
      </w:ins>
      <w:del w:id="339" w:author="治輝 齋藤" w:date="2026-05-20T08:47:00Z" w16du:dateUtc="2026-05-19T23:47:00Z">
        <w:r w:rsidR="00556984" w:rsidRPr="00556984" w:rsidDel="0093056E">
          <w:delText>track</w:delText>
        </w:r>
      </w:del>
      <w:r w:rsidR="00556984" w:rsidRPr="00556984">
        <w:t xml:space="preserve"> hip-specific surgical burden beyond compositional aging and self-reported walking pace</w:t>
      </w:r>
      <w:r w:rsidR="006558D1" w:rsidRPr="006558D1">
        <w:t>.</w:t>
      </w:r>
    </w:p>
    <w:p w14:paraId="760621EE" w14:textId="77777777" w:rsidR="00073AD9" w:rsidRDefault="00000000" w:rsidP="00705772">
      <w:pPr>
        <w:pStyle w:val="2"/>
        <w:spacing w:line="360" w:lineRule="auto"/>
      </w:pPr>
      <w:bookmarkStart w:id="340" w:name="biological-plausibility"/>
      <w:bookmarkEnd w:id="323"/>
      <w:r>
        <w:t>2. Biological Plausibility</w:t>
      </w:r>
    </w:p>
    <w:p w14:paraId="6450A184" w14:textId="30934AE0" w:rsidR="00073AD9" w:rsidRDefault="00000000" w:rsidP="00705772">
      <w:pPr>
        <w:pStyle w:val="FirstParagraph"/>
        <w:spacing w:line="360" w:lineRule="auto"/>
      </w:pPr>
      <w:commentRangeStart w:id="341"/>
      <w:r>
        <w:t xml:space="preserve">The </w:t>
      </w:r>
      <w:del w:id="342" w:author="治輝 齋藤" w:date="2026-04-30T19:27:00Z" w16du:dateUtc="2026-04-30T10:27:00Z">
        <w:r w:rsidDel="00896745">
          <w:delText xml:space="preserve">specificity of the </w:delText>
        </w:r>
      </w:del>
      <w:r>
        <w:t xml:space="preserve">slope–fracture association </w:t>
      </w:r>
      <w:ins w:id="343" w:author="治輝 齋藤" w:date="2026-04-30T19:27:00Z" w16du:dateUtc="2026-04-30T10:27:00Z">
        <w:r w:rsidR="00896745" w:rsidRPr="00896745">
          <w:t>observed for</w:t>
        </w:r>
      </w:ins>
      <w:del w:id="344" w:author="治輝 齋藤" w:date="2026-04-30T19:27:00Z" w16du:dateUtc="2026-04-30T10:27:00Z">
        <w:r w:rsidDel="00896745">
          <w:delText>to</w:delText>
        </w:r>
      </w:del>
      <w:r>
        <w:t xml:space="preserve"> the hip </w:t>
      </w:r>
      <w:ins w:id="345" w:author="治輝 齋藤" w:date="2026-04-30T19:27:00Z" w16du:dateUtc="2026-04-30T10:27:00Z">
        <w:r w:rsidR="00896745">
          <w:rPr>
            <w:rFonts w:hint="eastAsia"/>
            <w:lang w:eastAsia="ja-JP"/>
          </w:rPr>
          <w:t>may be</w:t>
        </w:r>
      </w:ins>
      <w:del w:id="346" w:author="治輝 齋藤" w:date="2026-04-30T19:27:00Z" w16du:dateUtc="2026-04-30T10:27:00Z">
        <w:r w:rsidDel="00896745">
          <w:delText>is</w:delText>
        </w:r>
      </w:del>
      <w:r>
        <w:t xml:space="preserve"> biologically plausible and </w:t>
      </w:r>
      <w:ins w:id="347" w:author="治輝 齋藤" w:date="2026-04-30T19:28:00Z" w16du:dateUtc="2026-04-30T10:28:00Z">
        <w:r w:rsidR="00896745" w:rsidRPr="00896745">
          <w:t>may be partly</w:t>
        </w:r>
        <w:r w:rsidR="00896745">
          <w:rPr>
            <w:rFonts w:hint="eastAsia"/>
            <w:lang w:eastAsia="ja-JP"/>
          </w:rPr>
          <w:t xml:space="preserve"> </w:t>
        </w:r>
      </w:ins>
      <w:r>
        <w:t xml:space="preserve">supported by </w:t>
      </w:r>
      <w:del w:id="348" w:author="治輝 齋藤" w:date="2026-04-30T19:28:00Z" w16du:dateUtc="2026-04-30T10:28:00Z">
        <w:r w:rsidDel="00896745">
          <w:delText xml:space="preserve">extensive </w:delText>
        </w:r>
      </w:del>
      <w:r>
        <w:t>biomechanical evidence. Hip fractures typically result from lateral (sideways) falls,</w:t>
      </w:r>
      <w:r w:rsidR="00CA3F03" w:rsidRPr="00CA3F03">
        <w:t xml:space="preserve"> </w:t>
      </w:r>
      <w:r w:rsidR="00CA3F03" w:rsidRPr="00CA3F03">
        <w:rPr>
          <w:lang w:eastAsia="ja-JP"/>
        </w:rPr>
        <w:t>[22, 23]</w:t>
      </w:r>
      <w:r>
        <w:t xml:space="preserve"> which are </w:t>
      </w:r>
      <w:ins w:id="349" w:author="治輝 齋藤" w:date="2026-04-30T19:28:00Z" w16du:dateUtc="2026-04-30T10:28:00Z">
        <w:r w:rsidR="00896745" w:rsidRPr="00896745">
          <w:t>common</w:t>
        </w:r>
      </w:ins>
      <w:del w:id="350" w:author="治輝 齋藤" w:date="2026-04-30T19:28:00Z" w16du:dateUtc="2026-04-30T10:28:00Z">
        <w:r w:rsidDel="00896745">
          <w:delText>the predominant</w:delText>
        </w:r>
      </w:del>
      <w:r>
        <w:t xml:space="preserve"> fall mechanism</w:t>
      </w:r>
      <w:ins w:id="351" w:author="治輝 齋藤" w:date="2026-04-30T19:32:00Z" w16du:dateUtc="2026-04-30T10:32:00Z">
        <w:r w:rsidR="00794CB3">
          <w:rPr>
            <w:rFonts w:hint="eastAsia"/>
            <w:lang w:eastAsia="ja-JP"/>
          </w:rPr>
          <w:t>s</w:t>
        </w:r>
      </w:ins>
      <w:r>
        <w:t xml:space="preserve">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w:t>
      </w:r>
      <w:r>
        <w:lastRenderedPageBreak/>
        <w:t>necks.</w:t>
      </w:r>
      <w:r w:rsidR="00CA3F03" w:rsidRPr="00CA3F03">
        <w:t xml:space="preserve"> </w:t>
      </w:r>
      <w:r w:rsidR="00CA3F03" w:rsidRPr="00CA3F03">
        <w:rPr>
          <w:lang w:eastAsia="ja-JP"/>
        </w:rPr>
        <w:t>[25]</w:t>
      </w:r>
      <w:r>
        <w:t xml:space="preserve"> Finite element method (FEM) simulations have further </w:t>
      </w:r>
      <w:ins w:id="352" w:author="治輝 齋藤" w:date="2026-04-30T19:28:00Z" w16du:dateUtc="2026-04-30T10:28:00Z">
        <w:r w:rsidR="00896745" w:rsidRPr="00896745">
          <w:t>suggested</w:t>
        </w:r>
      </w:ins>
      <w:del w:id="353" w:author="治輝 齋藤" w:date="2026-04-30T19:28:00Z" w16du:dateUtc="2026-04-30T10:28:00Z">
        <w:r w:rsidDel="00896745">
          <w:delText>confirmed</w:delText>
        </w:r>
      </w:del>
      <w:r>
        <w:t xml:space="preserve"> that posterolateral and lateral impacts generate maximum tensile and compressive stresses at the superior and inferior aspects of the femoral neck, </w:t>
      </w:r>
      <w:ins w:id="354" w:author="治輝 齋藤" w:date="2026-04-30T19:29:00Z" w16du:dateUtc="2026-04-30T10:29:00Z">
        <w:r w:rsidR="00896745" w:rsidRPr="00896745">
          <w:t>potentially increasing</w:t>
        </w:r>
      </w:ins>
      <w:del w:id="355" w:author="治輝 齋藤" w:date="2026-04-30T19:29:00Z" w16du:dateUtc="2026-04-30T10:29:00Z">
        <w:r w:rsidDel="00896745">
          <w:delText>maximizing</w:delText>
        </w:r>
      </w:del>
      <w:r>
        <w:t xml:space="preserve"> fracture vulnerability.</w:t>
      </w:r>
      <w:r w:rsidR="00CA3F03" w:rsidRPr="00CA3F03">
        <w:t xml:space="preserve"> </w:t>
      </w:r>
      <w:r w:rsidR="00CA3F03" w:rsidRPr="00CA3F03">
        <w:rPr>
          <w:lang w:eastAsia="ja-JP"/>
        </w:rPr>
        <w:t>[26]</w:t>
      </w:r>
      <w:commentRangeEnd w:id="341"/>
      <w:r w:rsidR="00896745">
        <w:rPr>
          <w:rStyle w:val="af2"/>
          <w:sz w:val="24"/>
          <w:szCs w:val="24"/>
        </w:rPr>
        <w:commentReference w:id="341"/>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5966C8CC"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w:t>
      </w:r>
      <w:commentRangeStart w:id="356"/>
      <w:del w:id="357" w:author="治輝 齋藤" w:date="2026-04-30T20:51:00Z" w16du:dateUtc="2026-04-30T11:51:00Z">
        <w:r w:rsidDel="005A5D79">
          <w:delText xml:space="preserve">thus </w:delText>
        </w:r>
      </w:del>
      <w:r>
        <w:t xml:space="preserve">provides internal evidence </w:t>
      </w:r>
      <w:ins w:id="358" w:author="治輝 齋藤" w:date="2026-04-30T20:52:00Z" w16du:dateUtc="2026-04-30T11:52:00Z">
        <w:r w:rsidR="005A5D79" w:rsidRPr="005A5D79">
          <w:lastRenderedPageBreak/>
          <w:t>that is</w:t>
        </w:r>
        <w:r w:rsidR="005A5D79">
          <w:rPr>
            <w:rFonts w:hint="eastAsia"/>
            <w:lang w:eastAsia="ja-JP"/>
          </w:rPr>
          <w:t xml:space="preserve"> </w:t>
        </w:r>
      </w:ins>
      <w:r>
        <w:t xml:space="preserve">consistent with </w:t>
      </w:r>
      <w:del w:id="359" w:author="治輝 齋藤" w:date="2026-04-30T20:52:00Z" w16du:dateUtc="2026-04-30T11:52:00Z">
        <w:r w:rsidDel="005A5D79">
          <w:delText xml:space="preserve">the </w:delText>
        </w:r>
      </w:del>
      <w:ins w:id="360" w:author="治輝 齋藤" w:date="2026-04-30T20:52:00Z" w16du:dateUtc="2026-04-30T11:52:00Z">
        <w:r w:rsidR="005A5D79">
          <w:rPr>
            <w:rFonts w:hint="eastAsia"/>
            <w:lang w:eastAsia="ja-JP"/>
          </w:rPr>
          <w:t>a</w:t>
        </w:r>
        <w:r w:rsidR="005A5D79">
          <w:t xml:space="preserve"> </w:t>
        </w:r>
      </w:ins>
      <w:r>
        <w:t xml:space="preserve">biomechanical paradigm </w:t>
      </w:r>
      <w:ins w:id="361" w:author="治輝 齋藤" w:date="2026-04-30T20:52:00Z" w16du:dateUtc="2026-04-30T11:52:00Z">
        <w:r w:rsidR="005A5D79" w:rsidRPr="005A5D79">
          <w:t>in which</w:t>
        </w:r>
      </w:ins>
      <w:del w:id="362" w:author="治輝 齋藤" w:date="2026-04-30T20:52:00Z" w16du:dateUtc="2026-04-30T11:52:00Z">
        <w:r w:rsidDel="005A5D79">
          <w:delText>that</w:delText>
        </w:r>
      </w:del>
      <w:r>
        <w:t xml:space="preserve"> terrain slope </w:t>
      </w:r>
      <w:ins w:id="363" w:author="治輝 齋藤" w:date="2026-04-30T20:52:00Z" w16du:dateUtc="2026-04-30T11:52:00Z">
        <w:r w:rsidR="005A5D79">
          <w:rPr>
            <w:rFonts w:hint="eastAsia"/>
            <w:lang w:eastAsia="ja-JP"/>
          </w:rPr>
          <w:t xml:space="preserve">may </w:t>
        </w:r>
      </w:ins>
      <w:r>
        <w:t>specifically amplif</w:t>
      </w:r>
      <w:ins w:id="364" w:author="治輝 齋藤" w:date="2026-04-30T20:52:00Z" w16du:dateUtc="2026-04-30T11:52:00Z">
        <w:r w:rsidR="005A5D79">
          <w:rPr>
            <w:rFonts w:hint="eastAsia"/>
            <w:lang w:eastAsia="ja-JP"/>
          </w:rPr>
          <w:t>y</w:t>
        </w:r>
      </w:ins>
      <w:del w:id="365" w:author="治輝 齋藤" w:date="2026-04-30T20:52:00Z" w16du:dateUtc="2026-04-30T11:52:00Z">
        <w:r w:rsidDel="005A5D79">
          <w:delText>ies</w:delText>
        </w:r>
      </w:del>
      <w:r>
        <w:t xml:space="preserve"> lateral fall risk.</w:t>
      </w:r>
      <w:commentRangeEnd w:id="356"/>
      <w:r w:rsidR="005A5D79">
        <w:rPr>
          <w:rStyle w:val="af2"/>
          <w:sz w:val="24"/>
          <w:szCs w:val="24"/>
        </w:rPr>
        <w:commentReference w:id="356"/>
      </w:r>
    </w:p>
    <w:p w14:paraId="57B00B2F" w14:textId="77777777" w:rsidR="00073AD9" w:rsidRDefault="00000000" w:rsidP="00705772">
      <w:pPr>
        <w:pStyle w:val="2"/>
        <w:spacing w:line="360" w:lineRule="auto"/>
      </w:pPr>
      <w:bookmarkStart w:id="366" w:name="comparison-with-previous-studies"/>
      <w:bookmarkEnd w:id="340"/>
      <w:r>
        <w:t>3. Comparison with Previous Studies</w:t>
      </w:r>
    </w:p>
    <w:p w14:paraId="17A9EA6F" w14:textId="7D52758B"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w:t>
      </w:r>
      <w:commentRangeStart w:id="367"/>
      <w:ins w:id="368" w:author="治輝 齋藤" w:date="2026-05-20T13:07:00Z" w16du:dateUtc="2026-05-20T04:07:00Z">
        <w:r w:rsidR="007F54EE" w:rsidRPr="007F54EE">
          <w:t>and steep</w:t>
        </w:r>
      </w:ins>
      <w:del w:id="369" w:author="治輝 齋藤" w:date="2026-05-20T13:07:00Z" w16du:dateUtc="2026-05-20T04:07:00Z">
        <w:r w:rsidDel="007F54EE">
          <w:delText>mountainous</w:delText>
        </w:r>
      </w:del>
      <w:r>
        <w:t xml:space="preserve"> prefectures (e.g., Niigata, </w:t>
      </w:r>
      <w:ins w:id="370" w:author="治輝 齋藤" w:date="2026-05-20T13:07:00Z" w16du:dateUtc="2026-05-20T04:07:00Z">
        <w:r w:rsidR="007F54EE" w:rsidRPr="007F54EE">
          <w:t>which had the steepest habitable-area-weighted slope nationally, and inland prefectures such as</w:t>
        </w:r>
        <w:r w:rsidR="007F54EE">
          <w:rPr>
            <w:rFonts w:hint="eastAsia"/>
            <w:lang w:eastAsia="ja-JP"/>
          </w:rPr>
          <w:t xml:space="preserve"> </w:t>
        </w:r>
      </w:ins>
      <w:r>
        <w:t xml:space="preserve">Nagano, </w:t>
      </w:r>
      <w:ins w:id="371" w:author="治輝 齋藤" w:date="2026-05-20T13:07:00Z" w16du:dateUtc="2026-05-20T04:07:00Z">
        <w:r w:rsidR="007F54EE" w:rsidRPr="007F54EE">
          <w:t>which also ranked among the steepest</w:t>
        </w:r>
      </w:ins>
      <w:del w:id="372" w:author="治輝 齋藤" w:date="2026-05-20T13:07:00Z" w16du:dateUtc="2026-05-20T04:07:00Z">
        <w:r w:rsidDel="007F54EE">
          <w:delText>Yamagata</w:delText>
        </w:r>
      </w:del>
      <w:r>
        <w:t>).</w:t>
      </w:r>
      <w:commentRangeEnd w:id="367"/>
      <w:r w:rsidR="007F54EE">
        <w:rPr>
          <w:rStyle w:val="af2"/>
        </w:rPr>
        <w:commentReference w:id="367"/>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08E47707"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 xml:space="preserve">predicts physical function in rural </w:t>
      </w:r>
      <w:r w:rsidR="005936E7" w:rsidRPr="005936E7">
        <w:lastRenderedPageBreak/>
        <w:t>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w:t>
      </w:r>
      <w:commentRangeStart w:id="373"/>
      <w:r>
        <w:t xml:space="preserve">Our </w:t>
      </w:r>
      <w:ins w:id="374" w:author="治輝 齋藤" w:date="2026-04-30T20:55:00Z" w16du:dateUtc="2026-04-30T11:55:00Z">
        <w:r w:rsidR="00F7283B" w:rsidRPr="00F7283B">
          <w:t>findings add</w:t>
        </w:r>
      </w:ins>
      <w:del w:id="375" w:author="治輝 齋藤" w:date="2026-04-30T20:55:00Z" w16du:dateUtc="2026-04-30T11:55:00Z">
        <w:r w:rsidDel="00F7283B">
          <w:delText>study provides the first</w:delText>
        </w:r>
      </w:del>
      <w:r>
        <w:t xml:space="preserve"> nationwide quantitative evidence that each one-degree increase in terrain slope is associated with approximately 3.5 additional hip fracture surgeries per 100,000 population, independent of </w:t>
      </w:r>
      <w:ins w:id="376" w:author="治輝 齋藤" w:date="2026-05-19T23:34:00Z" w16du:dateUtc="2026-05-19T14:34:00Z">
        <w:r w:rsidR="00EA5B09" w:rsidRPr="00EA5B09">
          <w:t>proportion aged ≥65 years</w:t>
        </w:r>
      </w:ins>
      <w:del w:id="377" w:author="治輝 齋藤" w:date="2026-05-19T23:34:00Z" w16du:dateUtc="2026-05-19T14:34:00Z">
        <w:r w:rsidDel="00EA5B09">
          <w:delText>aging rate</w:delText>
        </w:r>
      </w:del>
      <w:ins w:id="378" w:author="治輝 齋藤" w:date="2026-04-30T20:55:00Z" w16du:dateUtc="2026-04-30T11:55:00Z">
        <w:r w:rsidR="00F7283B" w:rsidRPr="00F7283B">
          <w:t xml:space="preserve"> in the primary model</w:t>
        </w:r>
      </w:ins>
      <w:r>
        <w:t xml:space="preserve">. This quantitative estimate </w:t>
      </w:r>
      <w:del w:id="379" w:author="治輝 齋藤" w:date="2026-04-30T20:56:00Z" w16du:dateUtc="2026-04-30T11:56:00Z">
        <w:r w:rsidDel="00F7283B">
          <w:delText xml:space="preserve">is novel and </w:delText>
        </w:r>
      </w:del>
      <w:r w:rsidR="00C22C4D">
        <w:rPr>
          <w:rFonts w:hint="eastAsia"/>
          <w:lang w:eastAsia="ja-JP"/>
        </w:rPr>
        <w:t xml:space="preserve">may </w:t>
      </w:r>
      <w:r>
        <w:t xml:space="preserve">contribute to the global evidence base for terrain as a modifiable environmental </w:t>
      </w:r>
      <w:ins w:id="380" w:author="治輝 齋藤" w:date="2026-04-30T20:56:00Z" w16du:dateUtc="2026-04-30T11:56:00Z">
        <w:r w:rsidR="00F7283B" w:rsidRPr="00F7283B">
          <w:t>correlate of fracture burden</w:t>
        </w:r>
      </w:ins>
      <w:del w:id="381" w:author="治輝 齋藤" w:date="2026-04-30T20:56:00Z" w16du:dateUtc="2026-04-30T11:56:00Z">
        <w:r w:rsidDel="00F7283B">
          <w:delText>risk factor</w:delText>
        </w:r>
      </w:del>
      <w:r>
        <w:t>.</w:t>
      </w:r>
      <w:commentRangeEnd w:id="373"/>
      <w:r w:rsidR="00F7283B">
        <w:rPr>
          <w:rStyle w:val="af2"/>
          <w:sz w:val="24"/>
          <w:szCs w:val="24"/>
        </w:rPr>
        <w:commentReference w:id="373"/>
      </w:r>
    </w:p>
    <w:p w14:paraId="775AC0CF" w14:textId="29ED0F22" w:rsidR="00073AD9" w:rsidRDefault="00000000" w:rsidP="00705772">
      <w:pPr>
        <w:pStyle w:val="2"/>
        <w:spacing w:line="360" w:lineRule="auto"/>
      </w:pPr>
      <w:bookmarkStart w:id="382" w:name="role-of-aging-rate"/>
      <w:bookmarkEnd w:id="366"/>
      <w:r>
        <w:t xml:space="preserve">4. </w:t>
      </w:r>
      <w:ins w:id="383" w:author="治輝 齋藤" w:date="2026-05-19T23:34:00Z" w16du:dateUtc="2026-05-19T14:34:00Z">
        <w:r w:rsidR="00EA5B09" w:rsidRPr="00EA5B09">
          <w:t>Proportion Aged ≥65 Years</w:t>
        </w:r>
      </w:ins>
      <w:del w:id="384" w:author="治輝 齋藤" w:date="2026-05-19T23:34:00Z" w16du:dateUtc="2026-05-19T14:34:00Z">
        <w:r w:rsidDel="00EA5B09">
          <w:delText>Role of Aging Rate</w:delText>
        </w:r>
      </w:del>
    </w:p>
    <w:p w14:paraId="76D36971" w14:textId="09D63100" w:rsidR="00073AD9" w:rsidRDefault="00EA5B09" w:rsidP="00705772">
      <w:pPr>
        <w:pStyle w:val="FirstParagraph"/>
        <w:spacing w:line="360" w:lineRule="auto"/>
      </w:pPr>
      <w:ins w:id="385" w:author="治輝 齋藤" w:date="2026-05-19T23:34:00Z" w16du:dateUtc="2026-05-19T14:34:00Z">
        <w:r w:rsidRPr="00EA5B09">
          <w:t>Proportion Aged ≥65 Years</w:t>
        </w:r>
      </w:ins>
      <w:del w:id="386" w:author="治輝 齋藤" w:date="2026-05-19T23:34:00Z" w16du:dateUtc="2026-05-19T14:34:00Z">
        <w:r w:rsidDel="00EA5B09">
          <w:delText>Aging rate</w:delText>
        </w:r>
      </w:del>
      <w:r>
        <w:t xml:space="preserve"> was the strongest predictor of hip fracture rate in the multivariable model (β = 5.53, </w:t>
      </w:r>
      <w:r>
        <w:rPr>
          <w:i/>
          <w:iCs/>
        </w:rPr>
        <w:t>p</w:t>
      </w:r>
      <w:r>
        <w:t xml:space="preserve"> = 0.011). Prefectures with steeper terrain also tended to have higher </w:t>
      </w:r>
      <w:ins w:id="387" w:author="治輝 齋藤" w:date="2026-05-19T23:35:00Z" w16du:dateUtc="2026-05-19T14:35:00Z">
        <w:r w:rsidRPr="00EA5B09">
          <w:rPr>
            <w:lang w:eastAsia="ja-JP"/>
          </w:rPr>
          <w:t>proportions aged ≥65 years</w:t>
        </w:r>
      </w:ins>
      <w:del w:id="388" w:author="治輝 齋藤" w:date="2026-05-19T23:34:00Z" w16du:dateUtc="2026-05-19T14:34:00Z">
        <w:r w:rsidDel="00EA5B09">
          <w:delText>aging rates</w:delText>
        </w:r>
      </w:del>
      <w:r>
        <w:t xml:space="preserve">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5DCBF77B" w:rsidR="00073AD9" w:rsidRDefault="00000000" w:rsidP="00705772">
      <w:pPr>
        <w:pStyle w:val="a0"/>
        <w:spacing w:line="360" w:lineRule="auto"/>
      </w:pPr>
      <w:commentRangeStart w:id="389"/>
      <w:r>
        <w:t xml:space="preserve">The </w:t>
      </w:r>
      <w:r w:rsidR="00FB1385" w:rsidRPr="00FB1385">
        <w:t>partial</w:t>
      </w:r>
      <w:r>
        <w:t xml:space="preserve"> association of slope with hip fracture after adjustment for </w:t>
      </w:r>
      <w:ins w:id="390" w:author="治輝 齋藤" w:date="2026-05-19T23:35:00Z" w16du:dateUtc="2026-05-19T14:35:00Z">
        <w:r w:rsidR="00EA5B09" w:rsidRPr="00EA5B09">
          <w:t>proportion aged ≥65 years</w:t>
        </w:r>
      </w:ins>
      <w:del w:id="391" w:author="治輝 齋藤" w:date="2026-05-19T23:35:00Z" w16du:dateUtc="2026-05-19T14:35:00Z">
        <w:r w:rsidDel="00EA5B09">
          <w:delText>aging rate</w:delText>
        </w:r>
      </w:del>
      <w:r>
        <w:t xml:space="preserve"> </w:t>
      </w:r>
      <w:r w:rsidR="00FB1385" w:rsidRPr="00FB1385">
        <w:t>suggests</w:t>
      </w:r>
      <w:r>
        <w:t xml:space="preserve"> that terrain </w:t>
      </w:r>
      <w:r w:rsidR="00FB1385" w:rsidRPr="00FB1385">
        <w:t>may constitute</w:t>
      </w:r>
      <w:r>
        <w:t xml:space="preserve"> a risk </w:t>
      </w:r>
      <w:ins w:id="392" w:author="治輝 齋藤" w:date="2026-04-30T20:57:00Z" w16du:dateUtc="2026-04-30T11:57:00Z">
        <w:r w:rsidR="00F7283B" w:rsidRPr="00F7283B">
          <w:t>correlate</w:t>
        </w:r>
      </w:ins>
      <w:del w:id="393" w:author="治輝 齋藤" w:date="2026-04-30T20:57:00Z" w16du:dateUtc="2026-04-30T11:57:00Z">
        <w:r w:rsidDel="00F7283B">
          <w:delText>factor</w:delText>
        </w:r>
      </w:del>
      <w:r>
        <w:t xml:space="preserve"> over and above demographic composition</w:t>
      </w:r>
      <w:r w:rsidR="00FB1385" w:rsidRPr="00FB1385">
        <w:t>, subject to the inferential sensitivity noted above</w:t>
      </w:r>
      <w:r>
        <w:t xml:space="preserve">. This finding has practical implications: even within the context of Japan’s nationwide aging, geographic topography </w:t>
      </w:r>
      <w:ins w:id="394" w:author="治輝 齋藤" w:date="2026-04-30T20:58:00Z" w16du:dateUtc="2026-04-30T11:58:00Z">
        <w:r w:rsidR="00F7283B">
          <w:rPr>
            <w:rFonts w:hint="eastAsia"/>
            <w:lang w:eastAsia="ja-JP"/>
          </w:rPr>
          <w:t xml:space="preserve">may </w:t>
        </w:r>
      </w:ins>
      <w:r>
        <w:t>represent</w:t>
      </w:r>
      <w:del w:id="395" w:author="治輝 齋藤" w:date="2026-04-30T20:58:00Z" w16du:dateUtc="2026-04-30T11:58:00Z">
        <w:r w:rsidDel="00F7283B">
          <w:delText>s</w:delText>
        </w:r>
      </w:del>
      <w:r>
        <w:t xml:space="preserve"> an additional and </w:t>
      </w:r>
      <w:ins w:id="396" w:author="治輝 齋藤" w:date="2026-04-30T20:58:00Z" w16du:dateUtc="2026-04-30T11:58:00Z">
        <w:r w:rsidR="00F7283B" w:rsidRPr="00F7283B">
          <w:t>potentially</w:t>
        </w:r>
        <w:r w:rsidR="00F7283B">
          <w:rPr>
            <w:rFonts w:hint="eastAsia"/>
            <w:lang w:eastAsia="ja-JP"/>
          </w:rPr>
          <w:t xml:space="preserve"> </w:t>
        </w:r>
      </w:ins>
      <w:r>
        <w:t xml:space="preserve">modifiable layer of fracture risk. Terrain slope </w:t>
      </w:r>
      <w:ins w:id="397" w:author="治輝 齋藤" w:date="2026-04-30T20:58:00Z" w16du:dateUtc="2026-04-30T11:58:00Z">
        <w:r w:rsidR="00F7283B">
          <w:rPr>
            <w:rFonts w:hint="eastAsia"/>
            <w:lang w:eastAsia="ja-JP"/>
          </w:rPr>
          <w:t>may</w:t>
        </w:r>
      </w:ins>
      <w:del w:id="398" w:author="治輝 齋藤" w:date="2026-04-30T20:58:00Z" w16du:dateUtc="2026-04-30T11:58:00Z">
        <w:r w:rsidDel="00F7283B">
          <w:delText>is</w:delText>
        </w:r>
      </w:del>
      <w:r>
        <w:t xml:space="preserve"> not </w:t>
      </w:r>
      <w:ins w:id="399" w:author="治輝 齋藤" w:date="2026-04-30T20:58:00Z" w16du:dateUtc="2026-04-30T11:58:00Z">
        <w:r w:rsidR="00F7283B">
          <w:rPr>
            <w:rFonts w:hint="eastAsia"/>
            <w:lang w:eastAsia="ja-JP"/>
          </w:rPr>
          <w:t xml:space="preserve">be </w:t>
        </w:r>
      </w:ins>
      <w:r>
        <w:t>merely a proxy for aging</w:t>
      </w:r>
      <w:ins w:id="400" w:author="治輝 齋藤" w:date="2026-04-30T20:59:00Z" w16du:dateUtc="2026-04-30T11:59:00Z">
        <w:r w:rsidR="00F7283B" w:rsidRPr="00F7283B">
          <w:t xml:space="preserve"> and may represent</w:t>
        </w:r>
      </w:ins>
      <w:del w:id="401" w:author="治輝 齋藤" w:date="2026-04-30T20:59:00Z" w16du:dateUtc="2026-04-30T11:59:00Z">
        <w:r w:rsidDel="00F7283B">
          <w:delText>, but</w:delText>
        </w:r>
      </w:del>
      <w:r>
        <w:t xml:space="preserve"> an </w:t>
      </w:r>
      <w:ins w:id="402" w:author="治輝 齋藤" w:date="2026-04-30T20:59:00Z" w16du:dateUtc="2026-04-30T11:59:00Z">
        <w:r w:rsidR="00F7283B" w:rsidRPr="00F7283B">
          <w:t>additional</w:t>
        </w:r>
      </w:ins>
      <w:del w:id="403" w:author="治輝 齋藤" w:date="2026-04-30T20:59:00Z" w16du:dateUtc="2026-04-30T11:59:00Z">
        <w:r w:rsidDel="00F7283B">
          <w:delText>independent</w:delText>
        </w:r>
      </w:del>
      <w:r>
        <w:t xml:space="preserve"> environmental </w:t>
      </w:r>
      <w:ins w:id="404" w:author="治輝 齋藤" w:date="2026-04-30T20:59:00Z" w16du:dateUtc="2026-04-30T11:59:00Z">
        <w:r w:rsidR="00F7283B" w:rsidRPr="00F7283B">
          <w:lastRenderedPageBreak/>
          <w:t>correlate</w:t>
        </w:r>
      </w:ins>
      <w:del w:id="405" w:author="治輝 齋藤" w:date="2026-04-30T20:59:00Z" w16du:dateUtc="2026-04-30T11:59:00Z">
        <w:r w:rsidDel="00F7283B">
          <w:delText>hazard</w:delText>
        </w:r>
      </w:del>
      <w:r>
        <w:t xml:space="preserve"> that </w:t>
      </w:r>
      <w:ins w:id="406" w:author="治輝 齋藤" w:date="2026-04-30T20:59:00Z" w16du:dateUtc="2026-04-30T11:59:00Z">
        <w:r w:rsidR="00F7283B" w:rsidRPr="00F7283B">
          <w:t>could contribute to functional decline</w:t>
        </w:r>
      </w:ins>
      <w:del w:id="407" w:author="治輝 齋藤" w:date="2026-04-30T20:59:00Z" w16du:dateUtc="2026-04-30T11:59:00Z">
        <w:r w:rsidDel="00F7283B">
          <w:delText>chronically erodes physical function</w:delText>
        </w:r>
      </w:del>
      <w:r>
        <w:t xml:space="preserve"> among rural-dwelling older adults.</w:t>
      </w:r>
      <w:commentRangeEnd w:id="389"/>
      <w:r w:rsidR="00F7283B" w:rsidRPr="008227BE">
        <w:rPr>
          <w:rStyle w:val="af2"/>
          <w:sz w:val="24"/>
          <w:szCs w:val="24"/>
        </w:rPr>
        <w:commentReference w:id="389"/>
      </w:r>
      <w:ins w:id="408" w:author="治輝 齋藤" w:date="2026-04-30T20:32:00Z" w16du:dateUtc="2026-04-30T11:32:00Z">
        <w:r w:rsidR="008227BE" w:rsidRPr="008227BE">
          <w:t xml:space="preserve"> </w:t>
        </w:r>
        <w:commentRangeStart w:id="409"/>
        <w:r w:rsidR="008227BE" w:rsidRPr="008227BE">
          <w:t>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ins>
      <w:commentRangeEnd w:id="409"/>
      <w:ins w:id="410" w:author="治輝 齋藤" w:date="2026-04-30T20:33:00Z" w16du:dateUtc="2026-04-30T11:33:00Z">
        <w:r w:rsidR="008227BE">
          <w:rPr>
            <w:rStyle w:val="af2"/>
            <w:sz w:val="24"/>
            <w:szCs w:val="24"/>
          </w:rPr>
          <w:commentReference w:id="409"/>
        </w:r>
      </w:ins>
    </w:p>
    <w:p w14:paraId="1B1E73F4" w14:textId="77777777" w:rsidR="00073AD9" w:rsidRDefault="00000000" w:rsidP="00705772">
      <w:pPr>
        <w:pStyle w:val="2"/>
        <w:spacing w:line="360" w:lineRule="auto"/>
      </w:pPr>
      <w:bookmarkStart w:id="411" w:name="walking-speed-as-a-mediator"/>
      <w:bookmarkEnd w:id="382"/>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4A5613F4" w:rsidR="00073AD9" w:rsidRDefault="00FB1385" w:rsidP="00705772">
      <w:pPr>
        <w:pStyle w:val="a0"/>
        <w:spacing w:line="360" w:lineRule="auto"/>
      </w:pPr>
      <w:r w:rsidRPr="00FB1385">
        <w:t>In our ecological data, terrain slope was negatively correlated with prefecture-level fast</w:t>
      </w:r>
      <w:ins w:id="412" w:author="治輝 齋藤" w:date="2026-05-19T23:35:00Z" w16du:dateUtc="2026-05-19T14:35:00Z">
        <w:r w:rsidR="00EA5B09">
          <w:rPr>
            <w:rFonts w:hint="eastAsia"/>
            <w:lang w:eastAsia="ja-JP"/>
          </w:rPr>
          <w:t>-</w:t>
        </w:r>
      </w:ins>
      <w:del w:id="413" w:author="治輝 齋藤" w:date="2026-05-19T23:35:00Z" w16du:dateUtc="2026-05-19T14:35:00Z">
        <w:r w:rsidRPr="00FB1385" w:rsidDel="00EA5B09">
          <w:delText xml:space="preserve"> </w:delText>
        </w:r>
      </w:del>
      <w:r w:rsidRPr="00FB1385">
        <w:t xml:space="preserve">walking </w:t>
      </w:r>
      <w:ins w:id="414" w:author="治輝 齋藤" w:date="2026-05-19T23:35:00Z" w16du:dateUtc="2026-05-19T14:35:00Z">
        <w:r w:rsidR="00EA5B09" w:rsidRPr="00EA5B09">
          <w:t>proportion</w:t>
        </w:r>
      </w:ins>
      <w:del w:id="415" w:author="治輝 齋藤" w:date="2026-05-19T23:35:00Z" w16du:dateUtc="2026-05-19T14:35:00Z">
        <w:r w:rsidRPr="00FB1385" w:rsidDel="00EA5B09">
          <w:delText>rate</w:delText>
        </w:r>
      </w:del>
      <w:r w:rsidRPr="00FB1385">
        <w:t xml:space="preserve"> (r = −0.264</w:t>
      </w:r>
      <w:commentRangeStart w:id="416"/>
      <w:ins w:id="417" w:author="治輝 齋藤" w:date="2026-05-20T08:52:00Z" w16du:dateUtc="2026-05-19T23:52:00Z">
        <w:r w:rsidR="0074508A" w:rsidRPr="0074508A">
          <w:t xml:space="preserve">, </w:t>
        </w:r>
        <w:r w:rsidR="0074508A" w:rsidRPr="0074508A">
          <w:rPr>
            <w:i/>
            <w:iCs/>
          </w:rPr>
          <w:t>p</w:t>
        </w:r>
        <w:r w:rsidR="0074508A" w:rsidRPr="0074508A">
          <w:t xml:space="preserve"> = 0.073</w:t>
        </w:r>
      </w:ins>
      <w:commentRangeEnd w:id="416"/>
      <w:ins w:id="418" w:author="治輝 齋藤" w:date="2026-05-20T08:53:00Z" w16du:dateUtc="2026-05-19T23:53:00Z">
        <w:r w:rsidR="0074508A">
          <w:rPr>
            <w:rStyle w:val="af2"/>
          </w:rPr>
          <w:commentReference w:id="416"/>
        </w:r>
      </w:ins>
      <w:r w:rsidRPr="00FB1385">
        <w:t xml:space="preserve">),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w:t>
      </w:r>
      <w:commentRangeStart w:id="419"/>
      <w:r>
        <w:t>Older adults residing in high-slope regions are exposed to such challenging terrain daily during shopping and outdoor activities, leading to chronic fear of falling, reduced outdoor activity, and progressive deconditioning (disuse muscle atrophy).</w:t>
      </w:r>
      <w:commentRangeEnd w:id="419"/>
      <w:r w:rsidR="001907E8" w:rsidRPr="00CA3F03">
        <w:rPr>
          <w:rStyle w:val="af2"/>
          <w:sz w:val="24"/>
          <w:szCs w:val="24"/>
        </w:rPr>
        <w:commentReference w:id="419"/>
      </w:r>
      <w:r w:rsidR="00CA3F03" w:rsidRPr="00CA3F03">
        <w:t xml:space="preserve"> </w:t>
      </w:r>
      <w:r w:rsidR="00CA3F03" w:rsidRPr="00CA3F03">
        <w:rPr>
          <w:lang w:eastAsia="ja-JP"/>
        </w:rPr>
        <w:t>[40, 41]</w:t>
      </w:r>
    </w:p>
    <w:p w14:paraId="0D744E0F" w14:textId="3B9225A6" w:rsidR="00073AD9" w:rsidRDefault="00000000" w:rsidP="00705772">
      <w:pPr>
        <w:pStyle w:val="a0"/>
        <w:spacing w:line="360" w:lineRule="auto"/>
      </w:pPr>
      <w:r>
        <w:t xml:space="preserve">However, </w:t>
      </w:r>
      <w:r w:rsidR="00FB1385" w:rsidRPr="00FB1385">
        <w:t>the multivariable OLS coefficient for fast</w:t>
      </w:r>
      <w:ins w:id="420" w:author="治輝 齋藤" w:date="2026-05-19T23:38:00Z" w16du:dateUtc="2026-05-19T14:38:00Z">
        <w:r w:rsidR="00EA5B09">
          <w:rPr>
            <w:rFonts w:hint="eastAsia"/>
            <w:lang w:eastAsia="ja-JP"/>
          </w:rPr>
          <w:t>-</w:t>
        </w:r>
      </w:ins>
      <w:del w:id="421" w:author="治輝 齋藤" w:date="2026-05-19T23:38:00Z" w16du:dateUtc="2026-05-19T14:38:00Z">
        <w:r w:rsidR="00FB1385" w:rsidRPr="00FB1385" w:rsidDel="00EA5B09">
          <w:delText xml:space="preserve"> </w:delText>
        </w:r>
      </w:del>
      <w:r w:rsidR="00FB1385" w:rsidRPr="00FB1385">
        <w:t xml:space="preserve">walking </w:t>
      </w:r>
      <w:ins w:id="422" w:author="治輝 齋藤" w:date="2026-05-19T23:38:00Z" w16du:dateUtc="2026-05-19T14:38:00Z">
        <w:r w:rsidR="00EA5B09" w:rsidRPr="00EA5B09">
          <w:t>proportion</w:t>
        </w:r>
      </w:ins>
      <w:del w:id="423" w:author="治輝 齋藤" w:date="2026-05-19T23:38:00Z" w16du:dateUtc="2026-05-19T14:38:00Z">
        <w:r w:rsidR="00FB1385" w:rsidRPr="00FB1385" w:rsidDel="00EA5B09">
          <w:delText>rate</w:delText>
        </w:r>
      </w:del>
      <w:r w:rsidR="00FB1385" w:rsidRPr="00FB1385">
        <w:t xml:space="preserve"> was </w:t>
      </w:r>
      <w:del w:id="424" w:author="治輝 齋藤" w:date="2026-04-30T18:39:00Z" w16du:dateUtc="2026-04-30T09:39:00Z">
        <w:r w:rsidR="00FB1385" w:rsidRPr="00FB1385" w:rsidDel="00DB17F0">
          <w:delText>**</w:delText>
        </w:r>
      </w:del>
      <w:r w:rsidR="00FB1385" w:rsidRPr="00FB1385">
        <w:t>positive</w:t>
      </w:r>
      <w:del w:id="425" w:author="治輝 齋藤" w:date="2026-04-30T18:39:00Z" w16du:dateUtc="2026-04-30T09:39:00Z">
        <w:r w:rsidR="00FB1385" w:rsidRPr="00FB1385" w:rsidDel="00DB17F0">
          <w:delText>**</w:delText>
        </w:r>
      </w:del>
      <w:r w:rsidR="00FB1385" w:rsidRPr="00FB1385">
        <w:t xml:space="preserve"> (β = 2.02 per 1 percentage-point increase in fast walking), which is difficult to interpret as a causal protective effect at prefecture resolution and is not the individual-level association described in cohort studies. Inference for this </w:t>
      </w:r>
      <w:r w:rsidR="00FB1385" w:rsidRPr="00FB1385">
        <w:lastRenderedPageBreak/>
        <w:t xml:space="preserve">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commentRangeStart w:id="426"/>
      <w:ins w:id="427" w:author="治輝 齋藤" w:date="2026-04-30T18:41:00Z" w16du:dateUtc="2026-04-30T09:41:00Z">
        <w:r w:rsidR="00DB17F0" w:rsidRPr="00DB17F0">
          <w:t xml:space="preserve">Because only the 40–74-year questionnaire aggregate is publicly available, we treated this variable as a contextual covariate and not as a direct proxy for hip fracture risk in the oldest age groups. </w:t>
        </w:r>
        <w:commentRangeEnd w:id="426"/>
        <w:r w:rsidR="00DB17F0" w:rsidRPr="00FB1385">
          <w:rPr>
            <w:rStyle w:val="af2"/>
            <w:sz w:val="24"/>
            <w:szCs w:val="24"/>
          </w:rPr>
          <w:commentReference w:id="426"/>
        </w:r>
      </w:ins>
      <w:r w:rsidR="00FB1385" w:rsidRPr="00FB1385">
        <w:t>We 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rsidP="00705772">
      <w:pPr>
        <w:pStyle w:val="2"/>
        <w:spacing w:line="360" w:lineRule="auto"/>
      </w:pPr>
      <w:bookmarkStart w:id="428" w:name="policy-implications"/>
      <w:bookmarkEnd w:id="411"/>
      <w:r>
        <w:t>6. Policy Implications</w:t>
      </w:r>
    </w:p>
    <w:p w14:paraId="47E75878" w14:textId="1EDF9530"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w:t>
      </w:r>
      <w:r>
        <w:lastRenderedPageBreak/>
        <w:t>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rsidP="00705772">
      <w:pPr>
        <w:pStyle w:val="a0"/>
        <w:spacing w:line="360" w:lineRule="auto"/>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w:t>
      </w:r>
      <w:commentRangeStart w:id="429"/>
      <w:r>
        <w:t>cost-effective</w:t>
      </w:r>
      <w:commentRangeEnd w:id="429"/>
      <w:r w:rsidR="001907E8">
        <w:rPr>
          <w:rStyle w:val="af2"/>
          <w:sz w:val="24"/>
          <w:szCs w:val="24"/>
        </w:rPr>
        <w:commentReference w:id="429"/>
      </w:r>
      <w:r>
        <w:t xml:space="preserve"> strategies to mitigate the downstream burden of fragility fractures.</w:t>
      </w:r>
    </w:p>
    <w:p w14:paraId="391CB151" w14:textId="77777777" w:rsidR="00073AD9" w:rsidRDefault="00000000" w:rsidP="00705772">
      <w:pPr>
        <w:pStyle w:val="2"/>
        <w:spacing w:line="360" w:lineRule="auto"/>
      </w:pPr>
      <w:bookmarkStart w:id="430" w:name="strengths"/>
      <w:bookmarkEnd w:id="428"/>
      <w:r>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431" w:name="limitations"/>
      <w:bookmarkEnd w:id="430"/>
      <w:r>
        <w:lastRenderedPageBreak/>
        <w:t>8. Limitations</w:t>
      </w:r>
    </w:p>
    <w:p w14:paraId="5618FDB2" w14:textId="704EB4EB"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0078DF24" w:rsidR="00073AD9" w:rsidRDefault="00000000" w:rsidP="00705772">
      <w:pPr>
        <w:pStyle w:val="a0"/>
        <w:spacing w:line="360" w:lineRule="auto"/>
      </w:pPr>
      <w:bookmarkStart w:id="432" w:name="_Hlk228469400"/>
      <w:r>
        <w:t xml:space="preserve">Second, </w:t>
      </w:r>
      <w:commentRangeStart w:id="433"/>
      <w:ins w:id="434" w:author="治輝 齋藤" w:date="2026-04-30T18:02:00Z" w16du:dateUtc="2026-04-30T09:02:00Z">
        <w:r w:rsidR="00394F48" w:rsidRPr="00394F48">
          <w:t xml:space="preserve">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w:t>
        </w:r>
      </w:ins>
      <w:commentRangeEnd w:id="433"/>
      <w:ins w:id="435" w:author="治輝 齋藤" w:date="2026-04-30T18:04:00Z" w16du:dateUtc="2026-04-30T09:04:00Z">
        <w:r w:rsidR="00394F48">
          <w:rPr>
            <w:rStyle w:val="af2"/>
            <w:sz w:val="24"/>
            <w:szCs w:val="24"/>
          </w:rPr>
          <w:commentReference w:id="433"/>
        </w:r>
      </w:ins>
      <w:r>
        <w:t xml:space="preserve">the cross-sectional design precludes causal inference. Although reverse causation is unlikely for a fixed environmental exposure such as terrain slope, residual confounding by unmeasured variables cannot be excluded. </w:t>
      </w:r>
      <w:ins w:id="436" w:author="治輝 齋藤" w:date="2026-04-30T18:03:00Z" w16du:dateUtc="2026-04-30T09:03:00Z">
        <w:r w:rsidR="00394F48" w:rsidRPr="00394F48">
          <w:t>Fourth</w:t>
        </w:r>
      </w:ins>
      <w:del w:id="437" w:author="治輝 齋藤" w:date="2026-04-30T18:03:00Z" w16du:dateUtc="2026-04-30T09:03:00Z">
        <w:r w:rsidDel="00394F48">
          <w:delText>Third</w:delText>
        </w:r>
      </w:del>
      <w:r>
        <w:t xml:space="preserve">, important unmeasured confounders—including individual-level socioeconomic status, healthcare access (e.g., prefectural orthopedic surgeon density, distance to emergency hospitals), nutritional status (calcium and vitamin D intake), bone mineral density (BMD), </w:t>
      </w:r>
      <w:commentRangeStart w:id="438"/>
      <w:ins w:id="439" w:author="治輝 齋藤" w:date="2026-04-30T18:09:00Z" w16du:dateUtc="2026-04-30T09:09:00Z">
        <w:r w:rsidR="005168E9" w:rsidRPr="005168E9">
          <w:t xml:space="preserve">climate (snowfall and icing), </w:t>
        </w:r>
        <w:commentRangeEnd w:id="438"/>
        <w:r w:rsidR="005168E9">
          <w:rPr>
            <w:rStyle w:val="af2"/>
            <w:sz w:val="24"/>
            <w:szCs w:val="24"/>
          </w:rPr>
          <w:commentReference w:id="438"/>
        </w:r>
      </w:ins>
      <w:r>
        <w:t>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250A7DB3" w:rsidR="00073AD9" w:rsidRDefault="008227BE" w:rsidP="00705772">
      <w:pPr>
        <w:pStyle w:val="a0"/>
        <w:spacing w:line="360" w:lineRule="auto"/>
      </w:pPr>
      <w:commentRangeStart w:id="440"/>
      <w:ins w:id="441" w:author="治輝 齋藤" w:date="2026-04-30T20:36:00Z" w16du:dateUtc="2026-04-30T11:36:00Z">
        <w:r w:rsidRPr="008227BE">
          <w:rPr>
            <w:lang w:eastAsia="ja-JP"/>
          </w:rPr>
          <w:t>Fifth, age-standardization sensitivity results relied on</w:t>
        </w:r>
      </w:ins>
      <w:ins w:id="442" w:author="治輝 齋藤" w:date="2026-05-20T12:30:00Z" w16du:dateUtc="2026-05-20T03:30:00Z">
        <w:r w:rsidR="00544AE5" w:rsidRPr="00544AE5">
          <w:t xml:space="preserve"> </w:t>
        </w:r>
        <w:r w:rsidR="00544AE5" w:rsidRPr="00544AE5">
          <w:rPr>
            <w:lang w:eastAsia="ja-JP"/>
          </w:rPr>
          <w:t>replacing withheld (disclosure-controlled) cells</w:t>
        </w:r>
      </w:ins>
      <w:ins w:id="443" w:author="治輝 齋藤" w:date="2026-04-30T20:36:00Z" w16du:dateUtc="2026-04-30T11:36:00Z">
        <w:r w:rsidRPr="008227BE">
          <w:rPr>
            <w:lang w:eastAsia="ja-JP"/>
          </w:rPr>
          <w:t xml:space="preserve"> in publicly released age-stratified surgery tables</w:t>
        </w:r>
      </w:ins>
      <w:ins w:id="444" w:author="治輝 齋藤" w:date="2026-05-20T12:30:00Z" w16du:dateUtc="2026-05-20T03:30:00Z">
        <w:r w:rsidR="00544AE5" w:rsidRPr="00544AE5">
          <w:rPr>
            <w:lang w:eastAsia="ja-JP"/>
          </w:rPr>
          <w:t xml:space="preserve"> with prespecified surgery counts (0, 5, or 9)</w:t>
        </w:r>
      </w:ins>
      <w:ins w:id="445" w:author="治輝 齋藤" w:date="2026-04-30T20:36:00Z" w16du:dateUtc="2026-04-30T11:36:00Z">
        <w:r w:rsidRPr="008227BE">
          <w:rPr>
            <w:lang w:eastAsia="ja-JP"/>
          </w:rPr>
          <w:t xml:space="preserve">. </w:t>
        </w:r>
      </w:ins>
      <w:ins w:id="446" w:author="治輝 齋藤" w:date="2026-05-20T12:31:00Z" w16du:dateUtc="2026-05-20T03:31:00Z">
        <w:r w:rsidR="005B1F6E" w:rsidRPr="005B1F6E">
          <w:rPr>
            <w:lang w:eastAsia="ja-JP"/>
          </w:rPr>
          <w:t xml:space="preserve">Although directionality was robust across these scenarios, effect size depended on the replacement assumption, and secondary masking rules </w:t>
        </w:r>
        <w:r w:rsidR="005B1F6E" w:rsidRPr="005B1F6E">
          <w:rPr>
            <w:lang w:eastAsia="ja-JP"/>
          </w:rPr>
          <w:lastRenderedPageBreak/>
          <w:t>imply that some withheld cells may not correspond strictly to the nominal `&lt;10` range</w:t>
        </w:r>
      </w:ins>
      <w:ins w:id="447" w:author="治輝 齋藤" w:date="2026-04-30T20:36:00Z" w16du:dateUtc="2026-04-30T11:36:00Z">
        <w:r w:rsidRPr="008227BE">
          <w:rPr>
            <w:lang w:eastAsia="ja-JP"/>
          </w:rPr>
          <w:t>. Therefore, these SIR/ISR analyses should be interpreted as robustness checks rather than definitive age-standardized estimates.</w:t>
        </w:r>
      </w:ins>
      <w:commentRangeEnd w:id="440"/>
      <w:ins w:id="448" w:author="治輝 齋藤" w:date="2026-04-30T20:37:00Z" w16du:dateUtc="2026-04-30T11:37:00Z">
        <w:r w:rsidRPr="008227BE">
          <w:rPr>
            <w:rStyle w:val="af2"/>
            <w:sz w:val="24"/>
            <w:szCs w:val="24"/>
            <w:lang w:eastAsia="ja-JP"/>
          </w:rPr>
          <w:commentReference w:id="440"/>
        </w:r>
      </w:ins>
      <w:ins w:id="449" w:author="治輝 齋藤" w:date="2026-04-30T20:36:00Z" w16du:dateUtc="2026-04-30T11:36:00Z">
        <w:r w:rsidRPr="008227BE">
          <w:rPr>
            <w:lang w:eastAsia="ja-JP"/>
          </w:rPr>
          <w:t xml:space="preserve"> </w:t>
        </w:r>
        <w:r>
          <w:rPr>
            <w:rFonts w:hint="eastAsia"/>
            <w:lang w:eastAsia="ja-JP"/>
          </w:rPr>
          <w:t>Six</w:t>
        </w:r>
      </w:ins>
      <w:ins w:id="450" w:author="治輝 齋藤" w:date="2026-04-30T18:04:00Z" w16du:dateUtc="2026-04-30T09:04:00Z">
        <w:r w:rsidR="00394F48">
          <w:rPr>
            <w:rFonts w:hint="eastAsia"/>
            <w:lang w:eastAsia="ja-JP"/>
          </w:rPr>
          <w:t>th</w:t>
        </w:r>
      </w:ins>
      <w:del w:id="451" w:author="治輝 齋藤" w:date="2026-04-30T18:04:00Z" w16du:dateUtc="2026-04-30T09:04:00Z">
        <w:r w:rsidDel="00394F48">
          <w:delText>Fourth</w:delText>
        </w:r>
      </w:del>
      <w:r>
        <w:t xml:space="preserve">, the walking speed variable was based on self-reported habitual walking speed in the Specific Health Checkup questionnaire, administered to individuals aged 40–74 years, </w:t>
      </w:r>
      <w:commentRangeStart w:id="452"/>
      <w:ins w:id="453" w:author="治輝 齋藤" w:date="2026-04-30T19:05:00Z" w16du:dateUtc="2026-04-30T10:05:00Z">
        <w:r w:rsidR="00F61CC0">
          <w:rPr>
            <w:rFonts w:hint="eastAsia"/>
            <w:lang w:eastAsia="ja-JP"/>
          </w:rPr>
          <w:t>because</w:t>
        </w:r>
      </w:ins>
      <w:ins w:id="454" w:author="治輝 齋藤" w:date="2026-04-30T19:04:00Z" w16du:dateUtc="2026-04-30T10:04:00Z">
        <w:r w:rsidR="00F61CC0" w:rsidRPr="00F61CC0">
          <w:t xml:space="preserve"> publicly available prefecture-level data were limited to individuals aged 40–74 years in the current NDB Open Data</w:t>
        </w:r>
        <w:r w:rsidR="00F61CC0">
          <w:rPr>
            <w:rFonts w:hint="eastAsia"/>
            <w:lang w:eastAsia="ja-JP"/>
          </w:rPr>
          <w:t>.</w:t>
        </w:r>
      </w:ins>
      <w:ins w:id="455" w:author="治輝 齋藤" w:date="2026-04-30T18:45:00Z" w16du:dateUtc="2026-04-30T09:45:00Z">
        <w:r w:rsidR="00DB17F0" w:rsidRPr="00DB17F0">
          <w:t xml:space="preserve"> This variable </w:t>
        </w:r>
      </w:ins>
      <w:del w:id="456" w:author="治輝 齋藤" w:date="2026-04-30T18:45:00Z" w16du:dateUtc="2026-04-30T09:45:00Z">
        <w:r w:rsidDel="00DB17F0">
          <w:delText>which</w:delText>
        </w:r>
      </w:del>
      <w:commentRangeEnd w:id="452"/>
      <w:r w:rsidR="00DB17F0">
        <w:rPr>
          <w:rStyle w:val="af2"/>
          <w:sz w:val="24"/>
          <w:szCs w:val="24"/>
        </w:rPr>
        <w:commentReference w:id="452"/>
      </w:r>
      <w:r>
        <w:t xml:space="preserve"> may not accurately represent the functional capacity of the oldest-old (≥75 years) at highest fracture risk</w:t>
      </w:r>
      <w:ins w:id="457" w:author="治輝 齋藤" w:date="2026-04-30T18:45:00Z" w16du:dateUtc="2026-04-30T09:45:00Z">
        <w:r w:rsidR="00DB17F0" w:rsidRPr="00DB17F0">
          <w:t>, and its direct relevance to hip fracture occurrence is likely limited at this ecological resolution</w:t>
        </w:r>
      </w:ins>
      <w:ins w:id="458" w:author="治輝 齋藤" w:date="2026-05-19T12:38:00Z" w16du:dateUtc="2026-05-19T03:38:00Z">
        <w:r w:rsidR="00F645DD">
          <w:rPr>
            <w:rFonts w:hint="eastAsia"/>
            <w:lang w:eastAsia="ja-JP"/>
          </w:rPr>
          <w:t xml:space="preserve">. </w:t>
        </w:r>
        <w:commentRangeStart w:id="459"/>
        <w:r w:rsidR="00F645DD" w:rsidRPr="00AF5DD0">
          <w:t>Moreover, this self-reported fast-walking indicator primarily reflects perceived walking capacity rather than actual walking volume or direct slope-specific exposure in daily life</w:t>
        </w:r>
        <w:commentRangeEnd w:id="459"/>
        <w:r w:rsidR="00F645DD">
          <w:rPr>
            <w:rStyle w:val="af2"/>
          </w:rPr>
          <w:commentReference w:id="459"/>
        </w:r>
      </w:ins>
      <w:r>
        <w:t xml:space="preserve">. This self-reported measure may be subject to non-differential measurement error, biasing our estimates toward the null. </w:t>
      </w:r>
      <w:ins w:id="460" w:author="治輝 齋藤" w:date="2026-04-30T18:04:00Z" w16du:dateUtc="2026-04-30T09:04:00Z">
        <w:r w:rsidR="00394F48">
          <w:rPr>
            <w:rFonts w:hint="eastAsia"/>
            <w:lang w:eastAsia="ja-JP"/>
          </w:rPr>
          <w:t>S</w:t>
        </w:r>
      </w:ins>
      <w:ins w:id="461" w:author="治輝 齋藤" w:date="2026-04-30T20:36:00Z" w16du:dateUtc="2026-04-30T11:36:00Z">
        <w:r>
          <w:rPr>
            <w:rFonts w:hint="eastAsia"/>
            <w:lang w:eastAsia="ja-JP"/>
          </w:rPr>
          <w:t>even</w:t>
        </w:r>
      </w:ins>
      <w:ins w:id="462" w:author="治輝 齋藤" w:date="2026-04-30T18:04:00Z" w16du:dateUtc="2026-04-30T09:04:00Z">
        <w:r w:rsidR="00394F48">
          <w:rPr>
            <w:rFonts w:hint="eastAsia"/>
            <w:lang w:eastAsia="ja-JP"/>
          </w:rPr>
          <w:t>th</w:t>
        </w:r>
      </w:ins>
      <w:del w:id="463" w:author="治輝 齋藤" w:date="2026-04-30T18:04:00Z" w16du:dateUtc="2026-04-30T09:04:00Z">
        <w:r w:rsidDel="00394F48">
          <w:delText>Fifth</w:delText>
        </w:r>
      </w:del>
      <w: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0BDD9B7A" w:rsidR="007D54A5" w:rsidRDefault="008227BE" w:rsidP="00705772">
      <w:pPr>
        <w:pStyle w:val="a0"/>
        <w:spacing w:line="360" w:lineRule="auto"/>
      </w:pPr>
      <w:ins w:id="464" w:author="治輝 齋藤" w:date="2026-04-30T20:36:00Z" w16du:dateUtc="2026-04-30T11:36:00Z">
        <w:r>
          <w:rPr>
            <w:rFonts w:hint="eastAsia"/>
            <w:lang w:eastAsia="ja-JP"/>
          </w:rPr>
          <w:t>Eigh</w:t>
        </w:r>
      </w:ins>
      <w:ins w:id="465" w:author="治輝 齋藤" w:date="2026-04-30T18:04:00Z" w16du:dateUtc="2026-04-30T09:04:00Z">
        <w:r w:rsidR="00394F48">
          <w:rPr>
            <w:rFonts w:hint="eastAsia"/>
            <w:lang w:eastAsia="ja-JP"/>
          </w:rPr>
          <w:t>th</w:t>
        </w:r>
      </w:ins>
      <w:del w:id="466" w:author="治輝 齋藤" w:date="2026-04-30T18:04:00Z" w16du:dateUtc="2026-04-30T09:04:00Z">
        <w:r w:rsidR="00FB1385" w:rsidRPr="00FB1385" w:rsidDel="00394F48">
          <w:delText>Sixth</w:delText>
        </w:r>
      </w:del>
      <w:r w:rsidR="00FB1385" w:rsidRPr="00FB1385">
        <w: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ins w:id="467" w:author="治輝 齋藤" w:date="2026-04-30T20:36:00Z" w16du:dateUtc="2026-04-30T11:36:00Z">
        <w:r>
          <w:rPr>
            <w:rFonts w:hint="eastAsia"/>
            <w:lang w:eastAsia="ja-JP"/>
          </w:rPr>
          <w:t>Nin</w:t>
        </w:r>
      </w:ins>
      <w:ins w:id="468" w:author="治輝 齋藤" w:date="2026-04-30T18:04:00Z" w16du:dateUtc="2026-04-30T09:04:00Z">
        <w:r w:rsidR="00394F48">
          <w:rPr>
            <w:rFonts w:hint="eastAsia"/>
            <w:lang w:eastAsia="ja-JP"/>
          </w:rPr>
          <w:t>th</w:t>
        </w:r>
      </w:ins>
      <w:del w:id="469" w:author="治輝 齋藤" w:date="2026-04-30T18:04:00Z" w16du:dateUtc="2026-04-30T09:04:00Z">
        <w:r w:rsidR="00086EBA" w:rsidDel="00394F48">
          <w:rPr>
            <w:rFonts w:hint="eastAsia"/>
            <w:lang w:eastAsia="ja-JP"/>
          </w:rPr>
          <w:delText>Finally</w:delText>
        </w:r>
      </w:del>
      <w:r w:rsidR="00086EBA">
        <w:rPr>
          <w:rFonts w:hint="eastAsia"/>
          <w:lang w:eastAsia="ja-JP"/>
        </w:rPr>
        <w:t xml:space="preserve">, </w:t>
      </w:r>
      <w:r w:rsidR="007D54A5" w:rsidRPr="007D54A5">
        <w:t xml:space="preserve"> sex- and gender-stratified outcome tables were not available in the prefecture-level NDB Open Data extracts used here; findings therefore describe aggregate populations and should be interpreted with this limitation in mind.</w:t>
      </w:r>
    </w:p>
    <w:bookmarkEnd w:id="432"/>
    <w:p w14:paraId="20066C4C" w14:textId="77777777" w:rsidR="00073AD9" w:rsidRDefault="00000000" w:rsidP="00705772">
      <w:pPr>
        <w:spacing w:line="360" w:lineRule="auto"/>
      </w:pPr>
      <w:r>
        <w:lastRenderedPageBreak/>
        <w:pict w14:anchorId="560E82C4">
          <v:rect id="_x0000_i1032" style="width:0;height:1.5pt" o:hralign="center" o:hrstd="t" o:hr="t"/>
        </w:pict>
      </w:r>
    </w:p>
    <w:p w14:paraId="31756A9D" w14:textId="77777777" w:rsidR="00073AD9" w:rsidRDefault="00000000" w:rsidP="00705772">
      <w:pPr>
        <w:pStyle w:val="1"/>
        <w:spacing w:line="360" w:lineRule="auto"/>
      </w:pPr>
      <w:bookmarkStart w:id="470" w:name="conclusions-1"/>
      <w:bookmarkEnd w:id="322"/>
      <w:bookmarkEnd w:id="431"/>
      <w:r>
        <w:t>Conclusions</w:t>
      </w:r>
    </w:p>
    <w:p w14:paraId="54933310" w14:textId="5A3B8CB7" w:rsidR="00073AD9" w:rsidRDefault="00FB1385" w:rsidP="00705772">
      <w:pPr>
        <w:pStyle w:val="a0"/>
        <w:spacing w:line="360" w:lineRule="auto"/>
      </w:pPr>
      <w:r w:rsidRPr="00FB1385">
        <w:t>Under primary ordinary least squares estimation, prefectural terrain</w:t>
      </w:r>
      <w:r>
        <w:t xml:space="preserve"> slope </w:t>
      </w:r>
      <w:commentRangeStart w:id="471"/>
      <w:ins w:id="472" w:author="治輝 齋藤" w:date="2026-04-30T19:20:00Z" w16du:dateUtc="2026-04-30T10:20:00Z">
        <w:r w:rsidR="00896745">
          <w:rPr>
            <w:rFonts w:hint="eastAsia"/>
            <w:lang w:eastAsia="ja-JP"/>
          </w:rPr>
          <w:t>was</w:t>
        </w:r>
      </w:ins>
      <w:del w:id="473" w:author="治輝 齋藤" w:date="2026-04-30T19:20:00Z" w16du:dateUtc="2026-04-30T10:20:00Z">
        <w:r w:rsidR="00031BB0" w:rsidRPr="00031BB0" w:rsidDel="00896745">
          <w:delText>remained</w:delText>
        </w:r>
      </w:del>
      <w:commentRangeEnd w:id="471"/>
      <w:r w:rsidR="00896745" w:rsidRPr="00031BB0">
        <w:rPr>
          <w:rStyle w:val="af2"/>
          <w:sz w:val="24"/>
          <w:szCs w:val="24"/>
        </w:rPr>
        <w:commentReference w:id="471"/>
      </w:r>
      <w:r w:rsidR="00031BB0" w:rsidRPr="00031BB0">
        <w:t xml:space="preserve"> positively</w:t>
      </w:r>
      <w:r>
        <w:t xml:space="preserve"> associated with hip fracture surgery rates after adjustment for </w:t>
      </w:r>
      <w:ins w:id="474" w:author="治輝 齋藤" w:date="2026-05-19T23:38:00Z" w16du:dateUtc="2026-05-19T14:38:00Z">
        <w:r w:rsidR="00EA5B09" w:rsidRPr="00EA5B09">
          <w:t>proportion aged ≥65 years</w:t>
        </w:r>
      </w:ins>
      <w:del w:id="475" w:author="治輝 齋藤" w:date="2026-05-19T23:38:00Z" w16du:dateUtc="2026-05-19T14:38:00Z">
        <w:r w:rsidDel="00EA5B09">
          <w:delText>aging rate</w:delText>
        </w:r>
      </w:del>
      <w:r>
        <w:t>, walking speed, and population density</w:t>
      </w:r>
      <w:r w:rsidR="00031BB0" w:rsidRPr="00031BB0">
        <w:t xml:space="preserve"> (β ≈ 3.5 additional surgeries per 100,000 per</w:t>
      </w:r>
      <w:r>
        <w:t xml:space="preserve"> one-degree increase</w:t>
      </w:r>
      <w:r w:rsidR="00031BB0" w:rsidRPr="00031BB0">
        <w:t>; conventional *p* = 0.043)</w:t>
      </w:r>
      <w:ins w:id="476" w:author="治輝 齋藤" w:date="2026-05-19T12:38:00Z" w16du:dateUtc="2026-05-19T03:38:00Z">
        <w:r w:rsidR="00F645DD" w:rsidRPr="00F25F6D">
          <w:t>, whereas heteroskedasticity-robust and bootstrap uncertainty quantification yielded borderline support compatible with no association at α = 0.05</w:t>
        </w:r>
      </w:ins>
      <w:r w:rsidR="00031BB0">
        <w:rPr>
          <w:rFonts w:hint="eastAsia"/>
          <w:lang w:eastAsia="ja-JP"/>
        </w:rPr>
        <w:t>.</w:t>
      </w:r>
      <w:r>
        <w:t xml:space="preserve"> </w:t>
      </w:r>
      <w:commentRangeStart w:id="477"/>
      <w:ins w:id="478" w:author="治輝 齋藤" w:date="2026-05-19T12:39:00Z" w16du:dateUtc="2026-05-19T03:39:00Z">
        <w:r w:rsidR="00F645DD" w:rsidRPr="00F25F6D">
          <w:t>Given the limited ecological sample size (N = 47), these findings should be interpreted as suggestive rather than confirmatory.</w:t>
        </w:r>
        <w:r w:rsidR="00F645DD">
          <w:rPr>
            <w:rFonts w:hint="eastAsia"/>
            <w:lang w:eastAsia="ja-JP"/>
          </w:rPr>
          <w:t xml:space="preserve"> </w:t>
        </w:r>
        <w:commentRangeEnd w:id="477"/>
        <w:r w:rsidR="00F645DD">
          <w:rPr>
            <w:rStyle w:val="af2"/>
          </w:rPr>
          <w:commentReference w:id="477"/>
        </w:r>
      </w:ins>
      <w:r>
        <w:t xml:space="preserve">The </w:t>
      </w:r>
      <w:r w:rsidR="00031BB0" w:rsidRPr="00031BB0">
        <w:t>adjusted signal</w:t>
      </w:r>
      <w:r>
        <w:t xml:space="preserve"> was specific to hip fractures, with no significant relationship observed for humerus or forearm fractures</w:t>
      </w:r>
      <w:ins w:id="479" w:author="治輝 齋藤" w:date="2026-05-19T12:39:00Z" w16du:dateUtc="2026-05-19T03:39:00Z">
        <w:r w:rsidR="00F645DD" w:rsidRPr="00EF13C4">
          <w:t>, consistent with biomechanical hypotheses emphasizing lateral falls and trochanteric loading on sloped terrain</w:t>
        </w:r>
      </w:ins>
      <w:r>
        <w:t>.</w:t>
      </w:r>
      <w:r w:rsidR="00086EBA">
        <w:rPr>
          <w:rFonts w:hint="eastAsia"/>
          <w:lang w:eastAsia="ja-JP"/>
        </w:rPr>
        <w:t xml:space="preserve"> </w:t>
      </w: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5DEB840" w:rsidR="008D01AA" w:rsidRPr="008D01AA" w:rsidRDefault="007D54A5" w:rsidP="00705772">
      <w:pPr>
        <w:spacing w:before="180" w:after="180" w:line="360" w:lineRule="auto"/>
      </w:pPr>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w:t>
      </w:r>
      <w:r w:rsidRPr="007D54A5">
        <w:lastRenderedPageBreak/>
        <w:t xml:space="preserve">reproduced from those public sources using the procedures described. We encourage deposition of analysis code and derived prefecture-level tables in a public repository (e.g., </w:t>
      </w:r>
      <w:proofErr w:type="spellStart"/>
      <w:r w:rsidRPr="007D54A5">
        <w:t>Zenodo</w:t>
      </w:r>
      <w:proofErr w:type="spellEnd"/>
      <w:r w:rsidRPr="007D54A5">
        <w:t xml:space="preserve">) with a DOI and citation in this article, in line with the 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r w:rsidR="008D01AA" w:rsidRPr="008D01AA">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480" w:name="references"/>
      <w:bookmarkEnd w:id="470"/>
      <w:r>
        <w:lastRenderedPageBreak/>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lastRenderedPageBreak/>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w:t>
      </w:r>
      <w:r>
        <w:lastRenderedPageBreak/>
        <w:t xml:space="preserve">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lastRenderedPageBreak/>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lastRenderedPageBreak/>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lastRenderedPageBreak/>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481" w:name="tables-and-figures"/>
      <w:bookmarkEnd w:id="480"/>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482"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3EA803A5" w:rsidR="00C6603A" w:rsidRPr="00C6603A" w:rsidRDefault="00EA5B09">
            <w:pPr>
              <w:pStyle w:val="Compact"/>
              <w:rPr>
                <w:sz w:val="18"/>
                <w:szCs w:val="18"/>
              </w:rPr>
            </w:pPr>
            <w:ins w:id="483" w:author="治輝 齋藤" w:date="2026-05-19T23:39:00Z" w16du:dateUtc="2026-05-19T14:39:00Z">
              <w:r w:rsidRPr="00EA5B09">
                <w:rPr>
                  <w:sz w:val="18"/>
                  <w:szCs w:val="18"/>
                </w:rPr>
                <w:lastRenderedPageBreak/>
                <w:t xml:space="preserve">Proportion aged </w:t>
              </w:r>
            </w:ins>
            <w:del w:id="484" w:author="治輝 齋藤" w:date="2026-05-19T23:39:00Z" w16du:dateUtc="2026-05-19T14:39:00Z">
              <w:r w:rsidR="00C6603A" w:rsidRPr="00C6603A" w:rsidDel="00EA5B09">
                <w:rPr>
                  <w:sz w:val="18"/>
                  <w:szCs w:val="18"/>
                </w:rPr>
                <w:delText>Aging rate (</w:delText>
              </w:r>
            </w:del>
            <w:r w:rsidR="00C6603A" w:rsidRPr="00C6603A">
              <w:rPr>
                <w:sz w:val="18"/>
                <w:szCs w:val="18"/>
              </w:rPr>
              <w:t>≥65 years</w:t>
            </w:r>
            <w:del w:id="485" w:author="治輝 齋藤" w:date="2026-05-19T23:39:00Z" w16du:dateUtc="2026-05-19T14:39:00Z">
              <w:r w:rsidR="00C6603A" w:rsidRPr="00C6603A" w:rsidDel="00EA5B09">
                <w:rPr>
                  <w:sz w:val="18"/>
                  <w:szCs w:val="18"/>
                </w:rPr>
                <w:delText>)</w:delText>
              </w:r>
            </w:del>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3798D03A" w:rsidR="00C6603A" w:rsidRPr="00C6603A" w:rsidRDefault="00EA5B09">
            <w:pPr>
              <w:pStyle w:val="Compact"/>
              <w:rPr>
                <w:sz w:val="18"/>
                <w:szCs w:val="18"/>
              </w:rPr>
            </w:pPr>
            <w:ins w:id="486" w:author="治輝 齋藤" w:date="2026-05-19T23:40:00Z" w16du:dateUtc="2026-05-19T14:40:00Z">
              <w:r w:rsidRPr="00EA5B09">
                <w:rPr>
                  <w:sz w:val="18"/>
                  <w:szCs w:val="18"/>
                </w:rPr>
                <w:t>Proportion with fast habitual walking</w:t>
              </w:r>
            </w:ins>
            <w:del w:id="487" w:author="治輝 齋藤" w:date="2026-05-19T23:40:00Z" w16du:dateUtc="2026-05-19T14:40:00Z">
              <w:r w:rsidR="00C6603A" w:rsidRPr="00C6603A" w:rsidDel="00EA5B09">
                <w:rPr>
                  <w:sz w:val="18"/>
                  <w:szCs w:val="18"/>
                </w:rPr>
                <w:delText>Fast walking rate</w:delText>
              </w:r>
            </w:del>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4E58E6D0" w:rsidR="00C6603A" w:rsidRDefault="00C6603A">
      <w:r w:rsidRPr="00C6603A">
        <w:rPr>
          <w:b/>
          <w:bCs/>
        </w:rPr>
        <w:t>Note.</w:t>
      </w:r>
      <w:r w:rsidRPr="00C6603A">
        <w:t xml:space="preserve"> </w:t>
      </w:r>
      <w:r w:rsidR="00031BB0" w:rsidRPr="00031BB0">
        <w:t>Q1 and Q3 denote 25th and 75th percentiles (prefecture-level observations). Exploratory Shapiro–Wilk tests rejected normality for fast</w:t>
      </w:r>
      <w:ins w:id="488" w:author="治輝 齋藤" w:date="2026-05-19T23:40:00Z" w16du:dateUtc="2026-05-19T14:40:00Z">
        <w:r w:rsidR="00EA5B09">
          <w:rPr>
            <w:rFonts w:hint="eastAsia"/>
            <w:lang w:eastAsia="ja-JP"/>
          </w:rPr>
          <w:t>-</w:t>
        </w:r>
      </w:ins>
      <w:del w:id="489" w:author="治輝 齋藤" w:date="2026-05-19T23:40:00Z" w16du:dateUtc="2026-05-19T14:40:00Z">
        <w:r w:rsidR="00031BB0" w:rsidRPr="00031BB0" w:rsidDel="00EA5B09">
          <w:delText xml:space="preserve"> </w:delText>
        </w:r>
      </w:del>
      <w:r w:rsidR="00031BB0" w:rsidRPr="00031BB0">
        <w:t xml:space="preserve">walking </w:t>
      </w:r>
      <w:ins w:id="490" w:author="治輝 齋藤" w:date="2026-05-19T23:40:00Z" w16du:dateUtc="2026-05-19T14:40:00Z">
        <w:r w:rsidR="00EA5B09" w:rsidRPr="00EA5B09">
          <w:t>proportion</w:t>
        </w:r>
      </w:ins>
      <w:del w:id="491" w:author="治輝 齋藤" w:date="2026-05-19T23:40:00Z" w16du:dateUtc="2026-05-19T14:40:00Z">
        <w:r w:rsidR="00031BB0" w:rsidRPr="00031BB0" w:rsidDel="00EA5B09">
          <w:delText>rate</w:delText>
        </w:r>
      </w:del>
      <w:r w:rsidR="00031BB0" w:rsidRPr="00031BB0">
        <w:t xml:space="preserve"> and population density (both </w:t>
      </w:r>
      <w:r w:rsidR="00031BB0" w:rsidRPr="00031BB0">
        <w:rPr>
          <w:i/>
          <w:iCs/>
        </w:rPr>
        <w:t>p</w:t>
      </w:r>
      <w:r w:rsidR="00031BB0" w:rsidRPr="00031BB0">
        <w:t xml:space="preserve"> &lt; 0.001); other listed variables were not rejected at α = 0.05 (</w:t>
      </w:r>
      <w:ins w:id="492" w:author="治輝 齋藤" w:date="2026-05-19T23:40:00Z" w16du:dateUtc="2026-05-19T14:40:00Z">
        <w:r w:rsidR="00EA5B09" w:rsidRPr="00EA5B09">
          <w:t>proportion aged ≥65 years</w:t>
        </w:r>
      </w:ins>
      <w:del w:id="493" w:author="治輝 齋藤" w:date="2026-05-19T23:40:00Z" w16du:dateUtc="2026-05-19T14:40:00Z">
        <w:r w:rsidR="00031BB0" w:rsidRPr="00031BB0" w:rsidDel="00EA5B09">
          <w:delText>aging rate</w:delText>
        </w:r>
      </w:del>
      <w:r w:rsidR="00031BB0" w:rsidRPr="00031BB0">
        <w:t xml:space="preserv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494" w:name="Xc4d8efe96bb5dc084b3a6055df59151a4b74ad0"/>
      <w:bookmarkEnd w:id="482"/>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429B8A12" w:rsidR="00073AD9" w:rsidRDefault="00284F51">
            <w:pPr>
              <w:pStyle w:val="Compact"/>
              <w:jc w:val="right"/>
            </w:pPr>
            <w:ins w:id="495" w:author="治輝 齋藤" w:date="2026-05-19T23:41:00Z" w16du:dateUtc="2026-05-19T14:41:00Z">
              <w:r w:rsidRPr="00284F51">
                <w:t>Proportion aged ≥65 years</w:t>
              </w:r>
            </w:ins>
            <w:del w:id="496" w:author="治輝 齋藤" w:date="2026-05-19T23:41:00Z" w16du:dateUtc="2026-05-19T14:41:00Z">
              <w:r w:rsidDel="00284F51">
                <w:delText>Aging Rate</w:delText>
              </w:r>
            </w:del>
          </w:p>
        </w:tc>
        <w:tc>
          <w:tcPr>
            <w:tcW w:w="856" w:type="dxa"/>
          </w:tcPr>
          <w:p w14:paraId="639F3EEA" w14:textId="498D0955" w:rsidR="00073AD9" w:rsidRDefault="00000000">
            <w:pPr>
              <w:pStyle w:val="Compact"/>
              <w:jc w:val="right"/>
            </w:pPr>
            <w:r>
              <w:t>Fast</w:t>
            </w:r>
            <w:ins w:id="497" w:author="治輝 齋藤" w:date="2026-05-19T23:41:00Z" w16du:dateUtc="2026-05-19T14:41:00Z">
              <w:r w:rsidR="00284F51">
                <w:t xml:space="preserve"> </w:t>
              </w:r>
              <w:r w:rsidR="00284F51" w:rsidRPr="00284F51">
                <w:t>-walking proportion</w:t>
              </w:r>
            </w:ins>
            <w:del w:id="498" w:author="治輝 齋藤" w:date="2026-05-19T23:41:00Z" w16du:dateUtc="2026-05-19T14:41:00Z">
              <w:r w:rsidDel="00284F51">
                <w:delText xml:space="preserve"> Walking Rate</w:delText>
              </w:r>
            </w:del>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21D248B9" w:rsidR="00073AD9" w:rsidRDefault="00284F51">
            <w:pPr>
              <w:pStyle w:val="Compact"/>
            </w:pPr>
            <w:ins w:id="499" w:author="治輝 齋藤" w:date="2026-05-19T23:41:00Z" w16du:dateUtc="2026-05-19T14:41:00Z">
              <w:r w:rsidRPr="00284F51">
                <w:t>Proportion aged ≥65 years</w:t>
              </w:r>
            </w:ins>
            <w:del w:id="500" w:author="治輝 齋藤" w:date="2026-05-19T23:41:00Z" w16du:dateUtc="2026-05-19T14:41:00Z">
              <w:r w:rsidDel="00284F51">
                <w:delText>Aging Rate</w:delText>
              </w:r>
            </w:del>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539BE321" w:rsidR="00073AD9" w:rsidRDefault="00000000">
            <w:pPr>
              <w:pStyle w:val="Compact"/>
            </w:pPr>
            <w:r>
              <w:t>Fast</w:t>
            </w:r>
            <w:ins w:id="501" w:author="治輝 齋藤" w:date="2026-05-19T23:41:00Z" w16du:dateUtc="2026-05-19T14:41:00Z">
              <w:r w:rsidR="00284F51">
                <w:t xml:space="preserve"> </w:t>
              </w:r>
              <w:r w:rsidR="00284F51" w:rsidRPr="00284F51">
                <w:t>-walking proportion</w:t>
              </w:r>
            </w:ins>
            <w:del w:id="502" w:author="治輝 齋藤" w:date="2026-05-19T23:41:00Z" w16du:dateUtc="2026-05-19T14:41:00Z">
              <w:r w:rsidDel="00284F51">
                <w:delText xml:space="preserve"> Walking Rate</w:delText>
              </w:r>
            </w:del>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lastRenderedPageBreak/>
              <w:t>Pop</w:t>
            </w:r>
            <w:r w:rsidR="00086EBA">
              <w:rPr>
                <w:rFonts w:hint="eastAsia"/>
                <w:lang w:eastAsia="ja-JP"/>
              </w:rPr>
              <w:t>ulation</w:t>
            </w:r>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503" w:name="X6fac7f2e493ef5b618f5ac39729b4328cfa1bc7"/>
      <w:bookmarkEnd w:id="494"/>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20FC158B" w:rsidR="00073AD9" w:rsidRDefault="00284F51">
            <w:pPr>
              <w:pStyle w:val="Compact"/>
            </w:pPr>
            <w:ins w:id="504" w:author="治輝 齋藤" w:date="2026-05-19T23:42:00Z" w16du:dateUtc="2026-05-19T14:42:00Z">
              <w:r w:rsidRPr="00284F51">
                <w:t>Proportion aged ≥65 years</w:t>
              </w:r>
            </w:ins>
            <w:del w:id="505" w:author="治輝 齋藤" w:date="2026-05-19T23:42:00Z" w16du:dateUtc="2026-05-19T14:42:00Z">
              <w:r w:rsidDel="00284F51">
                <w:delText>Aging rate</w:delText>
              </w:r>
            </w:del>
            <w:r>
              <w:t xml:space="preserv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0EA8C758" w:rsidR="00073AD9" w:rsidRDefault="00000000">
            <w:pPr>
              <w:pStyle w:val="Compact"/>
            </w:pPr>
            <w:r>
              <w:t>Fast</w:t>
            </w:r>
            <w:ins w:id="506" w:author="治輝 齋藤" w:date="2026-05-19T23:42:00Z" w16du:dateUtc="2026-05-19T14:42:00Z">
              <w:r w:rsidR="00284F51">
                <w:rPr>
                  <w:rFonts w:hint="eastAsia"/>
                  <w:lang w:eastAsia="ja-JP"/>
                </w:rPr>
                <w:t>-</w:t>
              </w:r>
            </w:ins>
            <w:del w:id="507" w:author="治輝 齋藤" w:date="2026-05-19T23:42:00Z" w16du:dateUtc="2026-05-19T14:42:00Z">
              <w:r w:rsidDel="00284F51">
                <w:delText xml:space="preserve"> </w:delText>
              </w:r>
            </w:del>
            <w:r>
              <w:t xml:space="preserve">walking </w:t>
            </w:r>
            <w:ins w:id="508" w:author="治輝 齋藤" w:date="2026-05-19T23:42:00Z" w16du:dateUtc="2026-05-19T14:42:00Z">
              <w:r w:rsidR="00284F51" w:rsidRPr="00284F51">
                <w:t>proportion</w:t>
              </w:r>
            </w:ins>
            <w:del w:id="509" w:author="治輝 齋藤" w:date="2026-05-19T23:42:00Z" w16du:dateUtc="2026-05-19T14:42:00Z">
              <w:r w:rsidDel="00284F51">
                <w:delText>rate</w:delText>
              </w:r>
            </w:del>
            <w:r>
              <w:t xml:space="preserv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34A75FF3" w:rsidR="00073AD9" w:rsidRDefault="00000000">
      <w:pPr>
        <w:pStyle w:val="a0"/>
      </w:pPr>
      <w:r>
        <w:t xml:space="preserve">Model 1: simple linear regression of hip fracture rate on terrain slope alone. Model 2: multivariable linear regression adjusting for </w:t>
      </w:r>
      <w:ins w:id="510" w:author="治輝 齋藤" w:date="2026-05-19T23:42:00Z" w16du:dateUtc="2026-05-19T14:42:00Z">
        <w:r w:rsidR="00284F51" w:rsidRPr="00284F51">
          <w:t>proportion aged ≥65 years</w:t>
        </w:r>
      </w:ins>
      <w:del w:id="511" w:author="治輝 齋藤" w:date="2026-05-19T23:42:00Z" w16du:dateUtc="2026-05-19T14:42:00Z">
        <w:r w:rsidDel="00284F51">
          <w:delText>aging rate</w:delText>
        </w:r>
      </w:del>
      <w:r>
        <w:t>, fast</w:t>
      </w:r>
      <w:ins w:id="512" w:author="治輝 齋藤" w:date="2026-05-19T23:42:00Z" w16du:dateUtc="2026-05-19T14:42:00Z">
        <w:r w:rsidR="00284F51">
          <w:rPr>
            <w:rFonts w:hint="eastAsia"/>
            <w:lang w:eastAsia="ja-JP"/>
          </w:rPr>
          <w:t>-</w:t>
        </w:r>
      </w:ins>
      <w:del w:id="513" w:author="治輝 齋藤" w:date="2026-05-19T23:42:00Z" w16du:dateUtc="2026-05-19T14:42:00Z">
        <w:r w:rsidDel="00284F51">
          <w:delText xml:space="preserve"> </w:delText>
        </w:r>
      </w:del>
      <w:r>
        <w:t xml:space="preserve">walking </w:t>
      </w:r>
      <w:ins w:id="514" w:author="治輝 齋藤" w:date="2026-05-19T23:42:00Z" w16du:dateUtc="2026-05-19T14:42:00Z">
        <w:r w:rsidR="00284F51" w:rsidRPr="00284F51">
          <w:t>proportion</w:t>
        </w:r>
      </w:ins>
      <w:del w:id="515" w:author="治輝 齋藤" w:date="2026-05-19T23:42:00Z" w16du:dateUtc="2026-05-19T14:42:00Z">
        <w:r w:rsidDel="00284F51">
          <w:delText>rate</w:delText>
        </w:r>
      </w:del>
      <w:r>
        <w:t xml:space="preserv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516" w:name="Xdeb87af7aa3e82ca70e47e493f4f841d319d1c1"/>
      <w:bookmarkEnd w:id="503"/>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34886599" w:rsidR="00073AD9" w:rsidRDefault="00284F51">
            <w:pPr>
              <w:pStyle w:val="Compact"/>
              <w:jc w:val="right"/>
            </w:pPr>
            <w:ins w:id="517" w:author="治輝 齋藤" w:date="2026-05-19T23:43:00Z" w16du:dateUtc="2026-05-19T14:43:00Z">
              <w:r w:rsidRPr="00284F51">
                <w:rPr>
                  <w:b/>
                  <w:bCs/>
                </w:rPr>
                <w:t>Proportion aged ≥65 years</w:t>
              </w:r>
            </w:ins>
            <w:del w:id="518" w:author="治輝 齋藤" w:date="2026-05-19T23:43:00Z" w16du:dateUtc="2026-05-19T14:43:00Z">
              <w:r w:rsidDel="00284F51">
                <w:rPr>
                  <w:b/>
                  <w:bCs/>
                </w:rPr>
                <w:delText>Aging rate</w:delText>
              </w:r>
            </w:del>
            <w:r>
              <w:rPr>
                <w:b/>
                <w:bCs/>
              </w:rPr>
              <w:t xml:space="preserv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59D4705D" w:rsidR="00073AD9" w:rsidRDefault="00000000">
      <w:pPr>
        <w:pStyle w:val="a0"/>
      </w:pPr>
      <w:r>
        <w:t xml:space="preserve">All models adjusted for </w:t>
      </w:r>
      <w:ins w:id="519" w:author="治輝 齋藤" w:date="2026-05-19T23:43:00Z" w16du:dateUtc="2026-05-19T14:43:00Z">
        <w:r w:rsidR="00284F51" w:rsidRPr="00284F51">
          <w:t>proportion aged ≥65 years</w:t>
        </w:r>
      </w:ins>
      <w:del w:id="520" w:author="治輝 齋藤" w:date="2026-05-19T23:43:00Z" w16du:dateUtc="2026-05-19T14:43:00Z">
        <w:r w:rsidDel="00284F51">
          <w:delText>aging rate</w:delText>
        </w:r>
      </w:del>
      <w:r>
        <w:t>, fast</w:t>
      </w:r>
      <w:ins w:id="521" w:author="治輝 齋藤" w:date="2026-05-19T23:43:00Z" w16du:dateUtc="2026-05-19T14:43:00Z">
        <w:r w:rsidR="00284F51">
          <w:rPr>
            <w:rFonts w:hint="eastAsia"/>
            <w:lang w:eastAsia="ja-JP"/>
          </w:rPr>
          <w:t>-</w:t>
        </w:r>
      </w:ins>
      <w:del w:id="522" w:author="治輝 齋藤" w:date="2026-05-19T23:43:00Z" w16du:dateUtc="2026-05-19T14:43:00Z">
        <w:r w:rsidDel="00284F51">
          <w:delText xml:space="preserve"> </w:delText>
        </w:r>
      </w:del>
      <w:r>
        <w:t xml:space="preserve">walking </w:t>
      </w:r>
      <w:ins w:id="523" w:author="治輝 齋藤" w:date="2026-05-19T23:43:00Z" w16du:dateUtc="2026-05-19T14:43:00Z">
        <w:r w:rsidR="00284F51" w:rsidRPr="00284F51">
          <w:t>proportion</w:t>
        </w:r>
      </w:ins>
      <w:del w:id="524" w:author="治輝 齋藤" w:date="2026-05-19T23:43:00Z" w16du:dateUtc="2026-05-19T14:43:00Z">
        <w:r w:rsidDel="00284F51">
          <w:delText>rate</w:delText>
        </w:r>
      </w:del>
      <w:r>
        <w:t xml:space="preserve">, and population density. β, unstandardized regression coefficient; CI, confidence interval. </w:t>
      </w:r>
      <w:r>
        <w:rPr>
          <w:b/>
          <w:bCs/>
        </w:rPr>
        <w:t>Bold</w:t>
      </w:r>
      <w:r>
        <w:t xml:space="preserve"> indicates </w:t>
      </w:r>
      <w:r>
        <w:rPr>
          <w:i/>
          <w:iCs/>
        </w:rPr>
        <w:t>p</w:t>
      </w:r>
      <w:r>
        <w:t xml:space="preserve"> &lt; 0.05.</w:t>
      </w:r>
    </w:p>
    <w:p w14:paraId="037E6B99" w14:textId="77777777" w:rsidR="00FE5A92" w:rsidRDefault="004213BC" w:rsidP="00FE5A92">
      <w:pPr>
        <w:pStyle w:val="a0"/>
        <w:rPr>
          <w:ins w:id="525" w:author="治輝 齋藤" w:date="2026-05-19T12:41:00Z" w16du:dateUtc="2026-05-19T03:41:00Z"/>
        </w:rPr>
      </w:pPr>
      <w:r w:rsidRPr="004213BC">
        <w:t xml:space="preserve">For </w:t>
      </w:r>
      <w:r w:rsidR="00031BB0" w:rsidRPr="00031BB0">
        <w:t>the hip (femur) outcome, heteroskedasticity-robust (HC3) inference and bootstrap CIs for the slope coefficient were borderline (Table 3 footnote)</w:t>
      </w:r>
      <w:r w:rsidRPr="004213BC">
        <w:t>.</w:t>
      </w:r>
    </w:p>
    <w:p w14:paraId="23F28F92" w14:textId="77777777" w:rsidR="00FE5A92" w:rsidRDefault="00000000" w:rsidP="00FE5A92">
      <w:pPr>
        <w:rPr>
          <w:ins w:id="526" w:author="治輝 齋藤" w:date="2026-05-19T12:41:00Z" w16du:dateUtc="2026-05-19T03:41:00Z"/>
        </w:rPr>
      </w:pPr>
      <w:ins w:id="527" w:author="治輝 齋藤" w:date="2026-05-19T12:41:00Z" w16du:dateUtc="2026-05-19T03:41:00Z">
        <w:r>
          <w:pict w14:anchorId="14EA81B3">
            <v:rect id="_x0000_i1040" style="width:0;height:1.5pt" o:hralign="center" o:hrstd="t" o:hr="t"/>
          </w:pict>
        </w:r>
      </w:ins>
    </w:p>
    <w:p w14:paraId="2B7A965A" w14:textId="77777777" w:rsidR="00FE5A92" w:rsidRPr="00F04F3D" w:rsidRDefault="00FE5A92" w:rsidP="00FE5A92">
      <w:pPr>
        <w:pStyle w:val="2"/>
        <w:rPr>
          <w:ins w:id="528" w:author="治輝 齋藤" w:date="2026-05-19T12:41:00Z" w16du:dateUtc="2026-05-19T03:41:00Z"/>
        </w:rPr>
      </w:pPr>
      <w:ins w:id="529" w:author="治輝 齋藤" w:date="2026-05-19T12:41:00Z" w16du:dateUtc="2026-05-19T03:41:00Z">
        <w:r>
          <w:br w:type="page"/>
        </w:r>
        <w:commentRangeStart w:id="530"/>
        <w:r w:rsidRPr="00F04F3D">
          <w:lastRenderedPageBreak/>
          <w:t>Table 5. Indirect Standardization Sensitivity Analysis: Multivariable Linear Regression of Indirectly Standardized Hip (Femur) Surgery Rate on Terrain Slope (N = 47)</w:t>
        </w:r>
      </w:ins>
    </w:p>
    <w:tbl>
      <w:tblPr>
        <w:tblStyle w:val="Table"/>
        <w:tblW w:w="5000" w:type="pct"/>
        <w:tblLayout w:type="fixed"/>
        <w:tblLook w:val="0020" w:firstRow="1" w:lastRow="0" w:firstColumn="0" w:lastColumn="0" w:noHBand="0" w:noVBand="0"/>
      </w:tblPr>
      <w:tblGrid>
        <w:gridCol w:w="2946"/>
        <w:gridCol w:w="2946"/>
        <w:gridCol w:w="2946"/>
      </w:tblGrid>
      <w:tr w:rsidR="00FE5A92" w:rsidRPr="00F04F3D" w14:paraId="1EC9A087" w14:textId="77777777" w:rsidTr="005A47BC">
        <w:trPr>
          <w:cnfStyle w:val="100000000000" w:firstRow="1" w:lastRow="0" w:firstColumn="0" w:lastColumn="0" w:oddVBand="0" w:evenVBand="0" w:oddHBand="0" w:evenHBand="0" w:firstRowFirstColumn="0" w:firstRowLastColumn="0" w:lastRowFirstColumn="0" w:lastRowLastColumn="0"/>
          <w:tblHeader/>
          <w:ins w:id="531" w:author="治輝 齋藤" w:date="2026-05-19T12:41:00Z"/>
        </w:trPr>
        <w:tc>
          <w:tcPr>
            <w:tcW w:w="2640" w:type="dxa"/>
          </w:tcPr>
          <w:p w14:paraId="18E6CB05" w14:textId="7CE0D065" w:rsidR="00FE5A92" w:rsidRPr="00F04F3D" w:rsidRDefault="005B1F6E" w:rsidP="005A47BC">
            <w:pPr>
              <w:spacing w:before="36" w:after="36"/>
              <w:rPr>
                <w:ins w:id="532" w:author="治輝 齋藤" w:date="2026-05-19T12:41:00Z" w16du:dateUtc="2026-05-19T03:41:00Z"/>
              </w:rPr>
            </w:pPr>
            <w:ins w:id="533" w:author="治輝 齋藤" w:date="2026-05-20T12:32:00Z" w16du:dateUtc="2026-05-20T03:32:00Z">
              <w:r w:rsidRPr="005B1F6E">
                <w:rPr>
                  <w:b/>
                  <w:bCs/>
                </w:rPr>
                <w:t>Replacement assumption</w:t>
              </w:r>
            </w:ins>
            <w:ins w:id="534" w:author="治輝 齋藤" w:date="2026-05-19T12:41:00Z" w16du:dateUtc="2026-05-19T03:41:00Z">
              <w:r w:rsidR="00FE5A92" w:rsidRPr="00F04F3D">
                <w:rPr>
                  <w:b/>
                  <w:bCs/>
                </w:rPr>
                <w:t xml:space="preserve"> for </w:t>
              </w:r>
            </w:ins>
            <w:ins w:id="535" w:author="治輝 齋藤" w:date="2026-05-20T12:33:00Z" w16du:dateUtc="2026-05-20T03:33:00Z">
              <w:r w:rsidRPr="005B1F6E">
                <w:rPr>
                  <w:b/>
                  <w:bCs/>
                </w:rPr>
                <w:t>withheld</w:t>
              </w:r>
            </w:ins>
            <w:ins w:id="536" w:author="治輝 齋藤" w:date="2026-05-19T12:41:00Z" w16du:dateUtc="2026-05-19T03:41:00Z">
              <w:r w:rsidR="00FE5A92" w:rsidRPr="00F04F3D">
                <w:rPr>
                  <w:b/>
                  <w:bCs/>
                </w:rPr>
                <w:t xml:space="preserve"> age-stratified surgery cells</w:t>
              </w:r>
            </w:ins>
          </w:p>
        </w:tc>
        <w:tc>
          <w:tcPr>
            <w:tcW w:w="2640" w:type="dxa"/>
          </w:tcPr>
          <w:p w14:paraId="69074DDD" w14:textId="77777777" w:rsidR="00FE5A92" w:rsidRPr="00F04F3D" w:rsidRDefault="00FE5A92" w:rsidP="005A47BC">
            <w:pPr>
              <w:spacing w:before="36" w:after="36"/>
              <w:rPr>
                <w:ins w:id="537" w:author="治輝 齋藤" w:date="2026-05-19T12:41:00Z" w16du:dateUtc="2026-05-19T03:41:00Z"/>
              </w:rPr>
            </w:pPr>
            <w:ins w:id="538" w:author="治輝 齋藤" w:date="2026-05-19T12:41:00Z" w16du:dateUtc="2026-05-19T03:41:00Z">
              <w:r w:rsidRPr="00F04F3D">
                <w:rPr>
                  <w:b/>
                  <w:bCs/>
                </w:rPr>
                <w:t>Terrain slope β (95% CI)</w:t>
              </w:r>
              <w:r w:rsidRPr="00F04F3D">
                <w:t xml:space="preserve"> per 1°</w:t>
              </w:r>
            </w:ins>
          </w:p>
        </w:tc>
        <w:tc>
          <w:tcPr>
            <w:tcW w:w="2640" w:type="dxa"/>
          </w:tcPr>
          <w:p w14:paraId="58430953" w14:textId="77777777" w:rsidR="00FE5A92" w:rsidRPr="00F04F3D" w:rsidRDefault="00FE5A92" w:rsidP="005A47BC">
            <w:pPr>
              <w:spacing w:before="36" w:after="36"/>
              <w:rPr>
                <w:ins w:id="539" w:author="治輝 齋藤" w:date="2026-05-19T12:41:00Z" w16du:dateUtc="2026-05-19T03:41:00Z"/>
              </w:rPr>
            </w:pPr>
            <w:ins w:id="540" w:author="治輝 齋藤" w:date="2026-05-19T12:41:00Z" w16du:dateUtc="2026-05-19T03:41:00Z">
              <w:r w:rsidRPr="00F04F3D">
                <w:rPr>
                  <w:b/>
                  <w:bCs/>
                  <w:i/>
                  <w:iCs/>
                </w:rPr>
                <w:t>p</w:t>
              </w:r>
            </w:ins>
          </w:p>
        </w:tc>
      </w:tr>
      <w:tr w:rsidR="00FE5A92" w:rsidRPr="00F04F3D" w14:paraId="192F1A6A" w14:textId="77777777" w:rsidTr="005A47BC">
        <w:trPr>
          <w:ins w:id="541" w:author="治輝 齋藤" w:date="2026-05-19T12:41:00Z"/>
        </w:trPr>
        <w:tc>
          <w:tcPr>
            <w:tcW w:w="2640" w:type="dxa"/>
          </w:tcPr>
          <w:p w14:paraId="382019AF" w14:textId="7E21D6C8" w:rsidR="00FE5A92" w:rsidRPr="00F04F3D" w:rsidRDefault="005B1F6E" w:rsidP="005A47BC">
            <w:pPr>
              <w:spacing w:before="36" w:after="36"/>
              <w:rPr>
                <w:ins w:id="542" w:author="治輝 齋藤" w:date="2026-05-19T12:41:00Z" w16du:dateUtc="2026-05-19T03:41:00Z"/>
              </w:rPr>
            </w:pPr>
            <w:ins w:id="543" w:author="治輝 齋藤" w:date="2026-05-20T12:33:00Z" w16du:dateUtc="2026-05-20T03:33:00Z">
              <w:r w:rsidRPr="005B1F6E">
                <w:t>Withheld cell replaced with 0 surgeries</w:t>
              </w:r>
            </w:ins>
          </w:p>
        </w:tc>
        <w:tc>
          <w:tcPr>
            <w:tcW w:w="2640" w:type="dxa"/>
          </w:tcPr>
          <w:p w14:paraId="428622B8" w14:textId="77777777" w:rsidR="00FE5A92" w:rsidRPr="00F04F3D" w:rsidRDefault="00FE5A92" w:rsidP="005A47BC">
            <w:pPr>
              <w:spacing w:before="36" w:after="36"/>
              <w:rPr>
                <w:ins w:id="544" w:author="治輝 齋藤" w:date="2026-05-19T12:41:00Z" w16du:dateUtc="2026-05-19T03:41:00Z"/>
              </w:rPr>
            </w:pPr>
            <w:ins w:id="545" w:author="治輝 齋藤" w:date="2026-05-19T12:41:00Z" w16du:dateUtc="2026-05-19T03:41:00Z">
              <w:r w:rsidRPr="00F04F3D">
                <w:rPr>
                  <w:b/>
                  <w:bCs/>
                </w:rPr>
                <w:t>5.71 (0.54, 10.88)</w:t>
              </w:r>
            </w:ins>
          </w:p>
        </w:tc>
        <w:tc>
          <w:tcPr>
            <w:tcW w:w="2640" w:type="dxa"/>
          </w:tcPr>
          <w:p w14:paraId="2EEEC603" w14:textId="77777777" w:rsidR="00FE5A92" w:rsidRPr="00F04F3D" w:rsidRDefault="00FE5A92" w:rsidP="005A47BC">
            <w:pPr>
              <w:spacing w:before="36" w:after="36"/>
              <w:rPr>
                <w:ins w:id="546" w:author="治輝 齋藤" w:date="2026-05-19T12:41:00Z" w16du:dateUtc="2026-05-19T03:41:00Z"/>
              </w:rPr>
            </w:pPr>
            <w:ins w:id="547" w:author="治輝 齋藤" w:date="2026-05-19T12:41:00Z" w16du:dateUtc="2026-05-19T03:41:00Z">
              <w:r w:rsidRPr="00F04F3D">
                <w:rPr>
                  <w:b/>
                  <w:bCs/>
                </w:rPr>
                <w:t>0.031</w:t>
              </w:r>
            </w:ins>
          </w:p>
        </w:tc>
      </w:tr>
      <w:tr w:rsidR="00FE5A92" w:rsidRPr="00F04F3D" w14:paraId="18AC0EDC" w14:textId="77777777" w:rsidTr="005A47BC">
        <w:trPr>
          <w:ins w:id="548" w:author="治輝 齋藤" w:date="2026-05-19T12:41:00Z"/>
        </w:trPr>
        <w:tc>
          <w:tcPr>
            <w:tcW w:w="2640" w:type="dxa"/>
          </w:tcPr>
          <w:p w14:paraId="3F150643" w14:textId="777E0186" w:rsidR="00FE5A92" w:rsidRPr="00F04F3D" w:rsidRDefault="005B1F6E" w:rsidP="005A47BC">
            <w:pPr>
              <w:spacing w:before="36" w:after="36"/>
              <w:rPr>
                <w:ins w:id="549" w:author="治輝 齋藤" w:date="2026-05-19T12:41:00Z" w16du:dateUtc="2026-05-19T03:41:00Z"/>
              </w:rPr>
            </w:pPr>
            <w:ins w:id="550" w:author="治輝 齋藤" w:date="2026-05-20T12:34:00Z" w16du:dateUtc="2026-05-20T03:34:00Z">
              <w:r w:rsidRPr="005B1F6E">
                <w:t>Withheld cell replaced with 5 surgeries</w:t>
              </w:r>
            </w:ins>
          </w:p>
        </w:tc>
        <w:tc>
          <w:tcPr>
            <w:tcW w:w="2640" w:type="dxa"/>
          </w:tcPr>
          <w:p w14:paraId="249E0332" w14:textId="77777777" w:rsidR="00FE5A92" w:rsidRPr="00F04F3D" w:rsidRDefault="00FE5A92" w:rsidP="005A47BC">
            <w:pPr>
              <w:spacing w:before="36" w:after="36"/>
              <w:rPr>
                <w:ins w:id="551" w:author="治輝 齋藤" w:date="2026-05-19T12:41:00Z" w16du:dateUtc="2026-05-19T03:41:00Z"/>
              </w:rPr>
            </w:pPr>
            <w:ins w:id="552" w:author="治輝 齋藤" w:date="2026-05-19T12:41:00Z" w16du:dateUtc="2026-05-19T03:41:00Z">
              <w:r w:rsidRPr="00F04F3D">
                <w:rPr>
                  <w:b/>
                  <w:bCs/>
                </w:rPr>
                <w:t>3.61 (0.30, 6.92)</w:t>
              </w:r>
            </w:ins>
          </w:p>
        </w:tc>
        <w:tc>
          <w:tcPr>
            <w:tcW w:w="2640" w:type="dxa"/>
          </w:tcPr>
          <w:p w14:paraId="5CED5A3F" w14:textId="77777777" w:rsidR="00FE5A92" w:rsidRPr="00F04F3D" w:rsidRDefault="00FE5A92" w:rsidP="005A47BC">
            <w:pPr>
              <w:spacing w:before="36" w:after="36"/>
              <w:rPr>
                <w:ins w:id="553" w:author="治輝 齋藤" w:date="2026-05-19T12:41:00Z" w16du:dateUtc="2026-05-19T03:41:00Z"/>
              </w:rPr>
            </w:pPr>
            <w:ins w:id="554" w:author="治輝 齋藤" w:date="2026-05-19T12:41:00Z" w16du:dateUtc="2026-05-19T03:41:00Z">
              <w:r w:rsidRPr="00F04F3D">
                <w:rPr>
                  <w:b/>
                  <w:bCs/>
                </w:rPr>
                <w:t>0.033</w:t>
              </w:r>
            </w:ins>
          </w:p>
        </w:tc>
      </w:tr>
      <w:tr w:rsidR="00FE5A92" w:rsidRPr="00F04F3D" w14:paraId="1FB80FD9" w14:textId="77777777" w:rsidTr="005A47BC">
        <w:trPr>
          <w:ins w:id="555" w:author="治輝 齋藤" w:date="2026-05-19T12:41:00Z"/>
        </w:trPr>
        <w:tc>
          <w:tcPr>
            <w:tcW w:w="2640" w:type="dxa"/>
          </w:tcPr>
          <w:p w14:paraId="1BC2DDF3" w14:textId="353E6B45" w:rsidR="00FE5A92" w:rsidRPr="00F04F3D" w:rsidRDefault="005B1F6E" w:rsidP="005A47BC">
            <w:pPr>
              <w:spacing w:before="36" w:after="36"/>
              <w:rPr>
                <w:ins w:id="556" w:author="治輝 齋藤" w:date="2026-05-19T12:41:00Z" w16du:dateUtc="2026-05-19T03:41:00Z"/>
              </w:rPr>
            </w:pPr>
            <w:ins w:id="557" w:author="治輝 齋藤" w:date="2026-05-20T12:34:00Z" w16du:dateUtc="2026-05-20T03:34:00Z">
              <w:r>
                <w:rPr>
                  <w:rFonts w:hint="eastAsia"/>
                  <w:lang w:eastAsia="ja-JP"/>
                </w:rPr>
                <w:t>W</w:t>
              </w:r>
              <w:r w:rsidRPr="005B1F6E">
                <w:t>ithheld cell replaced with 9 surgeries</w:t>
              </w:r>
            </w:ins>
          </w:p>
        </w:tc>
        <w:tc>
          <w:tcPr>
            <w:tcW w:w="2640" w:type="dxa"/>
          </w:tcPr>
          <w:p w14:paraId="1DC96675" w14:textId="77777777" w:rsidR="00FE5A92" w:rsidRPr="00F04F3D" w:rsidRDefault="00FE5A92" w:rsidP="005A47BC">
            <w:pPr>
              <w:spacing w:before="36" w:after="36"/>
              <w:rPr>
                <w:ins w:id="558" w:author="治輝 齋藤" w:date="2026-05-19T12:41:00Z" w16du:dateUtc="2026-05-19T03:41:00Z"/>
              </w:rPr>
            </w:pPr>
            <w:ins w:id="559" w:author="治輝 齋藤" w:date="2026-05-19T12:41:00Z" w16du:dateUtc="2026-05-19T03:41:00Z">
              <w:r w:rsidRPr="00F04F3D">
                <w:rPr>
                  <w:b/>
                  <w:bCs/>
                </w:rPr>
                <w:t>3.64 (0.28, 7.00)</w:t>
              </w:r>
            </w:ins>
          </w:p>
        </w:tc>
        <w:tc>
          <w:tcPr>
            <w:tcW w:w="2640" w:type="dxa"/>
          </w:tcPr>
          <w:p w14:paraId="526C4C4D" w14:textId="77777777" w:rsidR="00FE5A92" w:rsidRPr="00F04F3D" w:rsidRDefault="00FE5A92" w:rsidP="005A47BC">
            <w:pPr>
              <w:spacing w:before="36" w:after="36"/>
              <w:rPr>
                <w:ins w:id="560" w:author="治輝 齋藤" w:date="2026-05-19T12:41:00Z" w16du:dateUtc="2026-05-19T03:41:00Z"/>
              </w:rPr>
            </w:pPr>
            <w:ins w:id="561" w:author="治輝 齋藤" w:date="2026-05-19T12:41:00Z" w16du:dateUtc="2026-05-19T03:41:00Z">
              <w:r w:rsidRPr="00F04F3D">
                <w:rPr>
                  <w:b/>
                  <w:bCs/>
                </w:rPr>
                <w:t>0.035</w:t>
              </w:r>
            </w:ins>
          </w:p>
        </w:tc>
      </w:tr>
    </w:tbl>
    <w:p w14:paraId="7344C48E" w14:textId="529DEA31" w:rsidR="00FE5A92" w:rsidRDefault="00FE5A92" w:rsidP="00FE5A92">
      <w:pPr>
        <w:pStyle w:val="2"/>
        <w:rPr>
          <w:ins w:id="562" w:author="治輝 齋藤" w:date="2026-05-19T12:41:00Z" w16du:dateUtc="2026-05-19T03:41:00Z"/>
        </w:rPr>
      </w:pPr>
      <w:ins w:id="563" w:author="治輝 齋藤" w:date="2026-05-19T12:41:00Z" w16du:dateUtc="2026-05-19T03:41:00Z">
        <w:r w:rsidRPr="00F04F3D">
          <w:rPr>
            <w:rFonts w:asciiTheme="minorHAnsi" w:eastAsiaTheme="minorEastAsia" w:hAnsiTheme="minorHAnsi" w:cstheme="minorBidi"/>
            <w:color w:val="auto"/>
            <w:sz w:val="24"/>
            <w:szCs w:val="24"/>
          </w:rPr>
          <w:t xml:space="preserve">Each row fits the same multivariable specification as Table 3 Model 2, replacing the crude hip fracture surgery rate with </w:t>
        </w:r>
        <w:r w:rsidRPr="00E378C4">
          <w:rPr>
            <w:rFonts w:asciiTheme="minorHAnsi" w:eastAsiaTheme="minorEastAsia" w:hAnsiTheme="minorHAnsi" w:cstheme="minorBidi"/>
            <w:color w:val="auto"/>
            <w:sz w:val="24"/>
            <w:szCs w:val="24"/>
          </w:rPr>
          <w:t>the indirectly standardized hip (femur) surgery rate computed</w:t>
        </w:r>
        <w:r w:rsidRPr="00F04F3D">
          <w:rPr>
            <w:rFonts w:asciiTheme="minorHAnsi" w:eastAsiaTheme="minorEastAsia" w:hAnsiTheme="minorHAnsi" w:cstheme="minorBidi"/>
            <w:color w:val="auto"/>
            <w:sz w:val="24"/>
            <w:szCs w:val="24"/>
          </w:rPr>
          <w:t xml:space="preserve"> under the indicated </w:t>
        </w:r>
      </w:ins>
      <w:ins w:id="564" w:author="治輝 齋藤" w:date="2026-05-20T12:34:00Z" w16du:dateUtc="2026-05-20T03:34:00Z">
        <w:r w:rsidR="005B1F6E" w:rsidRPr="005B1F6E">
          <w:rPr>
            <w:rFonts w:asciiTheme="minorHAnsi" w:eastAsiaTheme="minorEastAsia" w:hAnsiTheme="minorHAnsi" w:cstheme="minorBidi"/>
            <w:color w:val="auto"/>
            <w:sz w:val="24"/>
            <w:szCs w:val="24"/>
          </w:rPr>
          <w:t>replacement</w:t>
        </w:r>
      </w:ins>
      <w:ins w:id="565" w:author="治輝 齋藤" w:date="2026-05-19T12:41:00Z" w16du:dateUtc="2026-05-19T03:41:00Z">
        <w:r w:rsidRPr="00F04F3D">
          <w:rPr>
            <w:rFonts w:asciiTheme="minorHAnsi" w:eastAsiaTheme="minorEastAsia" w:hAnsiTheme="minorHAnsi" w:cstheme="minorBidi"/>
            <w:color w:val="auto"/>
            <w:sz w:val="24"/>
            <w:szCs w:val="24"/>
          </w:rPr>
          <w:t xml:space="preserve"> rule (Methods</w:t>
        </w:r>
      </w:ins>
      <w:ins w:id="566" w:author="治輝 齋藤" w:date="2026-05-20T12:34:00Z" w16du:dateUtc="2026-05-20T03:34:00Z">
        <w:r w:rsidR="005B1F6E" w:rsidRPr="005B1F6E">
          <w:rPr>
            <w:rFonts w:asciiTheme="minorHAnsi" w:eastAsiaTheme="minorEastAsia" w:hAnsiTheme="minorHAnsi" w:cstheme="minorBidi"/>
            <w:color w:val="auto"/>
            <w:sz w:val="24"/>
            <w:szCs w:val="24"/>
          </w:rPr>
          <w:t>). Withheld cells are counts suppressed in public NDB Open Data for disclosure control (originally shown as "-"</w:t>
        </w:r>
      </w:ins>
      <w:ins w:id="567" w:author="治輝 齋藤" w:date="2026-05-19T12:41:00Z" w16du:dateUtc="2026-05-19T03:41:00Z">
        <w:r w:rsidRPr="00F04F3D">
          <w:rPr>
            <w:rFonts w:asciiTheme="minorHAnsi" w:eastAsiaTheme="minorEastAsia" w:hAnsiTheme="minorHAnsi" w:cstheme="minorBidi"/>
            <w:color w:val="auto"/>
            <w:sz w:val="24"/>
            <w:szCs w:val="24"/>
          </w:rPr>
          <w:t xml:space="preserve">). β, unstandardized regression coefficient; CI, confidence interval. </w:t>
        </w:r>
        <w:r w:rsidRPr="00F04F3D">
          <w:rPr>
            <w:rFonts w:asciiTheme="minorHAnsi" w:eastAsiaTheme="minorEastAsia" w:hAnsiTheme="minorHAnsi" w:cstheme="minorBidi"/>
            <w:b/>
            <w:bCs/>
            <w:color w:val="auto"/>
            <w:sz w:val="24"/>
            <w:szCs w:val="24"/>
          </w:rPr>
          <w:t>Bold</w:t>
        </w:r>
        <w:r w:rsidRPr="00F04F3D">
          <w:rPr>
            <w:rFonts w:asciiTheme="minorHAnsi" w:eastAsiaTheme="minorEastAsia" w:hAnsiTheme="minorHAnsi" w:cstheme="minorBidi"/>
            <w:color w:val="auto"/>
            <w:sz w:val="24"/>
            <w:szCs w:val="24"/>
          </w:rPr>
          <w:t xml:space="preserve"> indicates </w:t>
        </w:r>
        <w:r w:rsidRPr="00F04F3D">
          <w:rPr>
            <w:rFonts w:asciiTheme="minorHAnsi" w:eastAsiaTheme="minorEastAsia" w:hAnsiTheme="minorHAnsi" w:cstheme="minorBidi"/>
            <w:i/>
            <w:iCs/>
            <w:color w:val="auto"/>
            <w:sz w:val="24"/>
            <w:szCs w:val="24"/>
          </w:rPr>
          <w:t>p</w:t>
        </w:r>
        <w:r w:rsidRPr="00F04F3D">
          <w:rPr>
            <w:rFonts w:asciiTheme="minorHAnsi" w:eastAsiaTheme="minorEastAsia" w:hAnsiTheme="minorHAnsi" w:cstheme="minorBidi"/>
            <w:color w:val="auto"/>
            <w:sz w:val="24"/>
            <w:szCs w:val="24"/>
          </w:rPr>
          <w:t xml:space="preserve"> &lt; 0.05 (conventional model-based standard errors). These results are sensitivity analyses only.</w:t>
        </w:r>
        <w:commentRangeEnd w:id="530"/>
        <w:r>
          <w:rPr>
            <w:rStyle w:val="af2"/>
            <w:rFonts w:asciiTheme="minorHAnsi" w:eastAsiaTheme="minorEastAsia" w:hAnsiTheme="minorHAnsi" w:cstheme="minorBidi"/>
            <w:color w:val="auto"/>
          </w:rPr>
          <w:commentReference w:id="530"/>
        </w:r>
      </w:ins>
    </w:p>
    <w:p w14:paraId="6E63E8CD" w14:textId="30357BCA" w:rsidR="004213BC" w:rsidDel="00FE5A92" w:rsidRDefault="004213BC" w:rsidP="00FE5A92">
      <w:pPr>
        <w:pStyle w:val="a0"/>
        <w:rPr>
          <w:del w:id="568" w:author="治輝 齋藤" w:date="2026-05-19T12:41:00Z" w16du:dateUtc="2026-05-19T03:41:00Z"/>
        </w:rPr>
      </w:pPr>
    </w:p>
    <w:p w14:paraId="176A235D" w14:textId="5211EE29" w:rsidR="00073AD9" w:rsidDel="00FE5A92" w:rsidRDefault="00000000" w:rsidP="00FE5A92">
      <w:pPr>
        <w:pStyle w:val="a0"/>
        <w:rPr>
          <w:del w:id="569" w:author="治輝 齋藤" w:date="2026-05-19T12:41:00Z" w16du:dateUtc="2026-05-19T03:41:00Z"/>
        </w:rPr>
      </w:pPr>
      <w:del w:id="570" w:author="治輝 齋藤" w:date="2026-05-19T12:41:00Z" w16du:dateUtc="2026-05-19T03:41:00Z">
        <w:r>
          <w:pict w14:anchorId="657FDAF1">
            <v:rect id="_x0000_i1041" style="width:0;height:1.5pt" o:hralign="center" o:hrstd="t" o:hr="t"/>
          </w:pict>
        </w:r>
      </w:del>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571" w:name="figure-legends"/>
      <w:bookmarkEnd w:id="516"/>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0FBE4E95" w:rsidR="00073AD9" w:rsidRDefault="00000000">
      <w:pPr>
        <w:pStyle w:val="a0"/>
      </w:pPr>
      <w:del w:id="572" w:author="治輝 齋藤" w:date="2026-05-20T08:40:00Z" w16du:dateUtc="2026-05-19T23:40:00Z">
        <w:r w:rsidDel="002F41AA">
          <w:rPr>
            <w:b/>
            <w:bCs/>
          </w:rPr>
          <w:delText>Figure 2.</w:delText>
        </w:r>
        <w:r w:rsidDel="002F41AA">
          <w:delText xml:space="preserve"> Correlation heatmap of key study variables across 47 Japanese prefectures. Pearson correlation coefficients are displayed in each cell. Color intensity represents the magnitude of correlation (red = positive, blue = negative).</w:delText>
        </w:r>
      </w:del>
    </w:p>
    <w:p w14:paraId="7606531B" w14:textId="14906BD2" w:rsidR="00073AD9" w:rsidRDefault="00000000">
      <w:pPr>
        <w:pStyle w:val="a0"/>
      </w:pPr>
      <w:r>
        <w:rPr>
          <w:b/>
          <w:bCs/>
        </w:rPr>
        <w:t xml:space="preserve">Figure </w:t>
      </w:r>
      <w:ins w:id="573" w:author="治輝 齋藤" w:date="2026-05-20T08:40:00Z" w16du:dateUtc="2026-05-19T23:40:00Z">
        <w:r w:rsidR="002F41AA">
          <w:rPr>
            <w:rFonts w:hint="eastAsia"/>
            <w:b/>
            <w:bCs/>
            <w:lang w:eastAsia="ja-JP"/>
          </w:rPr>
          <w:t>2</w:t>
        </w:r>
      </w:ins>
      <w:del w:id="574" w:author="治輝 齋藤" w:date="2026-05-20T08:40:00Z" w16du:dateUtc="2026-05-19T23:40:00Z">
        <w:r w:rsidR="003E0C45" w:rsidDel="002F41AA">
          <w:rPr>
            <w:rFonts w:hint="eastAsia"/>
            <w:b/>
            <w:bCs/>
            <w:lang w:eastAsia="ja-JP"/>
          </w:rPr>
          <w:delText>3</w:delText>
        </w:r>
      </w:del>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2304D2F2" w:rsidR="00073AD9" w:rsidRDefault="00000000">
      <w:pPr>
        <w:pStyle w:val="a0"/>
      </w:pPr>
      <w:r>
        <w:rPr>
          <w:b/>
          <w:bCs/>
        </w:rPr>
        <w:t xml:space="preserve">Figure </w:t>
      </w:r>
      <w:ins w:id="575" w:author="治輝 齋藤" w:date="2026-05-20T08:40:00Z" w16du:dateUtc="2026-05-19T23:40:00Z">
        <w:r w:rsidR="002F41AA">
          <w:rPr>
            <w:rFonts w:hint="eastAsia"/>
            <w:b/>
            <w:bCs/>
            <w:lang w:eastAsia="ja-JP"/>
          </w:rPr>
          <w:t>3</w:t>
        </w:r>
      </w:ins>
      <w:del w:id="576" w:author="治輝 齋藤" w:date="2026-05-20T08:40:00Z" w16du:dateUtc="2026-05-19T23:40:00Z">
        <w:r w:rsidR="003E0C45" w:rsidDel="002F41AA">
          <w:rPr>
            <w:rFonts w:hint="eastAsia"/>
            <w:b/>
            <w:bCs/>
            <w:lang w:eastAsia="ja-JP"/>
          </w:rPr>
          <w:delText>4</w:delText>
        </w:r>
      </w:del>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1B33E7D2" w:rsidR="00073AD9" w:rsidRDefault="00000000">
      <w:pPr>
        <w:pStyle w:val="a0"/>
      </w:pPr>
      <w:r>
        <w:rPr>
          <w:b/>
          <w:bCs/>
        </w:rPr>
        <w:t xml:space="preserve">Figure </w:t>
      </w:r>
      <w:ins w:id="577" w:author="治輝 齋藤" w:date="2026-05-20T08:40:00Z" w16du:dateUtc="2026-05-19T23:40:00Z">
        <w:r w:rsidR="002F41AA">
          <w:rPr>
            <w:rFonts w:hint="eastAsia"/>
            <w:b/>
            <w:bCs/>
            <w:lang w:eastAsia="ja-JP"/>
          </w:rPr>
          <w:t>4</w:t>
        </w:r>
      </w:ins>
      <w:del w:id="578" w:author="治輝 齋藤" w:date="2026-05-20T08:40:00Z" w16du:dateUtc="2026-05-19T23:40:00Z">
        <w:r w:rsidR="003E0C45" w:rsidDel="002F41AA">
          <w:rPr>
            <w:rFonts w:hint="eastAsia"/>
            <w:b/>
            <w:bCs/>
            <w:lang w:eastAsia="ja-JP"/>
          </w:rPr>
          <w:delText>5</w:delText>
        </w:r>
      </w:del>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579" w:name="figure-1"/>
      <w:bookmarkEnd w:id="571"/>
      <w:r>
        <w:br w:type="page"/>
      </w:r>
    </w:p>
    <w:p w14:paraId="22D49C52" w14:textId="23808766" w:rsidR="00073AD9" w:rsidRDefault="00000000">
      <w:pPr>
        <w:pStyle w:val="2"/>
      </w:pPr>
      <w:r>
        <w:lastRenderedPageBreak/>
        <w:t>Figure 1</w:t>
      </w:r>
    </w:p>
    <w:p w14:paraId="517DB3D4" w14:textId="0027182B" w:rsidR="00073AD9" w:rsidRDefault="00705772">
      <w:pPr>
        <w:pStyle w:val="FirstParagraph"/>
        <w:rPr>
          <w:lang w:eastAsia="ja-JP"/>
        </w:rPr>
      </w:pPr>
      <w:r>
        <w:rPr>
          <w:rFonts w:hint="eastAsia"/>
          <w:noProof/>
          <w:lang w:eastAsia="ja-JP"/>
        </w:rPr>
        <w:drawing>
          <wp:anchor distT="0" distB="0" distL="114300" distR="114300" simplePos="0" relativeHeight="251658240" behindDoc="0" locked="0" layoutInCell="1" allowOverlap="1" wp14:anchorId="21EDFFB9" wp14:editId="3B874AED">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E95A6" w14:textId="46B3F0BB" w:rsidR="008F4985" w:rsidRPr="008F4985" w:rsidRDefault="008F4985" w:rsidP="008F4985">
      <w:pPr>
        <w:pStyle w:val="a0"/>
        <w:rPr>
          <w:lang w:eastAsia="ja-JP"/>
        </w:rPr>
      </w:pPr>
    </w:p>
    <w:p w14:paraId="5E68B523" w14:textId="77777777" w:rsidR="00073AD9" w:rsidRDefault="00000000">
      <w:pPr>
        <w:pStyle w:val="2"/>
      </w:pPr>
      <w:bookmarkStart w:id="580" w:name="figure-2"/>
      <w:bookmarkEnd w:id="579"/>
      <w:r>
        <w:t>Figure 2</w:t>
      </w:r>
    </w:p>
    <w:p w14:paraId="71F9F9D8" w14:textId="0ECFE799" w:rsidR="00073AD9" w:rsidRDefault="00073AD9">
      <w:pPr>
        <w:pStyle w:val="FirstParagraph"/>
      </w:pPr>
    </w:p>
    <w:p w14:paraId="081C7A52" w14:textId="7F89B3C7" w:rsidR="00D14FC1" w:rsidRDefault="00D14FC1">
      <w:bookmarkStart w:id="581" w:name="figure-3"/>
      <w:bookmarkEnd w:id="580"/>
      <w:r>
        <w:br w:type="page"/>
      </w:r>
    </w:p>
    <w:p w14:paraId="5F70D62D" w14:textId="77777777" w:rsidR="00D14FC1" w:rsidRDefault="00D14FC1" w:rsidP="00D14FC1">
      <w:pPr>
        <w:pStyle w:val="FirstParagraph"/>
      </w:pPr>
    </w:p>
    <w:p w14:paraId="06D569E6" w14:textId="32F8060C" w:rsidR="00D14FC1" w:rsidDel="002F41AA" w:rsidRDefault="00D14FC1" w:rsidP="00D14FC1">
      <w:pPr>
        <w:pStyle w:val="2"/>
        <w:rPr>
          <w:del w:id="582" w:author="治輝 齋藤" w:date="2026-05-20T08:40:00Z" w16du:dateUtc="2026-05-19T23:40:00Z"/>
        </w:rPr>
      </w:pPr>
      <w:del w:id="583" w:author="治輝 齋藤" w:date="2026-05-20T08:40:00Z" w16du:dateUtc="2026-05-19T23:40:00Z">
        <w:r w:rsidDel="002F41AA">
          <w:delText xml:space="preserve">Figure </w:delText>
        </w:r>
        <w:r w:rsidDel="002F41AA">
          <w:rPr>
            <w:rFonts w:hint="eastAsia"/>
            <w:lang w:eastAsia="ja-JP"/>
          </w:rPr>
          <w:delText>2</w:delText>
        </w:r>
      </w:del>
    </w:p>
    <w:p w14:paraId="5EB6CC42" w14:textId="27E564B7" w:rsidR="00073AD9" w:rsidDel="002F41AA" w:rsidRDefault="00D14FC1">
      <w:pPr>
        <w:pStyle w:val="FirstParagraph"/>
        <w:rPr>
          <w:del w:id="584" w:author="治輝 齋藤" w:date="2026-05-20T08:40:00Z" w16du:dateUtc="2026-05-19T23:40:00Z"/>
        </w:rPr>
      </w:pPr>
      <w:del w:id="585" w:author="治輝 齋藤" w:date="2026-05-20T08:40:00Z" w16du:dateUtc="2026-05-19T23:40:00Z">
        <w:r w:rsidRPr="00705772" w:rsidDel="002F41AA">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509260" cy="4526280"/>
                      </a:xfrm>
                      <a:prstGeom prst="rect">
                        <a:avLst/>
                      </a:prstGeom>
                      <a:noFill/>
                      <a:ln w="9525">
                        <a:noFill/>
                        <a:headEnd/>
                        <a:tailEnd/>
                      </a:ln>
                    </pic:spPr>
                  </pic:pic>
                </a:graphicData>
              </a:graphic>
            </wp:inline>
          </w:drawing>
        </w:r>
      </w:del>
    </w:p>
    <w:p w14:paraId="0D7A0B15" w14:textId="3B85AF1D" w:rsidR="00D14FC1" w:rsidDel="002F41AA" w:rsidRDefault="00D14FC1">
      <w:pPr>
        <w:rPr>
          <w:del w:id="586" w:author="治輝 齋藤" w:date="2026-05-20T08:40:00Z" w16du:dateUtc="2026-05-19T23:40:00Z"/>
          <w:rFonts w:asciiTheme="majorHAnsi" w:eastAsiaTheme="majorEastAsia" w:hAnsiTheme="majorHAnsi" w:cstheme="majorBidi"/>
          <w:color w:val="0F4761" w:themeColor="accent1" w:themeShade="BF"/>
          <w:sz w:val="32"/>
          <w:szCs w:val="32"/>
        </w:rPr>
      </w:pPr>
      <w:bookmarkStart w:id="587" w:name="figure-4"/>
      <w:bookmarkEnd w:id="581"/>
      <w:del w:id="588" w:author="治輝 齋藤" w:date="2026-05-20T08:40:00Z" w16du:dateUtc="2026-05-19T23:40:00Z">
        <w:r w:rsidDel="002F41AA">
          <w:br w:type="page"/>
        </w:r>
      </w:del>
    </w:p>
    <w:p w14:paraId="478D52A3" w14:textId="7E8BF848" w:rsidR="00073AD9" w:rsidRDefault="00705772">
      <w:pPr>
        <w:pStyle w:val="2"/>
      </w:pPr>
      <w:r>
        <w:rPr>
          <w:rFonts w:hint="eastAsia"/>
          <w:noProof/>
          <w:lang w:eastAsia="ja-JP"/>
        </w:rPr>
        <w:lastRenderedPageBreak/>
        <w:drawing>
          <wp:anchor distT="0" distB="0" distL="114300" distR="114300" simplePos="0" relativeHeight="251664384" behindDoc="0" locked="0" layoutInCell="1" allowOverlap="1" wp14:anchorId="229BDE8F" wp14:editId="2D018949">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ins w:id="589" w:author="治輝 齋藤" w:date="2026-05-20T08:40:00Z" w16du:dateUtc="2026-05-19T23:40:00Z">
        <w:r w:rsidR="002F41AA">
          <w:rPr>
            <w:rFonts w:hint="eastAsia"/>
            <w:lang w:eastAsia="ja-JP"/>
          </w:rPr>
          <w:t>2</w:t>
        </w:r>
      </w:ins>
      <w:del w:id="590" w:author="治輝 齋藤" w:date="2026-05-20T08:40:00Z" w16du:dateUtc="2026-05-19T23:40:00Z">
        <w:r w:rsidR="00217E23" w:rsidDel="002F41AA">
          <w:rPr>
            <w:rFonts w:hint="eastAsia"/>
            <w:lang w:eastAsia="ja-JP"/>
          </w:rPr>
          <w:delText>3</w:delText>
        </w:r>
      </w:del>
    </w:p>
    <w:p w14:paraId="13A80F8F" w14:textId="772C4F8A" w:rsidR="00073AD9" w:rsidRDefault="00073AD9">
      <w:pPr>
        <w:pStyle w:val="FirstParagraph"/>
        <w:rPr>
          <w:lang w:eastAsia="ja-JP"/>
        </w:rPr>
      </w:pP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591" w:name="figure-5"/>
      <w:bookmarkEnd w:id="587"/>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592" w:name="figure-6"/>
      <w:bookmarkEnd w:id="591"/>
      <w:r>
        <w:t xml:space="preserve">Figure </w:t>
      </w:r>
      <w:r w:rsidR="00217E23">
        <w:rPr>
          <w:rFonts w:hint="eastAsia"/>
          <w:lang w:eastAsia="ja-JP"/>
        </w:rPr>
        <w:t>5</w:t>
      </w:r>
    </w:p>
    <w:bookmarkEnd w:id="481"/>
    <w:bookmarkEnd w:id="592"/>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4A986069" w:rsidR="00D14FC1" w:rsidRDefault="00705772" w:rsidP="00D14FC1">
      <w:pPr>
        <w:pStyle w:val="2"/>
      </w:pPr>
      <w:r>
        <w:rPr>
          <w:noProof/>
          <w:lang w:eastAsia="ja-JP"/>
        </w:rPr>
        <w:lastRenderedPageBreak/>
        <w:drawing>
          <wp:anchor distT="0" distB="0" distL="114300" distR="114300" simplePos="0" relativeHeight="251665408" behindDoc="0" locked="0" layoutInCell="1" allowOverlap="1" wp14:anchorId="231685EE" wp14:editId="6919D23D">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00D14FC1">
        <w:t xml:space="preserve">Figure </w:t>
      </w:r>
      <w:ins w:id="593" w:author="治輝 齋藤" w:date="2026-05-20T08:40:00Z" w16du:dateUtc="2026-05-19T23:40:00Z">
        <w:r w:rsidR="002F41AA">
          <w:rPr>
            <w:rFonts w:hint="eastAsia"/>
            <w:lang w:eastAsia="ja-JP"/>
          </w:rPr>
          <w:t>3</w:t>
        </w:r>
      </w:ins>
      <w:del w:id="594" w:author="治輝 齋藤" w:date="2026-05-20T08:40:00Z" w16du:dateUtc="2026-05-19T23:40:00Z">
        <w:r w:rsidR="00D14FC1" w:rsidDel="002F41AA">
          <w:rPr>
            <w:rFonts w:hint="eastAsia"/>
            <w:lang w:eastAsia="ja-JP"/>
          </w:rPr>
          <w:delText>4</w:delText>
        </w:r>
      </w:del>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53F140F9" w:rsidR="00D14FC1" w:rsidRDefault="00D14FC1" w:rsidP="00D14FC1">
      <w:pPr>
        <w:pStyle w:val="2"/>
        <w:rPr>
          <w:lang w:eastAsia="ja-JP"/>
        </w:rPr>
      </w:pPr>
      <w:r>
        <w:lastRenderedPageBreak/>
        <w:t xml:space="preserve">Figure </w:t>
      </w:r>
      <w:ins w:id="595" w:author="治輝 齋藤" w:date="2026-05-20T08:40:00Z" w16du:dateUtc="2026-05-19T23:40:00Z">
        <w:r w:rsidR="002F41AA">
          <w:rPr>
            <w:rFonts w:hint="eastAsia"/>
            <w:lang w:eastAsia="ja-JP"/>
          </w:rPr>
          <w:t>4</w:t>
        </w:r>
      </w:ins>
      <w:del w:id="596" w:author="治輝 齋藤" w:date="2026-05-20T08:40:00Z" w16du:dateUtc="2026-05-19T23:40:00Z">
        <w:r w:rsidDel="002F41AA">
          <w:rPr>
            <w:rFonts w:hint="eastAsia"/>
            <w:lang w:eastAsia="ja-JP"/>
          </w:rPr>
          <w:delText>5</w:delText>
        </w:r>
      </w:del>
    </w:p>
    <w:p w14:paraId="737E15D5" w14:textId="23A16EA3" w:rsidR="00104EB5" w:rsidRPr="00104EB5" w:rsidRDefault="00104EB5" w:rsidP="00104EB5">
      <w:pPr>
        <w:pStyle w:val="a0"/>
        <w:rPr>
          <w:lang w:eastAsia="ja-JP"/>
        </w:rPr>
      </w:pPr>
      <w:r>
        <w:rPr>
          <w:rFonts w:hint="eastAsia"/>
          <w:noProof/>
          <w:lang w:eastAsia="ja-JP"/>
        </w:rPr>
        <w:drawing>
          <wp:anchor distT="0" distB="0" distL="114300" distR="114300" simplePos="0" relativeHeight="251666432" behindDoc="0" locked="0" layoutInCell="1" allowOverlap="1" wp14:anchorId="67D9A212" wp14:editId="7D94DAA3">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260EE0EA" w14:textId="1E4EF298"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山岸良匡" w:date="2026-05-18T19:00:00Z" w:initials="山">
    <w:p w14:paraId="05635B02" w14:textId="77777777" w:rsidR="00004111" w:rsidRDefault="00B47F82" w:rsidP="00004111">
      <w:pPr>
        <w:pStyle w:val="af3"/>
        <w:rPr>
          <w:lang w:eastAsia="ja-JP"/>
        </w:rPr>
      </w:pPr>
      <w:r>
        <w:rPr>
          <w:rStyle w:val="af2"/>
        </w:rPr>
        <w:annotationRef/>
      </w:r>
      <w:r w:rsidR="00004111">
        <w:rPr>
          <w:rFonts w:hint="eastAsia"/>
          <w:lang w:eastAsia="ja-JP"/>
        </w:rPr>
        <w:t>今のままだと、ちょっと難解で、統計の細かい知識がない人でも、どのような分析をしたのかがイメージできるような書き方でないと、なかなか読まれないのではないかと心配します。（本文よりも</w:t>
      </w:r>
      <w:r w:rsidR="00004111">
        <w:rPr>
          <w:rFonts w:hint="eastAsia"/>
          <w:lang w:eastAsia="ja-JP"/>
        </w:rPr>
        <w:t>abstract</w:t>
      </w:r>
      <w:r w:rsidR="00004111">
        <w:rPr>
          <w:rFonts w:hint="eastAsia"/>
          <w:lang w:eastAsia="ja-JP"/>
        </w:rPr>
        <w:t xml:space="preserve">の方が難解に書かれているので、本文の書き方を持ってくる方がいい）　</w:t>
      </w:r>
      <w:r w:rsidR="00004111">
        <w:rPr>
          <w:lang w:eastAsia="ja-JP"/>
        </w:rPr>
        <w:t>abstract</w:t>
      </w:r>
      <w:r w:rsidR="00004111">
        <w:rPr>
          <w:rFonts w:hint="eastAsia"/>
          <w:lang w:eastAsia="ja-JP"/>
        </w:rPr>
        <w:t>を全体的にもう一度見直して、重要なメッセージがストレートに伝わるように検討してみてください。</w:t>
      </w:r>
    </w:p>
  </w:comment>
  <w:comment w:id="2" w:author="治輝 齋藤" w:date="2026-05-19T21:20:00Z" w:initials="治齋">
    <w:p w14:paraId="3FE47C04" w14:textId="1C89E667" w:rsidR="0072467F" w:rsidRDefault="0072467F">
      <w:pPr>
        <w:pStyle w:val="af3"/>
        <w:rPr>
          <w:lang w:eastAsia="ja-JP"/>
        </w:rPr>
      </w:pPr>
      <w:r>
        <w:rPr>
          <w:rStyle w:val="af2"/>
        </w:rPr>
        <w:annotationRef/>
      </w:r>
      <w:r>
        <w:rPr>
          <w:rFonts w:hint="eastAsia"/>
          <w:lang w:eastAsia="ja-JP"/>
        </w:rPr>
        <w:t>アブストラクトの記載について、どのような分析を行いどのような結果が得られたか、難解な記載を修正いたしました。</w:t>
      </w:r>
    </w:p>
  </w:comment>
  <w:comment w:id="40" w:author="山岸良匡" w:date="2026-05-18T23:39:00Z" w:initials="山">
    <w:p w14:paraId="64DE3CDF" w14:textId="56F3B5BB" w:rsidR="00CB1C9B" w:rsidRDefault="00CB1C9B" w:rsidP="00CB1C9B">
      <w:pPr>
        <w:pStyle w:val="af3"/>
        <w:rPr>
          <w:lang w:eastAsia="ja-JP"/>
        </w:rPr>
      </w:pPr>
      <w:r>
        <w:rPr>
          <w:rStyle w:val="af2"/>
        </w:rPr>
        <w:annotationRef/>
      </w:r>
      <w:r>
        <w:rPr>
          <w:rFonts w:hint="eastAsia"/>
          <w:lang w:eastAsia="ja-JP"/>
        </w:rPr>
        <w:t>感度分析の話は細かいので</w:t>
      </w:r>
      <w:r>
        <w:rPr>
          <w:lang w:eastAsia="ja-JP"/>
        </w:rPr>
        <w:t>abstract</w:t>
      </w:r>
      <w:r>
        <w:rPr>
          <w:rFonts w:hint="eastAsia"/>
          <w:lang w:eastAsia="ja-JP"/>
        </w:rPr>
        <w:t>には不要ではないか。</w:t>
      </w:r>
    </w:p>
  </w:comment>
  <w:comment w:id="41" w:author="治輝 齋藤" w:date="2026-05-19T21:25:00Z" w:initials="治齋">
    <w:p w14:paraId="190E9F48" w14:textId="624D1142" w:rsidR="00071026" w:rsidRDefault="00071026">
      <w:pPr>
        <w:pStyle w:val="af3"/>
        <w:rPr>
          <w:lang w:eastAsia="ja-JP"/>
        </w:rPr>
      </w:pPr>
      <w:r>
        <w:rPr>
          <w:rStyle w:val="af2"/>
        </w:rPr>
        <w:annotationRef/>
      </w:r>
      <w:r>
        <w:rPr>
          <w:rFonts w:hint="eastAsia"/>
          <w:lang w:eastAsia="ja-JP"/>
        </w:rPr>
        <w:t>感度分析の内容について、</w:t>
      </w:r>
      <w:r>
        <w:rPr>
          <w:rFonts w:hint="eastAsia"/>
          <w:lang w:eastAsia="ja-JP"/>
        </w:rPr>
        <w:t>abstract</w:t>
      </w:r>
      <w:r>
        <w:rPr>
          <w:rFonts w:hint="eastAsia"/>
          <w:lang w:eastAsia="ja-JP"/>
        </w:rPr>
        <w:t>から削除しました。</w:t>
      </w:r>
    </w:p>
  </w:comment>
  <w:comment w:id="52" w:author="治輝 齋藤" w:date="2026-05-20T12:50:00Z" w:initials="治齋">
    <w:p w14:paraId="49C1D72A" w14:textId="1433B3EF" w:rsidR="00EB4379" w:rsidRDefault="00EB4379">
      <w:pPr>
        <w:pStyle w:val="af3"/>
        <w:rPr>
          <w:lang w:eastAsia="ja-JP"/>
        </w:rPr>
      </w:pPr>
      <w:r>
        <w:rPr>
          <w:rStyle w:val="af2"/>
        </w:rPr>
        <w:annotationRef/>
      </w:r>
      <w:r w:rsidRPr="00EB4379">
        <w:rPr>
          <w:rFonts w:hint="eastAsia"/>
          <w:lang w:eastAsia="ja-JP"/>
        </w:rPr>
        <w:t>（</w:t>
      </w:r>
      <w:r w:rsidRPr="00EB4379">
        <w:rPr>
          <w:rFonts w:hint="eastAsia"/>
          <w:lang w:eastAsia="ja-JP"/>
        </w:rPr>
        <w:t>江口先生コメント⑤）「</w:t>
      </w:r>
      <w:r w:rsidRPr="00EB4379">
        <w:rPr>
          <w:rFonts w:hint="eastAsia"/>
          <w:lang w:eastAsia="ja-JP"/>
        </w:rPr>
        <w:t>1.81</w:t>
      </w:r>
      <w:r w:rsidRPr="00EB4379">
        <w:rPr>
          <w:rFonts w:hint="eastAsia"/>
          <w:lang w:eastAsia="ja-JP"/>
        </w:rPr>
        <w:t>度</w:t>
      </w:r>
      <w:r w:rsidRPr="00EB4379">
        <w:rPr>
          <w:rFonts w:hint="eastAsia"/>
          <w:lang w:eastAsia="ja-JP"/>
        </w:rPr>
        <w:t xml:space="preserve"> </w:t>
      </w:r>
      <w:r w:rsidRPr="00EB4379">
        <w:rPr>
          <w:rFonts w:hint="eastAsia"/>
          <w:lang w:eastAsia="ja-JP"/>
        </w:rPr>
        <w:t>（茨城県）、</w:t>
      </w:r>
      <w:r w:rsidRPr="00EB4379">
        <w:rPr>
          <w:rFonts w:hint="eastAsia"/>
          <w:lang w:eastAsia="ja-JP"/>
        </w:rPr>
        <w:t>15.43</w:t>
      </w:r>
      <w:r w:rsidRPr="00EB4379">
        <w:rPr>
          <w:rFonts w:hint="eastAsia"/>
          <w:lang w:eastAsia="ja-JP"/>
        </w:rPr>
        <w:t>度</w:t>
      </w:r>
      <w:r w:rsidRPr="00EB4379">
        <w:rPr>
          <w:rFonts w:hint="eastAsia"/>
          <w:lang w:eastAsia="ja-JP"/>
        </w:rPr>
        <w:t xml:space="preserve"> </w:t>
      </w:r>
      <w:r w:rsidRPr="00EB4379">
        <w:rPr>
          <w:rFonts w:hint="eastAsia"/>
          <w:lang w:eastAsia="ja-JP"/>
        </w:rPr>
        <w:t>（新潟県）」と、実際の都道府県例を示しました。</w:t>
      </w:r>
    </w:p>
  </w:comment>
  <w:comment w:id="45" w:author="山岸良匡" w:date="2026-05-18T18:52:00Z" w:initials="山">
    <w:p w14:paraId="655C391B" w14:textId="0130C970" w:rsidR="00407B16" w:rsidRDefault="00407B16" w:rsidP="00407B16">
      <w:pPr>
        <w:pStyle w:val="af3"/>
        <w:rPr>
          <w:lang w:eastAsia="ja-JP"/>
        </w:rPr>
      </w:pPr>
      <w:r>
        <w:rPr>
          <w:rStyle w:val="af2"/>
        </w:rPr>
        <w:annotationRef/>
      </w:r>
      <w:r>
        <w:rPr>
          <w:rFonts w:hint="eastAsia"/>
          <w:lang w:eastAsia="ja-JP"/>
        </w:rPr>
        <w:t>これが何を意味するのかがわかりにくいので説明が必要と思います。</w:t>
      </w:r>
    </w:p>
  </w:comment>
  <w:comment w:id="46" w:author="治輝 齋藤" w:date="2026-05-19T22:06:00Z" w:initials="治齋">
    <w:p w14:paraId="75552070" w14:textId="30A737ED" w:rsidR="00BE3401" w:rsidRDefault="00BE3401">
      <w:pPr>
        <w:pStyle w:val="af3"/>
        <w:rPr>
          <w:lang w:eastAsia="ja-JP"/>
        </w:rPr>
      </w:pPr>
      <w:r>
        <w:rPr>
          <w:rStyle w:val="af2"/>
        </w:rPr>
        <w:annotationRef/>
      </w:r>
      <w:r w:rsidRPr="00BE3401">
        <w:rPr>
          <w:rFonts w:hint="eastAsia"/>
          <w:lang w:eastAsia="ja-JP"/>
        </w:rPr>
        <w:t>47</w:t>
      </w:r>
      <w:r w:rsidRPr="00BE3401">
        <w:rPr>
          <w:rFonts w:hint="eastAsia"/>
          <w:lang w:eastAsia="ja-JP"/>
        </w:rPr>
        <w:t>都道府県</w:t>
      </w:r>
      <w:r>
        <w:rPr>
          <w:rFonts w:hint="eastAsia"/>
          <w:lang w:eastAsia="ja-JP"/>
        </w:rPr>
        <w:t>の傾斜度の平均が</w:t>
      </w:r>
      <w:r>
        <w:rPr>
          <w:rFonts w:hint="eastAsia"/>
          <w:lang w:eastAsia="ja-JP"/>
        </w:rPr>
        <w:t>8.57</w:t>
      </w:r>
      <w:r>
        <w:rPr>
          <w:rFonts w:hint="eastAsia"/>
          <w:lang w:eastAsia="ja-JP"/>
        </w:rPr>
        <w:t>度であり、</w:t>
      </w:r>
      <w:r w:rsidRPr="00BE3401">
        <w:rPr>
          <w:rFonts w:hint="eastAsia"/>
          <w:lang w:eastAsia="ja-JP"/>
        </w:rPr>
        <w:t>全国でほぼ平坦な県</w:t>
      </w:r>
      <w:r>
        <w:rPr>
          <w:rFonts w:hint="eastAsia"/>
          <w:lang w:eastAsia="ja-JP"/>
        </w:rPr>
        <w:t>（</w:t>
      </w:r>
      <w:r>
        <w:rPr>
          <w:rFonts w:hint="eastAsia"/>
          <w:lang w:eastAsia="ja-JP"/>
        </w:rPr>
        <w:t>1.81</w:t>
      </w:r>
      <w:r>
        <w:rPr>
          <w:rFonts w:hint="eastAsia"/>
          <w:lang w:eastAsia="ja-JP"/>
        </w:rPr>
        <w:t>度）</w:t>
      </w:r>
      <w:r w:rsidRPr="00BE3401">
        <w:rPr>
          <w:rFonts w:hint="eastAsia"/>
          <w:lang w:eastAsia="ja-JP"/>
        </w:rPr>
        <w:t>から坂の多い県</w:t>
      </w:r>
      <w:r>
        <w:rPr>
          <w:rFonts w:hint="eastAsia"/>
          <w:lang w:eastAsia="ja-JP"/>
        </w:rPr>
        <w:t>（</w:t>
      </w:r>
      <w:r>
        <w:rPr>
          <w:rFonts w:hint="eastAsia"/>
          <w:lang w:eastAsia="ja-JP"/>
        </w:rPr>
        <w:t>15.43</w:t>
      </w:r>
      <w:r>
        <w:rPr>
          <w:rFonts w:hint="eastAsia"/>
          <w:lang w:eastAsia="ja-JP"/>
        </w:rPr>
        <w:t>度）</w:t>
      </w:r>
      <w:r w:rsidRPr="00BE3401">
        <w:rPr>
          <w:rFonts w:hint="eastAsia"/>
          <w:lang w:eastAsia="ja-JP"/>
        </w:rPr>
        <w:t>まで幅がある</w:t>
      </w:r>
      <w:r>
        <w:rPr>
          <w:rFonts w:hint="eastAsia"/>
          <w:lang w:eastAsia="ja-JP"/>
        </w:rPr>
        <w:t>旨を記載しました。</w:t>
      </w:r>
    </w:p>
  </w:comment>
  <w:comment w:id="62" w:author="山岸良匡" w:date="2026-05-18T18:52:00Z" w:initials="山">
    <w:p w14:paraId="3C61C1A1" w14:textId="77777777" w:rsidR="00407B16" w:rsidRDefault="00407B16" w:rsidP="00407B16">
      <w:pPr>
        <w:pStyle w:val="af3"/>
        <w:rPr>
          <w:lang w:eastAsia="ja-JP"/>
        </w:rPr>
      </w:pPr>
      <w:r>
        <w:rPr>
          <w:rStyle w:val="af2"/>
        </w:rPr>
        <w:annotationRef/>
      </w:r>
      <w:r>
        <w:rPr>
          <w:rFonts w:hint="eastAsia"/>
          <w:lang w:eastAsia="ja-JP"/>
        </w:rPr>
        <w:t>年間１０万人当たりという意味ですか？</w:t>
      </w:r>
    </w:p>
  </w:comment>
  <w:comment w:id="63" w:author="治輝 齋藤" w:date="2026-05-19T22:15:00Z" w:initials="治齋">
    <w:p w14:paraId="602C9FFE" w14:textId="7508AEC4" w:rsidR="00F745C3" w:rsidRDefault="00F745C3">
      <w:pPr>
        <w:pStyle w:val="af3"/>
        <w:rPr>
          <w:lang w:eastAsia="ja-JP"/>
        </w:rPr>
      </w:pPr>
      <w:r>
        <w:rPr>
          <w:rStyle w:val="af2"/>
        </w:rPr>
        <w:annotationRef/>
      </w:r>
      <w:r>
        <w:rPr>
          <w:rFonts w:hint="eastAsia"/>
          <w:lang w:eastAsia="ja-JP"/>
        </w:rPr>
        <w:t>年間</w:t>
      </w:r>
      <w:r>
        <w:rPr>
          <w:rFonts w:hint="eastAsia"/>
          <w:lang w:eastAsia="ja-JP"/>
        </w:rPr>
        <w:t>10</w:t>
      </w:r>
      <w:r>
        <w:rPr>
          <w:rFonts w:hint="eastAsia"/>
          <w:lang w:eastAsia="ja-JP"/>
        </w:rPr>
        <w:t>万人当たりという記載に修正しました。</w:t>
      </w:r>
    </w:p>
  </w:comment>
  <w:comment w:id="74" w:author="治輝 齋藤" w:date="2026-05-19T20:36:00Z" w:initials="治齋">
    <w:p w14:paraId="4CFF8D02" w14:textId="5CA38955" w:rsidR="001D54C3" w:rsidRDefault="001D54C3">
      <w:pPr>
        <w:pStyle w:val="af3"/>
        <w:rPr>
          <w:lang w:eastAsia="ja-JP"/>
        </w:rPr>
      </w:pPr>
      <w:r>
        <w:rPr>
          <w:rStyle w:val="af2"/>
        </w:rPr>
        <w:annotationRef/>
      </w:r>
      <w:r w:rsidRPr="001D54C3">
        <w:rPr>
          <w:rFonts w:hint="eastAsia"/>
          <w:lang w:eastAsia="ja-JP"/>
        </w:rPr>
        <w:t>（</w:t>
      </w:r>
      <w:r>
        <w:rPr>
          <w:rFonts w:hint="eastAsia"/>
          <w:lang w:eastAsia="ja-JP"/>
        </w:rPr>
        <w:t>江口</w:t>
      </w:r>
      <w:r w:rsidRPr="001D54C3">
        <w:rPr>
          <w:rFonts w:hint="eastAsia"/>
          <w:lang w:eastAsia="ja-JP"/>
        </w:rPr>
        <w:t>先生コメント①）</w:t>
      </w:r>
      <w:r>
        <w:rPr>
          <w:rFonts w:hint="eastAsia"/>
          <w:lang w:eastAsia="ja-JP"/>
        </w:rPr>
        <w:t xml:space="preserve">hip fracture rates </w:t>
      </w:r>
      <w:r>
        <w:rPr>
          <w:rFonts w:hint="eastAsia"/>
          <w:lang w:eastAsia="ja-JP"/>
        </w:rPr>
        <w:t>→</w:t>
      </w:r>
      <w:r>
        <w:rPr>
          <w:rFonts w:hint="eastAsia"/>
          <w:lang w:eastAsia="ja-JP"/>
        </w:rPr>
        <w:t xml:space="preserve"> hip fracture surgery rates </w:t>
      </w:r>
      <w:r>
        <w:rPr>
          <w:rFonts w:hint="eastAsia"/>
          <w:lang w:eastAsia="ja-JP"/>
        </w:rPr>
        <w:t>に修正</w:t>
      </w:r>
      <w:r w:rsidRPr="001D54C3">
        <w:rPr>
          <w:rFonts w:hint="eastAsia"/>
          <w:lang w:eastAsia="ja-JP"/>
        </w:rPr>
        <w:t>しました</w:t>
      </w:r>
    </w:p>
  </w:comment>
  <w:comment w:id="76" w:author="山岸良匡" w:date="2026-05-18T18:54:00Z" w:initials="山">
    <w:p w14:paraId="4FA4532D" w14:textId="77777777" w:rsidR="00CB1C9B" w:rsidRDefault="00407B16" w:rsidP="00CB1C9B">
      <w:pPr>
        <w:pStyle w:val="af3"/>
        <w:rPr>
          <w:lang w:eastAsia="ja-JP"/>
        </w:rPr>
      </w:pPr>
      <w:r>
        <w:rPr>
          <w:rStyle w:val="af2"/>
        </w:rPr>
        <w:annotationRef/>
      </w:r>
      <w:r w:rsidR="00CB1C9B">
        <w:rPr>
          <w:rFonts w:hint="eastAsia"/>
          <w:lang w:eastAsia="ja-JP"/>
        </w:rPr>
        <w:t>これが何を意味するのかがよくわかりませんでした。</w:t>
      </w:r>
      <w:r w:rsidR="00CB1C9B">
        <w:rPr>
          <w:lang w:eastAsia="ja-JP"/>
        </w:rPr>
        <w:t>Discussion</w:t>
      </w:r>
      <w:r w:rsidR="00CB1C9B">
        <w:rPr>
          <w:rFonts w:hint="eastAsia"/>
          <w:lang w:eastAsia="ja-JP"/>
        </w:rPr>
        <w:t>で使われている表現の方がわかりやすい。</w:t>
      </w:r>
    </w:p>
  </w:comment>
  <w:comment w:id="77" w:author="治輝 齋藤" w:date="2026-05-19T22:21:00Z" w:initials="治齋">
    <w:p w14:paraId="514C5BEC" w14:textId="7F838D03" w:rsidR="005F4CD1" w:rsidRDefault="005F4CD1">
      <w:pPr>
        <w:pStyle w:val="af3"/>
        <w:rPr>
          <w:lang w:eastAsia="ja-JP"/>
        </w:rPr>
      </w:pPr>
      <w:r>
        <w:rPr>
          <w:rStyle w:val="af2"/>
        </w:rPr>
        <w:annotationRef/>
      </w:r>
      <w:r w:rsidRPr="005F4CD1">
        <w:rPr>
          <w:rFonts w:hint="eastAsia"/>
          <w:lang w:eastAsia="ja-JP"/>
        </w:rPr>
        <w:t>Discussion</w:t>
      </w:r>
      <w:r>
        <w:rPr>
          <w:rFonts w:hint="eastAsia"/>
          <w:lang w:eastAsia="ja-JP"/>
        </w:rPr>
        <w:t xml:space="preserve"> </w:t>
      </w:r>
      <w:r w:rsidRPr="005F4CD1">
        <w:rPr>
          <w:rFonts w:hint="eastAsia"/>
          <w:lang w:eastAsia="ja-JP"/>
        </w:rPr>
        <w:t>で使われている表現</w:t>
      </w:r>
      <w:r>
        <w:rPr>
          <w:rFonts w:hint="eastAsia"/>
          <w:lang w:eastAsia="ja-JP"/>
        </w:rPr>
        <w:t>に倣い、該当箇所の記載を修正しました。</w:t>
      </w:r>
    </w:p>
  </w:comment>
  <w:comment w:id="84" w:author="山岸良匡" w:date="2026-05-18T18:54:00Z" w:initials="山">
    <w:p w14:paraId="70789A25" w14:textId="77777777" w:rsidR="00CB1C9B" w:rsidRDefault="00407B16" w:rsidP="00CB1C9B">
      <w:pPr>
        <w:pStyle w:val="af3"/>
        <w:rPr>
          <w:lang w:eastAsia="ja-JP"/>
        </w:rPr>
      </w:pPr>
      <w:r>
        <w:rPr>
          <w:rStyle w:val="af2"/>
        </w:rPr>
        <w:annotationRef/>
      </w:r>
      <w:r w:rsidR="00CB1C9B">
        <w:rPr>
          <w:rFonts w:hint="eastAsia"/>
          <w:lang w:eastAsia="ja-JP"/>
        </w:rPr>
        <w:t>これもこれだけだと何かがよくわからないと思います。何で調整したのかも書く必要があります。</w:t>
      </w:r>
    </w:p>
  </w:comment>
  <w:comment w:id="85" w:author="治輝 齋藤" w:date="2026-05-19T22:31:00Z" w:initials="治齋">
    <w:p w14:paraId="0A45A31D" w14:textId="1DEDD536" w:rsidR="00A27614" w:rsidRDefault="00A27614">
      <w:pPr>
        <w:pStyle w:val="af3"/>
        <w:rPr>
          <w:lang w:eastAsia="ja-JP"/>
        </w:rPr>
      </w:pPr>
      <w:r>
        <w:rPr>
          <w:rStyle w:val="af2"/>
        </w:rPr>
        <w:annotationRef/>
      </w:r>
      <w:r>
        <w:rPr>
          <w:rFonts w:hint="eastAsia"/>
          <w:lang w:eastAsia="ja-JP"/>
        </w:rPr>
        <w:t>何で調整したかの要素について、</w:t>
      </w:r>
      <w:r w:rsidR="0075459B">
        <w:rPr>
          <w:rFonts w:hint="eastAsia"/>
          <w:lang w:eastAsia="ja-JP"/>
        </w:rPr>
        <w:t>前パラグラフに</w:t>
      </w:r>
      <w:r>
        <w:rPr>
          <w:rFonts w:hint="eastAsia"/>
          <w:lang w:eastAsia="ja-JP"/>
        </w:rPr>
        <w:t>記載を</w:t>
      </w:r>
      <w:r w:rsidR="0075459B">
        <w:rPr>
          <w:rFonts w:hint="eastAsia"/>
          <w:lang w:eastAsia="ja-JP"/>
        </w:rPr>
        <w:t>追加し、本パラグラフでは</w:t>
      </w:r>
      <w:r w:rsidR="0075459B">
        <w:rPr>
          <w:rFonts w:hint="eastAsia"/>
          <w:lang w:eastAsia="ja-JP"/>
        </w:rPr>
        <w:t>those covariates</w:t>
      </w:r>
      <w:r w:rsidR="0075459B">
        <w:rPr>
          <w:rFonts w:hint="eastAsia"/>
          <w:lang w:eastAsia="ja-JP"/>
        </w:rPr>
        <w:t>と記載</w:t>
      </w:r>
      <w:r>
        <w:rPr>
          <w:rFonts w:hint="eastAsia"/>
          <w:lang w:eastAsia="ja-JP"/>
        </w:rPr>
        <w:t>しました。</w:t>
      </w:r>
    </w:p>
  </w:comment>
  <w:comment w:id="108" w:author="山岸良匡" w:date="2026-05-18T23:44:00Z" w:initials="山">
    <w:p w14:paraId="50E41A7C" w14:textId="77777777" w:rsidR="00CB1C9B" w:rsidRDefault="00CB1C9B" w:rsidP="00CB1C9B">
      <w:pPr>
        <w:pStyle w:val="af3"/>
        <w:rPr>
          <w:lang w:eastAsia="ja-JP"/>
        </w:rPr>
      </w:pPr>
      <w:r>
        <w:rPr>
          <w:rStyle w:val="af2"/>
        </w:rPr>
        <w:annotationRef/>
      </w:r>
      <w:r>
        <w:rPr>
          <w:rFonts w:hint="eastAsia"/>
          <w:lang w:eastAsia="ja-JP"/>
        </w:rPr>
        <w:t>抄録の最後でこのようなことは言わない方がいい。重要なことは、「傾斜が強い県に住んでいる人では股関節骨折手術が多いが、それ以外の骨折は関係ない」ことが、明確に読者に伝わることです。それ以外の細かな情報は本文で議論すればよい。</w:t>
      </w:r>
    </w:p>
  </w:comment>
  <w:comment w:id="109" w:author="治輝 齋藤" w:date="2026-05-19T22:44:00Z" w:initials="治齋">
    <w:p w14:paraId="34F6716C" w14:textId="762336D9" w:rsidR="00ED46B8" w:rsidRDefault="00ED46B8">
      <w:pPr>
        <w:pStyle w:val="af3"/>
        <w:rPr>
          <w:lang w:eastAsia="ja-JP"/>
        </w:rPr>
      </w:pPr>
      <w:r>
        <w:rPr>
          <w:rStyle w:val="af2"/>
        </w:rPr>
        <w:annotationRef/>
      </w:r>
      <w:r>
        <w:rPr>
          <w:rFonts w:hint="eastAsia"/>
          <w:lang w:eastAsia="ja-JP"/>
        </w:rPr>
        <w:t>抄録の最後について、</w:t>
      </w:r>
      <w:r w:rsidRPr="00ED46B8">
        <w:rPr>
          <w:rFonts w:hint="eastAsia"/>
          <w:lang w:eastAsia="ja-JP"/>
        </w:rPr>
        <w:t>「傾斜が強い県に住んでいる人では股関節骨折手術が多いが、それ以外の骨折は関係ない」</w:t>
      </w:r>
      <w:r>
        <w:rPr>
          <w:rFonts w:hint="eastAsia"/>
          <w:lang w:eastAsia="ja-JP"/>
        </w:rPr>
        <w:t>旨に記載を修正しました。</w:t>
      </w:r>
    </w:p>
  </w:comment>
  <w:comment w:id="112" w:author="山岸良匡" w:date="2026-05-18T19:10:00Z" w:initials="山">
    <w:p w14:paraId="513FFDD6" w14:textId="538328FB" w:rsidR="00A810BB" w:rsidRDefault="00A810BB" w:rsidP="00A810BB">
      <w:pPr>
        <w:pStyle w:val="af3"/>
        <w:rPr>
          <w:lang w:eastAsia="ja-JP"/>
        </w:rPr>
      </w:pPr>
      <w:r>
        <w:rPr>
          <w:rStyle w:val="af2"/>
        </w:rPr>
        <w:annotationRef/>
      </w:r>
      <w:r>
        <w:rPr>
          <w:rFonts w:hint="eastAsia"/>
          <w:lang w:eastAsia="ja-JP"/>
        </w:rPr>
        <w:t>なんとなく、傾斜地に住んでいる人の方が、坂を上ったり下りたりするので、足腰が鍛えられる気がしますが、どのようには考えられないですか？逆に傾斜地はしんどいので車を使う人が多いということもあるのでは？</w:t>
      </w:r>
    </w:p>
  </w:comment>
  <w:comment w:id="113" w:author="治輝 齋藤" w:date="2026-05-20T13:03:00Z" w:initials="治齋">
    <w:p w14:paraId="205E365A" w14:textId="4CC77E9C" w:rsidR="007F0B51" w:rsidRDefault="007F0B51">
      <w:pPr>
        <w:pStyle w:val="af3"/>
        <w:rPr>
          <w:lang w:eastAsia="ja-JP"/>
        </w:rPr>
      </w:pPr>
      <w:r>
        <w:rPr>
          <w:rStyle w:val="af2"/>
        </w:rPr>
        <w:annotationRef/>
      </w:r>
      <w:r>
        <w:rPr>
          <w:rFonts w:hint="eastAsia"/>
          <w:lang w:eastAsia="ja-JP"/>
        </w:rPr>
        <w:t>ご指摘いただいた仮説について、記載を追記いたしました。</w:t>
      </w:r>
    </w:p>
  </w:comment>
  <w:comment w:id="115" w:author="治輝 齋藤" w:date="2026-05-19T20:43:00Z" w:initials="治齋">
    <w:p w14:paraId="1006C1C6" w14:textId="2E245979" w:rsidR="001D54C3" w:rsidRDefault="001D54C3">
      <w:pPr>
        <w:pStyle w:val="af3"/>
        <w:rPr>
          <w:lang w:eastAsia="ja-JP"/>
        </w:rPr>
      </w:pPr>
      <w:r>
        <w:rPr>
          <w:rStyle w:val="af2"/>
        </w:rPr>
        <w:annotationRef/>
      </w:r>
      <w:r>
        <w:rPr>
          <w:rFonts w:hint="eastAsia"/>
          <w:lang w:eastAsia="ja-JP"/>
        </w:rPr>
        <w:t>（</w:t>
      </w:r>
      <w:r>
        <w:rPr>
          <w:rFonts w:hint="eastAsia"/>
          <w:lang w:eastAsia="ja-JP"/>
        </w:rPr>
        <w:t>江口先生コメント①）</w:t>
      </w:r>
      <w:r>
        <w:rPr>
          <w:rFonts w:hint="eastAsia"/>
          <w:lang w:eastAsia="ja-JP"/>
        </w:rPr>
        <w:t xml:space="preserve">hip fracture rates </w:t>
      </w:r>
      <w:r>
        <w:rPr>
          <w:rFonts w:hint="eastAsia"/>
          <w:lang w:eastAsia="ja-JP"/>
        </w:rPr>
        <w:t>→</w:t>
      </w:r>
      <w:r>
        <w:rPr>
          <w:rFonts w:hint="eastAsia"/>
          <w:lang w:eastAsia="ja-JP"/>
        </w:rPr>
        <w:t xml:space="preserve"> hip fracture surgery rates </w:t>
      </w:r>
      <w:r>
        <w:rPr>
          <w:rFonts w:hint="eastAsia"/>
          <w:lang w:eastAsia="ja-JP"/>
        </w:rPr>
        <w:t>に修正のうえ、本文の表現も修正しました。</w:t>
      </w:r>
    </w:p>
  </w:comment>
  <w:comment w:id="125" w:author="山岸良匡" w:date="2026-05-18T19:14:00Z" w:initials="山">
    <w:p w14:paraId="24FC57F2" w14:textId="77777777" w:rsidR="00362AF6" w:rsidRDefault="00A810BB" w:rsidP="00362AF6">
      <w:pPr>
        <w:pStyle w:val="af3"/>
        <w:rPr>
          <w:lang w:eastAsia="ja-JP"/>
        </w:rPr>
      </w:pPr>
      <w:r>
        <w:rPr>
          <w:rStyle w:val="af2"/>
        </w:rPr>
        <w:annotationRef/>
      </w:r>
      <w:r w:rsidR="00362AF6">
        <w:rPr>
          <w:rFonts w:hint="eastAsia"/>
          <w:lang w:eastAsia="ja-JP"/>
        </w:rPr>
        <w:t>ここで県レベルというのがでてくるが、県レベルで十分なのですか？山の多い県でも実際に人々が多く住んでいるのは平野部で、山奥に住んでいる人はわずかですが、それでも代表性は担保できるのですか？</w:t>
      </w:r>
      <w:r w:rsidR="00362AF6">
        <w:rPr>
          <w:rFonts w:hint="eastAsia"/>
          <w:lang w:eastAsia="ja-JP"/>
        </w:rPr>
        <w:t>limitation</w:t>
      </w:r>
      <w:r w:rsidR="00362AF6">
        <w:rPr>
          <w:rFonts w:hint="eastAsia"/>
          <w:lang w:eastAsia="ja-JP"/>
        </w:rPr>
        <w:t>で少し述べられていますが、そのような欠点があっても、今回の研究を出す意義があることを</w:t>
      </w:r>
      <w:r w:rsidR="00362AF6">
        <w:rPr>
          <w:rFonts w:hint="eastAsia"/>
          <w:lang w:eastAsia="ja-JP"/>
        </w:rPr>
        <w:t>discussion</w:t>
      </w:r>
      <w:r w:rsidR="00362AF6">
        <w:rPr>
          <w:rFonts w:hint="eastAsia"/>
          <w:lang w:eastAsia="ja-JP"/>
        </w:rPr>
        <w:t>または</w:t>
      </w:r>
      <w:r w:rsidR="00362AF6">
        <w:rPr>
          <w:rFonts w:hint="eastAsia"/>
          <w:lang w:eastAsia="ja-JP"/>
        </w:rPr>
        <w:t>conclusion</w:t>
      </w:r>
      <w:r w:rsidR="00362AF6">
        <w:rPr>
          <w:rFonts w:hint="eastAsia"/>
          <w:lang w:eastAsia="ja-JP"/>
        </w:rPr>
        <w:t>で強調してください。</w:t>
      </w:r>
    </w:p>
  </w:comment>
  <w:comment w:id="126" w:author="治輝 齋藤" w:date="2026-05-19T20:44:00Z" w:initials="治齋">
    <w:p w14:paraId="0BF46168" w14:textId="1EEED7A4" w:rsidR="001D54C3" w:rsidRDefault="001D54C3">
      <w:pPr>
        <w:pStyle w:val="af3"/>
      </w:pPr>
      <w:r>
        <w:rPr>
          <w:rStyle w:val="af2"/>
        </w:rPr>
        <w:annotationRef/>
      </w:r>
      <w:r>
        <w:rPr>
          <w:rFonts w:hint="eastAsia"/>
          <w:lang w:eastAsia="ja-JP"/>
        </w:rPr>
        <w:t>（江口先生コメント①）</w:t>
      </w:r>
      <w:r w:rsidRPr="001D54C3">
        <w:rPr>
          <w:lang w:eastAsia="ja-JP"/>
        </w:rPr>
        <w:t>terrain–fracture relationship</w:t>
      </w:r>
      <w:r>
        <w:rPr>
          <w:rFonts w:hint="eastAsia"/>
          <w:lang w:eastAsia="ja-JP"/>
        </w:rPr>
        <w:t xml:space="preserve"> </w:t>
      </w:r>
      <w:r>
        <w:rPr>
          <w:rFonts w:hint="eastAsia"/>
          <w:lang w:eastAsia="ja-JP"/>
        </w:rPr>
        <w:t>→</w:t>
      </w:r>
      <w:r>
        <w:rPr>
          <w:rFonts w:hint="eastAsia"/>
          <w:lang w:eastAsia="ja-JP"/>
        </w:rPr>
        <w:t xml:space="preserve"> </w:t>
      </w:r>
      <w:r w:rsidRPr="001D54C3">
        <w:rPr>
          <w:lang w:eastAsia="ja-JP"/>
        </w:rPr>
        <w:t>terrain–fracture surgery relationship</w:t>
      </w:r>
      <w:r>
        <w:rPr>
          <w:rFonts w:hint="eastAsia"/>
          <w:lang w:eastAsia="ja-JP"/>
        </w:rPr>
        <w:t>に修正しました。</w:t>
      </w:r>
    </w:p>
  </w:comment>
  <w:comment w:id="128" w:author="治輝 齋藤" w:date="2026-05-19T20:47:00Z" w:initials="治齋">
    <w:p w14:paraId="625A4C7D" w14:textId="6E7F82F1" w:rsidR="00DA1990" w:rsidRDefault="00DA1990">
      <w:pPr>
        <w:pStyle w:val="af3"/>
        <w:rPr>
          <w:lang w:eastAsia="ja-JP"/>
        </w:rPr>
      </w:pPr>
      <w:r>
        <w:rPr>
          <w:rStyle w:val="af2"/>
        </w:rPr>
        <w:annotationRef/>
      </w:r>
      <w:r>
        <w:rPr>
          <w:rFonts w:hint="eastAsia"/>
          <w:lang w:eastAsia="ja-JP"/>
        </w:rPr>
        <w:t>（江口先生コメント①）</w:t>
      </w:r>
      <w:r w:rsidRPr="00DA1990">
        <w:rPr>
          <w:rFonts w:hint="eastAsia"/>
          <w:lang w:eastAsia="ja-JP"/>
        </w:rPr>
        <w:t>骨折と骨折手術率の区別を整理</w:t>
      </w:r>
      <w:r>
        <w:rPr>
          <w:rFonts w:hint="eastAsia"/>
          <w:lang w:eastAsia="ja-JP"/>
        </w:rPr>
        <w:t>する旨について、記載を修正しました。</w:t>
      </w:r>
    </w:p>
  </w:comment>
  <w:comment w:id="146" w:author="治輝 齋藤" w:date="2026-05-19T20:54:00Z" w:initials="治齋">
    <w:p w14:paraId="202B07E6" w14:textId="2584C3DD" w:rsidR="00DA1990" w:rsidRDefault="00DA1990">
      <w:pPr>
        <w:pStyle w:val="af3"/>
        <w:rPr>
          <w:lang w:eastAsia="ja-JP"/>
        </w:rPr>
      </w:pPr>
      <w:r>
        <w:rPr>
          <w:rStyle w:val="af2"/>
        </w:rPr>
        <w:annotationRef/>
      </w:r>
      <w:r>
        <w:rPr>
          <w:rFonts w:hint="eastAsia"/>
          <w:lang w:eastAsia="ja-JP"/>
        </w:rPr>
        <w:t>（</w:t>
      </w:r>
      <w:r>
        <w:rPr>
          <w:rFonts w:hint="eastAsia"/>
          <w:lang w:eastAsia="ja-JP"/>
        </w:rPr>
        <w:t>江口先生コメント①）</w:t>
      </w:r>
      <w:r w:rsidRPr="00DA1990">
        <w:rPr>
          <w:rFonts w:hint="eastAsia"/>
          <w:lang w:eastAsia="ja-JP"/>
        </w:rPr>
        <w:t>大腿骨近位部骨折手術率データを用いて検討している</w:t>
      </w:r>
      <w:r>
        <w:rPr>
          <w:rFonts w:hint="eastAsia"/>
          <w:lang w:eastAsia="ja-JP"/>
        </w:rPr>
        <w:t>旨について記載を加え、全体の表現を修正しました。</w:t>
      </w:r>
    </w:p>
  </w:comment>
  <w:comment w:id="175" w:author="山岸良匡" w:date="2026-05-18T19:19:00Z" w:initials="山">
    <w:p w14:paraId="7DE1BBAC" w14:textId="247ADA49" w:rsidR="008A413E" w:rsidRDefault="008A413E" w:rsidP="008A413E">
      <w:pPr>
        <w:pStyle w:val="af3"/>
        <w:rPr>
          <w:lang w:eastAsia="ja-JP"/>
        </w:rPr>
      </w:pPr>
      <w:r>
        <w:rPr>
          <w:rStyle w:val="af2"/>
        </w:rPr>
        <w:annotationRef/>
      </w:r>
      <w:r>
        <w:rPr>
          <w:rFonts w:hint="eastAsia"/>
          <w:lang w:eastAsia="ja-JP"/>
        </w:rPr>
        <w:t>老年人口割合のことですか？この書き方だと１年間にどれだけ高齢化が進んだかの指標のように見える。</w:t>
      </w:r>
      <w:r>
        <w:rPr>
          <w:lang w:eastAsia="ja-JP"/>
        </w:rPr>
        <w:t>proportion of individuals aged ≥65 years</w:t>
      </w:r>
      <w:r>
        <w:rPr>
          <w:rFonts w:hint="eastAsia"/>
          <w:lang w:eastAsia="ja-JP"/>
        </w:rPr>
        <w:t>だけでいいのでは？</w:t>
      </w:r>
    </w:p>
  </w:comment>
  <w:comment w:id="176" w:author="治輝 齋藤" w:date="2026-05-19T23:04:00Z" w:initials="治齋">
    <w:p w14:paraId="766AEC9E" w14:textId="788BF7B3" w:rsidR="00DF1C6E" w:rsidRDefault="00DF1C6E">
      <w:pPr>
        <w:pStyle w:val="af3"/>
        <w:rPr>
          <w:lang w:eastAsia="ja-JP"/>
        </w:rPr>
      </w:pPr>
      <w:r>
        <w:rPr>
          <w:rStyle w:val="af2"/>
        </w:rPr>
        <w:annotationRef/>
      </w:r>
      <w:r w:rsidRPr="00DF1C6E">
        <w:rPr>
          <w:lang w:eastAsia="ja-JP"/>
        </w:rPr>
        <w:t>proportion of individuals aged ≥65 years</w:t>
      </w:r>
      <w:r>
        <w:rPr>
          <w:rFonts w:hint="eastAsia"/>
          <w:lang w:eastAsia="ja-JP"/>
        </w:rPr>
        <w:t xml:space="preserve"> </w:t>
      </w:r>
      <w:r>
        <w:rPr>
          <w:rFonts w:hint="eastAsia"/>
          <w:lang w:eastAsia="ja-JP"/>
        </w:rPr>
        <w:t>のみの記載に修正しました。</w:t>
      </w:r>
    </w:p>
  </w:comment>
  <w:comment w:id="189" w:author="治輝 齋藤" w:date="2026-04-30T18:01:00Z" w:initials="治齋">
    <w:p w14:paraId="2E7524A1" w14:textId="5AC52E3E" w:rsidR="005B47C8" w:rsidRDefault="005B47C8">
      <w:pPr>
        <w:pStyle w:val="af3"/>
        <w:rPr>
          <w:lang w:eastAsia="ja-JP"/>
        </w:rPr>
      </w:pPr>
      <w:r>
        <w:rPr>
          <w:rStyle w:val="af2"/>
        </w:rPr>
        <w:annotationRef/>
      </w:r>
      <w:r>
        <w:rPr>
          <w:rFonts w:hint="eastAsia"/>
          <w:lang w:eastAsia="ja-JP"/>
        </w:rPr>
        <w:t>（佐藤先生コメント①）</w:t>
      </w:r>
      <w:r w:rsidRPr="0032446C">
        <w:rPr>
          <w:rFonts w:hint="eastAsia"/>
          <w:lang w:eastAsia="ja-JP"/>
        </w:rPr>
        <w:t>完全な媒介因子として考えることは難しいので、交絡因子として処理する</w:t>
      </w:r>
      <w:r>
        <w:rPr>
          <w:rFonts w:hint="eastAsia"/>
          <w:lang w:eastAsia="ja-JP"/>
        </w:rPr>
        <w:t>旨を記載しました。</w:t>
      </w:r>
    </w:p>
  </w:comment>
  <w:comment w:id="196" w:author="治輝 齋藤" w:date="2026-04-30T18:02:00Z" w:initials="治齋">
    <w:p w14:paraId="3E8848AB" w14:textId="42D78497" w:rsidR="005B47C8" w:rsidRDefault="005B47C8">
      <w:pPr>
        <w:pStyle w:val="af3"/>
        <w:rPr>
          <w:lang w:eastAsia="ja-JP"/>
        </w:rPr>
      </w:pPr>
      <w:r>
        <w:rPr>
          <w:rStyle w:val="af2"/>
        </w:rPr>
        <w:annotationRef/>
      </w:r>
      <w:r>
        <w:rPr>
          <w:rFonts w:hint="eastAsia"/>
          <w:lang w:eastAsia="ja-JP"/>
        </w:rPr>
        <w:t>（</w:t>
      </w:r>
      <w:r>
        <w:rPr>
          <w:rFonts w:hint="eastAsia"/>
          <w:lang w:eastAsia="ja-JP"/>
        </w:rPr>
        <w:t>佐藤先生コメント②）</w:t>
      </w:r>
      <w:r w:rsidRPr="0032446C">
        <w:rPr>
          <w:rFonts w:hint="eastAsia"/>
          <w:lang w:eastAsia="ja-JP"/>
        </w:rPr>
        <w:t>N=47</w:t>
      </w:r>
      <w:r w:rsidRPr="0032446C">
        <w:rPr>
          <w:rFonts w:hint="eastAsia"/>
          <w:lang w:eastAsia="ja-JP"/>
        </w:rPr>
        <w:t>での係数安定性・多重共線性診断を確認し</w:t>
      </w:r>
      <w:r>
        <w:rPr>
          <w:rFonts w:hint="eastAsia"/>
          <w:lang w:eastAsia="ja-JP"/>
        </w:rPr>
        <w:t>、</w:t>
      </w:r>
      <w:r w:rsidRPr="0032446C">
        <w:rPr>
          <w:rFonts w:hint="eastAsia"/>
          <w:lang w:eastAsia="ja-JP"/>
        </w:rPr>
        <w:t>慎重解釈する旨を追記</w:t>
      </w:r>
      <w:r>
        <w:rPr>
          <w:rFonts w:hint="eastAsia"/>
          <w:lang w:eastAsia="ja-JP"/>
        </w:rPr>
        <w:t>しました。</w:t>
      </w:r>
    </w:p>
  </w:comment>
  <w:comment w:id="198" w:author="治輝 齋藤" w:date="2026-04-30T20:24:00Z" w:initials="治齋">
    <w:p w14:paraId="22BA222B" w14:textId="7F4807CA" w:rsidR="00B4073B" w:rsidRDefault="00B4073B">
      <w:pPr>
        <w:pStyle w:val="af3"/>
        <w:rPr>
          <w:lang w:eastAsia="ja-JP"/>
        </w:rPr>
      </w:pPr>
      <w:r>
        <w:rPr>
          <w:rStyle w:val="af2"/>
        </w:rPr>
        <w:annotationRef/>
      </w:r>
      <w:r>
        <w:rPr>
          <w:rFonts w:hint="eastAsia"/>
          <w:lang w:eastAsia="ja-JP"/>
        </w:rPr>
        <w:t>（</w:t>
      </w:r>
      <w:r w:rsidRPr="00B4073B">
        <w:rPr>
          <w:lang w:eastAsia="ja-JP"/>
        </w:rPr>
        <w:t>寳澤</w:t>
      </w:r>
      <w:r>
        <w:rPr>
          <w:rFonts w:hint="eastAsia"/>
          <w:lang w:eastAsia="ja-JP"/>
        </w:rPr>
        <w:t>先生コメント）</w:t>
      </w:r>
      <w:r w:rsidRPr="00B4073B">
        <w:rPr>
          <w:rFonts w:hint="eastAsia"/>
          <w:lang w:eastAsia="ja-JP"/>
        </w:rPr>
        <w:t>年齢階級別手術表</w:t>
      </w:r>
      <w:r>
        <w:rPr>
          <w:rFonts w:hint="eastAsia"/>
          <w:lang w:eastAsia="ja-JP"/>
        </w:rPr>
        <w:t>データ、</w:t>
      </w:r>
      <w:r>
        <w:rPr>
          <w:rFonts w:hint="eastAsia"/>
          <w:lang w:eastAsia="ja-JP"/>
        </w:rPr>
        <w:t>2020</w:t>
      </w:r>
      <w:r>
        <w:rPr>
          <w:rFonts w:hint="eastAsia"/>
          <w:lang w:eastAsia="ja-JP"/>
        </w:rPr>
        <w:t>年国勢調査の</w:t>
      </w:r>
      <w:r w:rsidRPr="00B4073B">
        <w:rPr>
          <w:rFonts w:hint="eastAsia"/>
          <w:lang w:eastAsia="ja-JP"/>
        </w:rPr>
        <w:t>人口</w:t>
      </w:r>
      <w:r>
        <w:rPr>
          <w:rFonts w:hint="eastAsia"/>
          <w:lang w:eastAsia="ja-JP"/>
        </w:rPr>
        <w:t>データ</w:t>
      </w:r>
      <w:r w:rsidRPr="00B4073B">
        <w:rPr>
          <w:rFonts w:hint="eastAsia"/>
          <w:lang w:eastAsia="ja-JP"/>
        </w:rPr>
        <w:t>を用いた間接法</w:t>
      </w:r>
      <w:r w:rsidRPr="00B4073B">
        <w:rPr>
          <w:rFonts w:hint="eastAsia"/>
          <w:lang w:eastAsia="ja-JP"/>
        </w:rPr>
        <w:t>SIR/ISR</w:t>
      </w:r>
      <w:r w:rsidRPr="00B4073B">
        <w:rPr>
          <w:rFonts w:hint="eastAsia"/>
          <w:lang w:eastAsia="ja-JP"/>
        </w:rPr>
        <w:t>の感度分析手順（</w:t>
      </w:r>
      <w:r w:rsidRPr="00B4073B">
        <w:rPr>
          <w:rFonts w:hint="eastAsia"/>
          <w:lang w:eastAsia="ja-JP"/>
        </w:rPr>
        <w:t>`0/5/9`</w:t>
      </w:r>
      <w:r w:rsidRPr="00B4073B">
        <w:rPr>
          <w:rFonts w:hint="eastAsia"/>
          <w:lang w:eastAsia="ja-JP"/>
        </w:rPr>
        <w:t>シナリオ）を追記</w:t>
      </w:r>
      <w:r>
        <w:rPr>
          <w:rFonts w:hint="eastAsia"/>
          <w:lang w:eastAsia="ja-JP"/>
        </w:rPr>
        <w:t>しました。</w:t>
      </w:r>
    </w:p>
  </w:comment>
  <w:comment w:id="218" w:author="山岸良匡" w:date="2026-05-18T19:23:00Z" w:initials="山">
    <w:p w14:paraId="4BBB0A56" w14:textId="77777777" w:rsidR="008A413E" w:rsidRDefault="008A413E" w:rsidP="008A413E">
      <w:pPr>
        <w:pStyle w:val="af3"/>
        <w:rPr>
          <w:lang w:eastAsia="ja-JP"/>
        </w:rPr>
      </w:pPr>
      <w:r>
        <w:rPr>
          <w:rStyle w:val="af2"/>
        </w:rPr>
        <w:annotationRef/>
      </w:r>
      <w:r>
        <w:rPr>
          <w:rFonts w:hint="eastAsia"/>
          <w:lang w:eastAsia="ja-JP"/>
        </w:rPr>
        <w:t>これは不要では？</w:t>
      </w:r>
    </w:p>
  </w:comment>
  <w:comment w:id="219" w:author="治輝 齋藤" w:date="2026-05-19T23:49:00Z" w:initials="治齋">
    <w:p w14:paraId="7B1ED3F6" w14:textId="5EC580DF" w:rsidR="00380229" w:rsidRDefault="00380229">
      <w:pPr>
        <w:pStyle w:val="af3"/>
        <w:rPr>
          <w:lang w:eastAsia="ja-JP"/>
        </w:rPr>
      </w:pPr>
      <w:r>
        <w:rPr>
          <w:rStyle w:val="af2"/>
        </w:rPr>
        <w:annotationRef/>
      </w:r>
      <w:r>
        <w:rPr>
          <w:rFonts w:hint="eastAsia"/>
          <w:lang w:eastAsia="ja-JP"/>
        </w:rPr>
        <w:t>該当部分について削除しました。</w:t>
      </w:r>
    </w:p>
  </w:comment>
  <w:comment w:id="226" w:author="治輝 齋藤" w:date="2026-05-20T12:48:00Z" w:initials="治齋">
    <w:p w14:paraId="06E44B76" w14:textId="4A308798" w:rsidR="00EB4379" w:rsidRDefault="00EB4379">
      <w:pPr>
        <w:pStyle w:val="af3"/>
        <w:rPr>
          <w:rFonts w:hint="eastAsia"/>
          <w:lang w:eastAsia="ja-JP"/>
        </w:rPr>
      </w:pPr>
      <w:r>
        <w:rPr>
          <w:rStyle w:val="af2"/>
        </w:rPr>
        <w:annotationRef/>
      </w:r>
      <w:r>
        <w:rPr>
          <w:rFonts w:hint="eastAsia"/>
          <w:lang w:eastAsia="ja-JP"/>
        </w:rPr>
        <w:t>（</w:t>
      </w:r>
      <w:r>
        <w:rPr>
          <w:rFonts w:hint="eastAsia"/>
          <w:lang w:eastAsia="ja-JP"/>
        </w:rPr>
        <w:t>江口先生コメント⑤）</w:t>
      </w:r>
      <w:r w:rsidRPr="00EB4379">
        <w:rPr>
          <w:rFonts w:hint="eastAsia"/>
          <w:lang w:eastAsia="ja-JP"/>
        </w:rPr>
        <w:t>「</w:t>
      </w:r>
      <w:r w:rsidRPr="00EB4379">
        <w:rPr>
          <w:rFonts w:hint="eastAsia"/>
          <w:lang w:eastAsia="ja-JP"/>
        </w:rPr>
        <w:t>1.81</w:t>
      </w:r>
      <w:r w:rsidRPr="00EB4379">
        <w:rPr>
          <w:rFonts w:hint="eastAsia"/>
          <w:lang w:eastAsia="ja-JP"/>
        </w:rPr>
        <w:t>度</w:t>
      </w:r>
      <w:r w:rsidRPr="00EB4379">
        <w:rPr>
          <w:rFonts w:hint="eastAsia"/>
          <w:lang w:eastAsia="ja-JP"/>
        </w:rPr>
        <w:t xml:space="preserve"> </w:t>
      </w:r>
      <w:r w:rsidRPr="00EB4379">
        <w:rPr>
          <w:rFonts w:hint="eastAsia"/>
          <w:lang w:eastAsia="ja-JP"/>
        </w:rPr>
        <w:t>（</w:t>
      </w:r>
      <w:r>
        <w:rPr>
          <w:rFonts w:hint="eastAsia"/>
          <w:lang w:eastAsia="ja-JP"/>
        </w:rPr>
        <w:t>茨城</w:t>
      </w:r>
      <w:r w:rsidRPr="00EB4379">
        <w:rPr>
          <w:rFonts w:hint="eastAsia"/>
          <w:lang w:eastAsia="ja-JP"/>
        </w:rPr>
        <w:t>県）、</w:t>
      </w:r>
      <w:r w:rsidRPr="00EB4379">
        <w:rPr>
          <w:rFonts w:hint="eastAsia"/>
          <w:lang w:eastAsia="ja-JP"/>
        </w:rPr>
        <w:t>15.43</w:t>
      </w:r>
      <w:r w:rsidRPr="00EB4379">
        <w:rPr>
          <w:rFonts w:hint="eastAsia"/>
          <w:lang w:eastAsia="ja-JP"/>
        </w:rPr>
        <w:t>度</w:t>
      </w:r>
      <w:r w:rsidRPr="00EB4379">
        <w:rPr>
          <w:rFonts w:hint="eastAsia"/>
          <w:lang w:eastAsia="ja-JP"/>
        </w:rPr>
        <w:t xml:space="preserve"> </w:t>
      </w:r>
      <w:r w:rsidRPr="00EB4379">
        <w:rPr>
          <w:rFonts w:hint="eastAsia"/>
          <w:lang w:eastAsia="ja-JP"/>
        </w:rPr>
        <w:t>（</w:t>
      </w:r>
      <w:r>
        <w:rPr>
          <w:rFonts w:hint="eastAsia"/>
          <w:lang w:eastAsia="ja-JP"/>
        </w:rPr>
        <w:t>新潟</w:t>
      </w:r>
      <w:r w:rsidRPr="00EB4379">
        <w:rPr>
          <w:rFonts w:hint="eastAsia"/>
          <w:lang w:eastAsia="ja-JP"/>
        </w:rPr>
        <w:t>県）」</w:t>
      </w:r>
      <w:r>
        <w:rPr>
          <w:rFonts w:hint="eastAsia"/>
          <w:lang w:eastAsia="ja-JP"/>
        </w:rPr>
        <w:t>と、実際の都道府県例を示しました。</w:t>
      </w:r>
      <w:r>
        <w:rPr>
          <w:rFonts w:hint="eastAsia"/>
          <w:lang w:eastAsia="ja-JP"/>
        </w:rPr>
        <w:t>Abstract</w:t>
      </w:r>
      <w:r>
        <w:rPr>
          <w:rFonts w:hint="eastAsia"/>
          <w:lang w:eastAsia="ja-JP"/>
        </w:rPr>
        <w:t>についても同様に修正しました。</w:t>
      </w:r>
    </w:p>
  </w:comment>
  <w:comment w:id="240" w:author="山岸良匡" w:date="2026-05-18T19:28:00Z" w:initials="山">
    <w:p w14:paraId="4A8F4FEF" w14:textId="77777777" w:rsidR="008A413E" w:rsidRDefault="008A413E" w:rsidP="008A413E">
      <w:pPr>
        <w:pStyle w:val="af3"/>
        <w:rPr>
          <w:lang w:eastAsia="ja-JP"/>
        </w:rPr>
      </w:pPr>
      <w:r>
        <w:rPr>
          <w:rStyle w:val="af2"/>
        </w:rPr>
        <w:annotationRef/>
      </w:r>
      <w:r>
        <w:rPr>
          <w:lang w:eastAsia="ja-JP"/>
        </w:rPr>
        <w:t>rate</w:t>
      </w:r>
      <w:r>
        <w:rPr>
          <w:rFonts w:hint="eastAsia"/>
          <w:lang w:eastAsia="ja-JP"/>
        </w:rPr>
        <w:t>という単語は、疫学では、単位時間当たりを含む概念なので、単に割合を意味するなら</w:t>
      </w:r>
      <w:proofErr w:type="spellStart"/>
      <w:r>
        <w:rPr>
          <w:lang w:eastAsia="ja-JP"/>
        </w:rPr>
        <w:t>proprotion</w:t>
      </w:r>
      <w:proofErr w:type="spellEnd"/>
      <w:r>
        <w:rPr>
          <w:rFonts w:hint="eastAsia"/>
          <w:lang w:eastAsia="ja-JP"/>
        </w:rPr>
        <w:t>の方がいい。ほかも同様です。</w:t>
      </w:r>
    </w:p>
  </w:comment>
  <w:comment w:id="241" w:author="治輝 齋藤" w:date="2026-05-19T23:27:00Z" w:initials="治齋">
    <w:p w14:paraId="515AA38D" w14:textId="41589B97" w:rsidR="00DA5DB9" w:rsidRDefault="00DA5DB9">
      <w:pPr>
        <w:pStyle w:val="af3"/>
        <w:rPr>
          <w:lang w:eastAsia="ja-JP"/>
        </w:rPr>
      </w:pPr>
      <w:r>
        <w:rPr>
          <w:rStyle w:val="af2"/>
        </w:rPr>
        <w:annotationRef/>
      </w:r>
      <w:r>
        <w:rPr>
          <w:rFonts w:hint="eastAsia"/>
          <w:lang w:eastAsia="ja-JP"/>
        </w:rPr>
        <w:t>割合を意味する部分について、</w:t>
      </w:r>
      <w:r>
        <w:rPr>
          <w:rFonts w:hint="eastAsia"/>
          <w:lang w:eastAsia="ja-JP"/>
        </w:rPr>
        <w:t xml:space="preserve">rate </w:t>
      </w:r>
      <w:r>
        <w:rPr>
          <w:rFonts w:hint="eastAsia"/>
          <w:lang w:eastAsia="ja-JP"/>
        </w:rPr>
        <w:t>→</w:t>
      </w:r>
      <w:r>
        <w:rPr>
          <w:rFonts w:hint="eastAsia"/>
          <w:lang w:eastAsia="ja-JP"/>
        </w:rPr>
        <w:t xml:space="preserve"> proportion</w:t>
      </w:r>
      <w:r>
        <w:rPr>
          <w:rFonts w:hint="eastAsia"/>
          <w:lang w:eastAsia="ja-JP"/>
        </w:rPr>
        <w:t>に修正しました。他の箇所も同様です。</w:t>
      </w:r>
    </w:p>
  </w:comment>
  <w:comment w:id="245" w:author="山岸良匡" w:date="2026-05-18T19:31:00Z" w:initials="山">
    <w:p w14:paraId="39E4D378" w14:textId="77777777" w:rsidR="00A6730B" w:rsidRDefault="00A6730B" w:rsidP="00A6730B">
      <w:pPr>
        <w:pStyle w:val="af3"/>
        <w:rPr>
          <w:lang w:eastAsia="ja-JP"/>
        </w:rPr>
      </w:pPr>
      <w:r>
        <w:rPr>
          <w:rStyle w:val="af2"/>
        </w:rPr>
        <w:annotationRef/>
      </w:r>
      <w:r>
        <w:rPr>
          <w:rFonts w:hint="eastAsia"/>
          <w:lang w:eastAsia="ja-JP"/>
        </w:rPr>
        <w:t>これは</w:t>
      </w:r>
      <w:r>
        <w:rPr>
          <w:rFonts w:hint="eastAsia"/>
          <w:lang w:eastAsia="ja-JP"/>
        </w:rPr>
        <w:t>Table</w:t>
      </w:r>
      <w:r>
        <w:rPr>
          <w:lang w:eastAsia="ja-JP"/>
        </w:rPr>
        <w:t>2</w:t>
      </w:r>
      <w:r>
        <w:rPr>
          <w:rFonts w:hint="eastAsia"/>
          <w:lang w:eastAsia="ja-JP"/>
        </w:rPr>
        <w:t>と何が違いますか？どちらかだけでいいのでは？</w:t>
      </w:r>
    </w:p>
  </w:comment>
  <w:comment w:id="246" w:author="治輝 齋藤" w:date="2026-05-20T08:46:00Z" w:initials="治齋">
    <w:p w14:paraId="7EF5FC65" w14:textId="5947153F" w:rsidR="008D2029" w:rsidRDefault="008D2029">
      <w:pPr>
        <w:pStyle w:val="af3"/>
        <w:rPr>
          <w:rFonts w:hint="eastAsia"/>
          <w:lang w:eastAsia="ja-JP"/>
        </w:rPr>
      </w:pPr>
      <w:r>
        <w:rPr>
          <w:rStyle w:val="af2"/>
        </w:rPr>
        <w:annotationRef/>
      </w:r>
      <w:r>
        <w:rPr>
          <w:rFonts w:hint="eastAsia"/>
          <w:lang w:eastAsia="ja-JP"/>
        </w:rPr>
        <w:t>Table 2</w:t>
      </w:r>
      <w:r>
        <w:rPr>
          <w:rFonts w:hint="eastAsia"/>
          <w:lang w:eastAsia="ja-JP"/>
        </w:rPr>
        <w:t>について、削除の方針としました。</w:t>
      </w:r>
    </w:p>
  </w:comment>
  <w:comment w:id="259" w:author="治輝 齋藤" w:date="2026-05-20T08:53:00Z" w:initials="治齋">
    <w:p w14:paraId="6D7D15A9" w14:textId="45926AFB" w:rsidR="0074508A" w:rsidRDefault="0074508A">
      <w:pPr>
        <w:pStyle w:val="af3"/>
        <w:rPr>
          <w:lang w:eastAsia="ja-JP"/>
        </w:rPr>
      </w:pPr>
      <w:r>
        <w:rPr>
          <w:rStyle w:val="af2"/>
        </w:rPr>
        <w:annotationRef/>
      </w:r>
      <w:r>
        <w:rPr>
          <w:rFonts w:hint="eastAsia"/>
          <w:lang w:eastAsia="ja-JP"/>
        </w:rPr>
        <w:t>（</w:t>
      </w:r>
      <w:r>
        <w:rPr>
          <w:rFonts w:hint="eastAsia"/>
          <w:lang w:eastAsia="ja-JP"/>
        </w:rPr>
        <w:t>江口先生コメント⑥）</w:t>
      </w:r>
      <w:r w:rsidRPr="0074508A">
        <w:rPr>
          <w:rFonts w:hint="eastAsia"/>
          <w:lang w:eastAsia="ja-JP"/>
        </w:rPr>
        <w:t>「地形傾斜と速歩割合は弱い負の相関を示した（</w:t>
      </w:r>
      <w:r w:rsidRPr="0074508A">
        <w:rPr>
          <w:rFonts w:hint="eastAsia"/>
          <w:lang w:eastAsia="ja-JP"/>
        </w:rPr>
        <w:t xml:space="preserve">r = </w:t>
      </w:r>
      <w:r w:rsidRPr="0074508A">
        <w:rPr>
          <w:rFonts w:hint="eastAsia"/>
          <w:lang w:eastAsia="ja-JP"/>
        </w:rPr>
        <w:t>－</w:t>
      </w:r>
      <w:r w:rsidRPr="0074508A">
        <w:rPr>
          <w:rFonts w:hint="eastAsia"/>
          <w:lang w:eastAsia="ja-JP"/>
        </w:rPr>
        <w:t>0.264</w:t>
      </w:r>
      <w:r w:rsidRPr="0074508A">
        <w:rPr>
          <w:rFonts w:hint="eastAsia"/>
          <w:lang w:eastAsia="ja-JP"/>
        </w:rPr>
        <w:t>）」について、</w:t>
      </w:r>
      <w:proofErr w:type="gramStart"/>
      <w:r w:rsidRPr="0074508A">
        <w:rPr>
          <w:rFonts w:hint="eastAsia"/>
          <w:lang w:eastAsia="ja-JP"/>
        </w:rPr>
        <w:t>p</w:t>
      </w:r>
      <w:proofErr w:type="gramEnd"/>
      <w:r w:rsidRPr="0074508A">
        <w:rPr>
          <w:rFonts w:hint="eastAsia"/>
          <w:lang w:eastAsia="ja-JP"/>
        </w:rPr>
        <w:t>値</w:t>
      </w:r>
      <w:r>
        <w:rPr>
          <w:rFonts w:hint="eastAsia"/>
          <w:lang w:eastAsia="ja-JP"/>
        </w:rPr>
        <w:t>を追記しました。</w:t>
      </w:r>
    </w:p>
  </w:comment>
  <w:comment w:id="282" w:author="山岸良匡" w:date="2026-05-18T19:35:00Z" w:initials="山">
    <w:p w14:paraId="76289747" w14:textId="77777777" w:rsidR="00A6730B" w:rsidRDefault="00A6730B" w:rsidP="00A6730B">
      <w:pPr>
        <w:pStyle w:val="af3"/>
        <w:rPr>
          <w:lang w:eastAsia="ja-JP"/>
        </w:rPr>
      </w:pPr>
      <w:r>
        <w:rPr>
          <w:rStyle w:val="af2"/>
        </w:rPr>
        <w:annotationRef/>
      </w:r>
      <w:r>
        <w:rPr>
          <w:rFonts w:hint="eastAsia"/>
          <w:lang w:eastAsia="ja-JP"/>
        </w:rPr>
        <w:t>これは必要ですか？</w:t>
      </w:r>
    </w:p>
  </w:comment>
  <w:comment w:id="283" w:author="治輝 齋藤" w:date="2026-05-20T09:01:00Z" w:initials="治齋">
    <w:p w14:paraId="6DFC5644" w14:textId="1DA68F5C" w:rsidR="00BF5468" w:rsidRDefault="00BF5468">
      <w:pPr>
        <w:pStyle w:val="af3"/>
        <w:rPr>
          <w:rFonts w:hint="eastAsia"/>
          <w:lang w:eastAsia="ja-JP"/>
        </w:rPr>
      </w:pPr>
      <w:r>
        <w:rPr>
          <w:rStyle w:val="af2"/>
        </w:rPr>
        <w:annotationRef/>
      </w:r>
      <w:r>
        <w:rPr>
          <w:rFonts w:hint="eastAsia"/>
          <w:lang w:eastAsia="ja-JP"/>
        </w:rPr>
        <w:t>該当部分について、削除しました。</w:t>
      </w:r>
    </w:p>
  </w:comment>
  <w:comment w:id="285" w:author="治輝 齋藤" w:date="2026-04-30T20:30:00Z" w:initials="治齋">
    <w:p w14:paraId="49E4B611" w14:textId="7128D629" w:rsidR="00B4073B" w:rsidRDefault="00B4073B">
      <w:pPr>
        <w:pStyle w:val="af3"/>
        <w:rPr>
          <w:lang w:eastAsia="ja-JP"/>
        </w:rPr>
      </w:pPr>
      <w:r>
        <w:rPr>
          <w:rStyle w:val="af2"/>
        </w:rPr>
        <w:annotationRef/>
      </w:r>
      <w:r>
        <w:rPr>
          <w:rFonts w:hint="eastAsia"/>
          <w:lang w:eastAsia="ja-JP"/>
        </w:rPr>
        <w:t>（</w:t>
      </w:r>
      <w:r w:rsidRPr="00B4073B">
        <w:rPr>
          <w:rFonts w:hint="eastAsia"/>
          <w:lang w:eastAsia="ja-JP"/>
        </w:rPr>
        <w:t>寳澤先生コメント</w:t>
      </w:r>
      <w:r>
        <w:rPr>
          <w:rFonts w:hint="eastAsia"/>
          <w:lang w:eastAsia="ja-JP"/>
        </w:rPr>
        <w:t>）</w:t>
      </w:r>
      <w:r w:rsidRPr="00B4073B">
        <w:rPr>
          <w:rFonts w:hint="eastAsia"/>
          <w:lang w:eastAsia="ja-JP"/>
        </w:rPr>
        <w:t>Results</w:t>
      </w:r>
      <w:r w:rsidRPr="00B4073B">
        <w:rPr>
          <w:rFonts w:hint="eastAsia"/>
          <w:lang w:eastAsia="ja-JP"/>
        </w:rPr>
        <w:t>に、各シナリオでの</w:t>
      </w:r>
      <w:r w:rsidRPr="00B4073B">
        <w:rPr>
          <w:rFonts w:hint="eastAsia"/>
          <w:lang w:eastAsia="ja-JP"/>
        </w:rPr>
        <w:t>ISR</w:t>
      </w:r>
      <w:r w:rsidRPr="00B4073B">
        <w:rPr>
          <w:rFonts w:hint="eastAsia"/>
          <w:lang w:eastAsia="ja-JP"/>
        </w:rPr>
        <w:t>回帰係数（β</w:t>
      </w:r>
      <w:r w:rsidRPr="00B4073B">
        <w:rPr>
          <w:rFonts w:hint="eastAsia"/>
          <w:lang w:eastAsia="ja-JP"/>
        </w:rPr>
        <w:t xml:space="preserve">, 95%CI, </w:t>
      </w:r>
      <w:r w:rsidRPr="00B4073B">
        <w:rPr>
          <w:rFonts w:hint="eastAsia"/>
          <w:i/>
          <w:iCs/>
          <w:lang w:eastAsia="ja-JP"/>
        </w:rPr>
        <w:t>p</w:t>
      </w:r>
      <w:r w:rsidRPr="00B4073B">
        <w:rPr>
          <w:rFonts w:hint="eastAsia"/>
          <w:lang w:eastAsia="ja-JP"/>
        </w:rPr>
        <w:t>）を</w:t>
      </w:r>
      <w:r>
        <w:rPr>
          <w:rFonts w:hint="eastAsia"/>
          <w:lang w:eastAsia="ja-JP"/>
        </w:rPr>
        <w:t>明記</w:t>
      </w:r>
      <w:r w:rsidRPr="00B4073B">
        <w:rPr>
          <w:rFonts w:hint="eastAsia"/>
          <w:lang w:eastAsia="ja-JP"/>
        </w:rPr>
        <w:t>し、符号は安定・効果量は変動</w:t>
      </w:r>
      <w:r>
        <w:rPr>
          <w:rFonts w:hint="eastAsia"/>
          <w:lang w:eastAsia="ja-JP"/>
        </w:rPr>
        <w:t>する旨</w:t>
      </w:r>
      <w:r w:rsidRPr="00B4073B">
        <w:rPr>
          <w:rFonts w:hint="eastAsia"/>
          <w:lang w:eastAsia="ja-JP"/>
        </w:rPr>
        <w:t>を明示</w:t>
      </w:r>
      <w:r>
        <w:rPr>
          <w:rFonts w:hint="eastAsia"/>
          <w:lang w:eastAsia="ja-JP"/>
        </w:rPr>
        <w:t>しました。</w:t>
      </w:r>
    </w:p>
  </w:comment>
  <w:comment w:id="286" w:author="山岸良匡" w:date="2026-05-18T19:37:00Z" w:initials="山">
    <w:p w14:paraId="22158019" w14:textId="77777777" w:rsidR="00062171" w:rsidRDefault="00A6730B" w:rsidP="00062171">
      <w:pPr>
        <w:pStyle w:val="af3"/>
        <w:rPr>
          <w:lang w:eastAsia="ja-JP"/>
        </w:rPr>
      </w:pPr>
      <w:r>
        <w:rPr>
          <w:rStyle w:val="af2"/>
        </w:rPr>
        <w:annotationRef/>
      </w:r>
      <w:r w:rsidR="00062171">
        <w:rPr>
          <w:rFonts w:hint="eastAsia"/>
          <w:lang w:eastAsia="ja-JP"/>
        </w:rPr>
        <w:t>"-</w:t>
      </w:r>
      <w:r w:rsidR="00062171">
        <w:rPr>
          <w:rFonts w:hint="eastAsia"/>
          <w:lang w:eastAsia="ja-JP"/>
        </w:rPr>
        <w:t>”が何を意味するのかがわからないので、</w:t>
      </w:r>
      <w:bookmarkStart w:id="318" w:name="_Hlk230173143"/>
      <w:r w:rsidR="00062171">
        <w:rPr>
          <w:rFonts w:hint="eastAsia"/>
          <w:lang w:eastAsia="ja-JP"/>
        </w:rPr>
        <w:t>「秘匿になっているセルを</w:t>
      </w:r>
      <w:r w:rsidR="00062171">
        <w:rPr>
          <w:rFonts w:hint="eastAsia"/>
          <w:lang w:eastAsia="ja-JP"/>
        </w:rPr>
        <w:t>0</w:t>
      </w:r>
      <w:r w:rsidR="00062171">
        <w:rPr>
          <w:rFonts w:hint="eastAsia"/>
          <w:lang w:eastAsia="ja-JP"/>
        </w:rPr>
        <w:t>と仮定したとき」</w:t>
      </w:r>
      <w:bookmarkEnd w:id="318"/>
      <w:r w:rsidR="00062171">
        <w:rPr>
          <w:rFonts w:hint="eastAsia"/>
          <w:lang w:eastAsia="ja-JP"/>
        </w:rPr>
        <w:t>など、読者にわかりやすく書く方がいいと思います。</w:t>
      </w:r>
    </w:p>
  </w:comment>
  <w:comment w:id="287" w:author="治輝 齋藤" w:date="2026-05-20T12:38:00Z" w:initials="治齋">
    <w:p w14:paraId="537A1214" w14:textId="4DD52BB8" w:rsidR="006D25B6" w:rsidRDefault="006D25B6">
      <w:pPr>
        <w:pStyle w:val="af3"/>
        <w:rPr>
          <w:rFonts w:hint="eastAsia"/>
          <w:lang w:eastAsia="ja-JP"/>
        </w:rPr>
      </w:pPr>
      <w:r>
        <w:rPr>
          <w:rStyle w:val="af2"/>
        </w:rPr>
        <w:annotationRef/>
      </w:r>
      <w:r>
        <w:rPr>
          <w:lang w:eastAsia="ja-JP"/>
        </w:rPr>
        <w:t>“</w:t>
      </w:r>
      <w:r>
        <w:rPr>
          <w:rFonts w:hint="eastAsia"/>
          <w:lang w:eastAsia="ja-JP"/>
        </w:rPr>
        <w:t>-</w:t>
      </w:r>
      <w:r>
        <w:rPr>
          <w:lang w:eastAsia="ja-JP"/>
        </w:rPr>
        <w:t>”</w:t>
      </w:r>
      <w:r>
        <w:rPr>
          <w:rFonts w:hint="eastAsia"/>
          <w:lang w:eastAsia="ja-JP"/>
        </w:rPr>
        <w:t>の部分について、</w:t>
      </w:r>
      <w:r w:rsidRPr="006D25B6">
        <w:rPr>
          <w:rFonts w:hint="eastAsia"/>
          <w:lang w:eastAsia="ja-JP"/>
        </w:rPr>
        <w:t>「秘匿になっているセルを</w:t>
      </w:r>
      <w:r>
        <w:rPr>
          <w:rFonts w:hint="eastAsia"/>
          <w:lang w:eastAsia="ja-JP"/>
        </w:rPr>
        <w:t>0, 5, 9</w:t>
      </w:r>
      <w:r w:rsidRPr="006D25B6">
        <w:rPr>
          <w:rFonts w:hint="eastAsia"/>
          <w:lang w:eastAsia="ja-JP"/>
        </w:rPr>
        <w:t>と仮定したとき」</w:t>
      </w:r>
      <w:r>
        <w:rPr>
          <w:rFonts w:hint="eastAsia"/>
          <w:lang w:eastAsia="ja-JP"/>
        </w:rPr>
        <w:t>のような表現に修正しました。</w:t>
      </w:r>
      <w:r>
        <w:rPr>
          <w:rFonts w:hint="eastAsia"/>
          <w:lang w:eastAsia="ja-JP"/>
        </w:rPr>
        <w:t>Results</w:t>
      </w:r>
      <w:r>
        <w:rPr>
          <w:rFonts w:hint="eastAsia"/>
          <w:lang w:eastAsia="ja-JP"/>
        </w:rPr>
        <w:t>以外で該当する箇所についても同様に修正しました。</w:t>
      </w:r>
    </w:p>
  </w:comment>
  <w:comment w:id="324" w:author="治輝 齋藤" w:date="2026-04-30T19:12:00Z" w:initials="治齋">
    <w:p w14:paraId="33579935" w14:textId="5E1C397C" w:rsidR="00F964C5" w:rsidRDefault="00F964C5" w:rsidP="00F964C5">
      <w:pPr>
        <w:pStyle w:val="af3"/>
        <w:rPr>
          <w:lang w:eastAsia="ja-JP"/>
        </w:rPr>
      </w:pPr>
      <w:r>
        <w:rPr>
          <w:rFonts w:hint="eastAsia"/>
          <w:lang w:eastAsia="ja-JP"/>
        </w:rPr>
        <w:t>（</w:t>
      </w:r>
      <w:r>
        <w:rPr>
          <w:rFonts w:hint="eastAsia"/>
          <w:lang w:eastAsia="ja-JP"/>
        </w:rPr>
        <w:t>佐藤先生コメント⑩）</w:t>
      </w:r>
      <w:r>
        <w:rPr>
          <w:rStyle w:val="af2"/>
        </w:rPr>
        <w:annotationRef/>
      </w:r>
      <w:r>
        <w:rPr>
          <w:rStyle w:val="af2"/>
        </w:rPr>
        <w:annotationRef/>
      </w:r>
      <w:r w:rsidRPr="00F964C5">
        <w:rPr>
          <w:lang w:eastAsia="ja-JP"/>
        </w:rPr>
        <w:t>demonstrated</w:t>
      </w:r>
      <w:r>
        <w:rPr>
          <w:rFonts w:hint="eastAsia"/>
          <w:lang w:eastAsia="ja-JP"/>
        </w:rPr>
        <w:t xml:space="preserve"> </w:t>
      </w:r>
      <w:r>
        <w:rPr>
          <w:rFonts w:hint="eastAsia"/>
          <w:lang w:eastAsia="ja-JP"/>
        </w:rPr>
        <w:t>→</w:t>
      </w:r>
      <w:r>
        <w:rPr>
          <w:rFonts w:hint="eastAsia"/>
          <w:lang w:eastAsia="ja-JP"/>
        </w:rPr>
        <w:t xml:space="preserve"> showed</w:t>
      </w:r>
      <w:r>
        <w:rPr>
          <w:rFonts w:hint="eastAsia"/>
          <w:lang w:eastAsia="ja-JP"/>
        </w:rPr>
        <w:t>と、弱い表現に修正しました。</w:t>
      </w:r>
    </w:p>
  </w:comment>
  <w:comment w:id="329" w:author="山岸良匡" w:date="2026-05-18T19:39:00Z" w:initials="山">
    <w:p w14:paraId="2E97D07E" w14:textId="47642F22" w:rsidR="001E418E" w:rsidRDefault="001E418E" w:rsidP="001E418E">
      <w:pPr>
        <w:pStyle w:val="af3"/>
        <w:rPr>
          <w:lang w:eastAsia="ja-JP"/>
        </w:rPr>
      </w:pPr>
      <w:r>
        <w:rPr>
          <w:rStyle w:val="af2"/>
        </w:rPr>
        <w:annotationRef/>
      </w:r>
      <w:r>
        <w:rPr>
          <w:lang w:eastAsia="ja-JP"/>
        </w:rPr>
        <w:t>abstract</w:t>
      </w:r>
      <w:r>
        <w:rPr>
          <w:rFonts w:hint="eastAsia"/>
          <w:lang w:eastAsia="ja-JP"/>
        </w:rPr>
        <w:t>もこのような書き方の方が理解されやすいと思います。</w:t>
      </w:r>
    </w:p>
  </w:comment>
  <w:comment w:id="330" w:author="治輝 齋藤" w:date="2026-05-19T22:51:00Z" w:initials="治齋">
    <w:p w14:paraId="02C3F422" w14:textId="74893A71" w:rsidR="0075459B" w:rsidRDefault="0075459B">
      <w:pPr>
        <w:pStyle w:val="af3"/>
        <w:rPr>
          <w:lang w:eastAsia="ja-JP"/>
        </w:rPr>
      </w:pPr>
      <w:r>
        <w:rPr>
          <w:rStyle w:val="af2"/>
        </w:rPr>
        <w:annotationRef/>
      </w:r>
      <w:r>
        <w:rPr>
          <w:rFonts w:hint="eastAsia"/>
          <w:lang w:eastAsia="ja-JP"/>
        </w:rPr>
        <w:t>該当箇所の書き方に倣い、</w:t>
      </w:r>
      <w:r>
        <w:rPr>
          <w:rFonts w:hint="eastAsia"/>
          <w:lang w:eastAsia="ja-JP"/>
        </w:rPr>
        <w:t>abstract</w:t>
      </w:r>
      <w:r>
        <w:rPr>
          <w:rFonts w:hint="eastAsia"/>
          <w:lang w:eastAsia="ja-JP"/>
        </w:rPr>
        <w:t>の記載を修正しました。</w:t>
      </w:r>
    </w:p>
  </w:comment>
  <w:comment w:id="331" w:author="山岸良匡" w:date="2026-05-18T19:40:00Z" w:initials="山">
    <w:p w14:paraId="16D0CE8F" w14:textId="77777777" w:rsidR="001E418E" w:rsidRDefault="001E418E" w:rsidP="001E418E">
      <w:pPr>
        <w:pStyle w:val="af3"/>
        <w:rPr>
          <w:lang w:eastAsia="ja-JP"/>
        </w:rPr>
      </w:pPr>
      <w:r>
        <w:rPr>
          <w:rStyle w:val="af2"/>
        </w:rPr>
        <w:annotationRef/>
      </w:r>
      <w:r>
        <w:rPr>
          <w:rFonts w:hint="eastAsia"/>
          <w:lang w:eastAsia="ja-JP"/>
        </w:rPr>
        <w:t>ここも同様に、</w:t>
      </w:r>
      <w:r>
        <w:rPr>
          <w:lang w:eastAsia="ja-JP"/>
        </w:rPr>
        <w:t>abstract</w:t>
      </w:r>
      <w:r>
        <w:rPr>
          <w:rFonts w:hint="eastAsia"/>
          <w:lang w:eastAsia="ja-JP"/>
        </w:rPr>
        <w:t>をこのように書く方がわかりやすいと思います。</w:t>
      </w:r>
    </w:p>
  </w:comment>
  <w:comment w:id="332" w:author="治輝 齋藤" w:date="2026-05-19T22:55:00Z" w:initials="治齋">
    <w:p w14:paraId="576B800B" w14:textId="411EFE93" w:rsidR="004E0F5B" w:rsidRDefault="004E0F5B">
      <w:pPr>
        <w:pStyle w:val="af3"/>
        <w:rPr>
          <w:lang w:eastAsia="ja-JP"/>
        </w:rPr>
      </w:pPr>
      <w:r>
        <w:rPr>
          <w:rStyle w:val="af2"/>
        </w:rPr>
        <w:annotationRef/>
      </w:r>
      <w:r>
        <w:rPr>
          <w:rFonts w:hint="eastAsia"/>
          <w:lang w:eastAsia="ja-JP"/>
        </w:rPr>
        <w:t>こちらも同様に、</w:t>
      </w:r>
      <w:r w:rsidRPr="004E0F5B">
        <w:rPr>
          <w:rFonts w:hint="eastAsia"/>
          <w:lang w:eastAsia="ja-JP"/>
        </w:rPr>
        <w:t>該当箇所の書き方に</w:t>
      </w:r>
      <w:r>
        <w:rPr>
          <w:rFonts w:hint="eastAsia"/>
          <w:lang w:eastAsia="ja-JP"/>
        </w:rPr>
        <w:t>従い</w:t>
      </w:r>
      <w:r w:rsidRPr="004E0F5B">
        <w:rPr>
          <w:rFonts w:hint="eastAsia"/>
          <w:lang w:eastAsia="ja-JP"/>
        </w:rPr>
        <w:t>abstract</w:t>
      </w:r>
      <w:r w:rsidRPr="004E0F5B">
        <w:rPr>
          <w:rFonts w:hint="eastAsia"/>
          <w:lang w:eastAsia="ja-JP"/>
        </w:rPr>
        <w:t>の記載を修正しました。</w:t>
      </w:r>
    </w:p>
  </w:comment>
  <w:comment w:id="336" w:author="山岸良匡" w:date="2026-05-18T19:42:00Z" w:initials="山">
    <w:p w14:paraId="1629F195" w14:textId="77777777" w:rsidR="001E418E" w:rsidRDefault="001E418E" w:rsidP="001E418E">
      <w:pPr>
        <w:pStyle w:val="af3"/>
        <w:rPr>
          <w:lang w:eastAsia="ja-JP"/>
        </w:rPr>
      </w:pPr>
      <w:r>
        <w:rPr>
          <w:rStyle w:val="af2"/>
        </w:rPr>
        <w:annotationRef/>
      </w:r>
      <w:r>
        <w:rPr>
          <w:rFonts w:hint="eastAsia"/>
          <w:lang w:eastAsia="ja-JP"/>
        </w:rPr>
        <w:t>そのような県に住んでいること、との関連という方がこの研究の特徴を表せるように思います。</w:t>
      </w:r>
    </w:p>
  </w:comment>
  <w:comment w:id="337" w:author="治輝 齋藤" w:date="2026-05-20T08:47:00Z" w:initials="治齋">
    <w:p w14:paraId="52870D33" w14:textId="3298316C" w:rsidR="0093056E" w:rsidRDefault="0093056E">
      <w:pPr>
        <w:pStyle w:val="af3"/>
        <w:rPr>
          <w:lang w:eastAsia="ja-JP"/>
        </w:rPr>
      </w:pPr>
      <w:r>
        <w:rPr>
          <w:rStyle w:val="af2"/>
        </w:rPr>
        <w:annotationRef/>
      </w:r>
      <w:r>
        <w:rPr>
          <w:rFonts w:hint="eastAsia"/>
          <w:lang w:eastAsia="ja-JP"/>
        </w:rPr>
        <w:t>ご指摘いただいた通り、</w:t>
      </w:r>
      <w:r w:rsidRPr="0093056E">
        <w:rPr>
          <w:rFonts w:hint="eastAsia"/>
          <w:lang w:eastAsia="ja-JP"/>
        </w:rPr>
        <w:t>傾斜</w:t>
      </w:r>
      <w:r>
        <w:rPr>
          <w:rFonts w:hint="eastAsia"/>
          <w:lang w:eastAsia="ja-JP"/>
        </w:rPr>
        <w:t>度の大きい県に住んでいることとの関連という内容に修正しました。</w:t>
      </w:r>
    </w:p>
  </w:comment>
  <w:comment w:id="341" w:author="治輝 齋藤" w:date="2026-04-30T19:29:00Z" w:initials="治齋">
    <w:p w14:paraId="04B40A5A" w14:textId="6E0E2A81" w:rsidR="00896745" w:rsidRDefault="00896745">
      <w:pPr>
        <w:pStyle w:val="af3"/>
        <w:rPr>
          <w:lang w:eastAsia="ja-JP"/>
        </w:rPr>
      </w:pPr>
      <w:r>
        <w:rPr>
          <w:rStyle w:val="af2"/>
        </w:rPr>
        <w:annotationRef/>
      </w:r>
      <w:r>
        <w:rPr>
          <w:rFonts w:hint="eastAsia"/>
          <w:lang w:eastAsia="ja-JP"/>
        </w:rPr>
        <w:t>（</w:t>
      </w:r>
      <w:r>
        <w:rPr>
          <w:rFonts w:hint="eastAsia"/>
          <w:lang w:eastAsia="ja-JP"/>
        </w:rPr>
        <w:t>島袋先生コメント）</w:t>
      </w:r>
      <w:r w:rsidRPr="00896745">
        <w:rPr>
          <w:rFonts w:hint="eastAsia"/>
          <w:lang w:eastAsia="ja-JP"/>
        </w:rPr>
        <w:t>考察の</w:t>
      </w:r>
      <w:r w:rsidRPr="00896745">
        <w:rPr>
          <w:rFonts w:hint="eastAsia"/>
          <w:lang w:eastAsia="ja-JP"/>
        </w:rPr>
        <w:t xml:space="preserve">biological </w:t>
      </w:r>
      <w:proofErr w:type="spellStart"/>
      <w:r w:rsidRPr="00896745">
        <w:rPr>
          <w:rFonts w:hint="eastAsia"/>
          <w:lang w:eastAsia="ja-JP"/>
        </w:rPr>
        <w:t>plausability</w:t>
      </w:r>
      <w:proofErr w:type="spellEnd"/>
      <w:r w:rsidRPr="00896745">
        <w:rPr>
          <w:rFonts w:hint="eastAsia"/>
          <w:lang w:eastAsia="ja-JP"/>
        </w:rPr>
        <w:t xml:space="preserve"> </w:t>
      </w:r>
      <w:r w:rsidRPr="00896745">
        <w:rPr>
          <w:rFonts w:hint="eastAsia"/>
          <w:lang w:eastAsia="ja-JP"/>
        </w:rPr>
        <w:t>の次の一文</w:t>
      </w:r>
      <w:r>
        <w:rPr>
          <w:rFonts w:hint="eastAsia"/>
          <w:lang w:eastAsia="ja-JP"/>
        </w:rPr>
        <w:t>について、トーンを緩めた表現に修正いたしました。</w:t>
      </w:r>
    </w:p>
  </w:comment>
  <w:comment w:id="356" w:author="治輝 齋藤" w:date="2026-04-30T20:52:00Z" w:initials="治齋">
    <w:p w14:paraId="4415FBF7" w14:textId="5181E6C1" w:rsidR="005A5D79" w:rsidRDefault="005A5D79">
      <w:pPr>
        <w:pStyle w:val="af3"/>
        <w:rPr>
          <w:lang w:eastAsia="ja-JP"/>
        </w:rPr>
      </w:pPr>
      <w:r>
        <w:rPr>
          <w:rStyle w:val="af2"/>
        </w:rPr>
        <w:annotationRef/>
      </w:r>
      <w:r>
        <w:rPr>
          <w:rFonts w:hint="eastAsia"/>
          <w:lang w:eastAsia="ja-JP"/>
        </w:rPr>
        <w:t>（</w:t>
      </w:r>
      <w:r w:rsidR="00F7283B">
        <w:rPr>
          <w:rFonts w:hint="eastAsia"/>
          <w:lang w:eastAsia="ja-JP"/>
        </w:rPr>
        <w:t>佐藤先生コメント⑩</w:t>
      </w:r>
      <w:r>
        <w:rPr>
          <w:rFonts w:hint="eastAsia"/>
          <w:lang w:eastAsia="ja-JP"/>
        </w:rPr>
        <w:t>）</w:t>
      </w:r>
      <w:r w:rsidR="00F7283B">
        <w:rPr>
          <w:rFonts w:hint="eastAsia"/>
          <w:lang w:eastAsia="ja-JP"/>
        </w:rPr>
        <w:t>Discussion</w:t>
      </w:r>
      <w:r w:rsidR="00F7283B">
        <w:rPr>
          <w:rFonts w:hint="eastAsia"/>
          <w:lang w:eastAsia="ja-JP"/>
        </w:rPr>
        <w:t>内の断定表現を修正しました。</w:t>
      </w:r>
    </w:p>
  </w:comment>
  <w:comment w:id="367" w:author="治輝 齋藤" w:date="2026-05-20T13:08:00Z" w:initials="治齋">
    <w:p w14:paraId="1F746DFB" w14:textId="5DE90C26" w:rsidR="007F54EE" w:rsidRDefault="007F54EE">
      <w:pPr>
        <w:pStyle w:val="af3"/>
        <w:rPr>
          <w:lang w:eastAsia="ja-JP"/>
        </w:rPr>
      </w:pPr>
      <w:r>
        <w:rPr>
          <w:rStyle w:val="af2"/>
        </w:rPr>
        <w:annotationRef/>
      </w:r>
      <w:r>
        <w:rPr>
          <w:rFonts w:hint="eastAsia"/>
          <w:lang w:eastAsia="ja-JP"/>
        </w:rPr>
        <w:t>（</w:t>
      </w:r>
      <w:r>
        <w:rPr>
          <w:rFonts w:hint="eastAsia"/>
          <w:lang w:eastAsia="ja-JP"/>
        </w:rPr>
        <w:t>江口先生コメント⑨）新潟県・長野県について、傾斜度の大きい県として記載を修正しました。</w:t>
      </w:r>
    </w:p>
  </w:comment>
  <w:comment w:id="373" w:author="治輝 齋藤" w:date="2026-04-30T20:56:00Z" w:initials="治齋">
    <w:p w14:paraId="476BF8CA" w14:textId="24CB48D1" w:rsidR="00F7283B" w:rsidRDefault="00F7283B">
      <w:pPr>
        <w:pStyle w:val="af3"/>
        <w:rPr>
          <w:lang w:eastAsia="ja-JP"/>
        </w:rPr>
      </w:pPr>
      <w:r>
        <w:rPr>
          <w:rStyle w:val="af2"/>
        </w:rPr>
        <w:annotationRef/>
      </w:r>
      <w:r>
        <w:rPr>
          <w:rFonts w:hint="eastAsia"/>
          <w:lang w:eastAsia="ja-JP"/>
        </w:rPr>
        <w:t>（</w:t>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r>
        <w:rPr>
          <w:rFonts w:hint="eastAsia"/>
          <w:lang w:eastAsia="ja-JP"/>
        </w:rPr>
        <w:t>。</w:t>
      </w:r>
    </w:p>
  </w:comment>
  <w:comment w:id="389" w:author="治輝 齋藤" w:date="2026-04-30T21:00:00Z" w:initials="治齋">
    <w:p w14:paraId="40A9CBF0" w14:textId="64B2955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p>
  </w:comment>
  <w:comment w:id="409" w:author="治輝 齋藤" w:date="2026-04-30T20:33:00Z" w:initials="治齋">
    <w:p w14:paraId="243073DF" w14:textId="01122ECA" w:rsidR="008227BE" w:rsidRDefault="008227BE">
      <w:pPr>
        <w:pStyle w:val="af3"/>
        <w:rPr>
          <w:lang w:eastAsia="ja-JP"/>
        </w:rPr>
      </w:pPr>
      <w:r>
        <w:rPr>
          <w:rStyle w:val="af2"/>
        </w:rPr>
        <w:annotationRef/>
      </w:r>
      <w:r w:rsidRPr="008227BE">
        <w:rPr>
          <w:rFonts w:hint="eastAsia"/>
          <w:lang w:eastAsia="ja-JP"/>
        </w:rPr>
        <w:t>（寳澤先生コメント）</w:t>
      </w:r>
      <w:r w:rsidRPr="008227BE">
        <w:rPr>
          <w:rFonts w:hint="eastAsia"/>
          <w:lang w:eastAsia="ja-JP"/>
        </w:rPr>
        <w:t>Discussion</w:t>
      </w:r>
      <w:r w:rsidRPr="008227BE">
        <w:rPr>
          <w:rFonts w:hint="eastAsia"/>
          <w:lang w:eastAsia="ja-JP"/>
        </w:rPr>
        <w:t>に、</w:t>
      </w:r>
      <w:r>
        <w:rPr>
          <w:rFonts w:hint="eastAsia"/>
          <w:lang w:eastAsia="ja-JP"/>
        </w:rPr>
        <w:t>NDB</w:t>
      </w:r>
      <w:r>
        <w:rPr>
          <w:rFonts w:hint="eastAsia"/>
          <w:lang w:eastAsia="ja-JP"/>
        </w:rPr>
        <w:t>オープン</w:t>
      </w:r>
      <w:r w:rsidRPr="008227BE">
        <w:rPr>
          <w:rFonts w:hint="eastAsia"/>
          <w:lang w:eastAsia="ja-JP"/>
        </w:rPr>
        <w:t>データのマスキング制約下での解釈方針（頑健性確認として扱う</w:t>
      </w:r>
      <w:r>
        <w:rPr>
          <w:rFonts w:hint="eastAsia"/>
          <w:lang w:eastAsia="ja-JP"/>
        </w:rPr>
        <w:t>旨</w:t>
      </w:r>
      <w:r w:rsidRPr="008227BE">
        <w:rPr>
          <w:rFonts w:hint="eastAsia"/>
          <w:lang w:eastAsia="ja-JP"/>
        </w:rPr>
        <w:t>）を追記</w:t>
      </w:r>
      <w:r>
        <w:rPr>
          <w:rFonts w:hint="eastAsia"/>
          <w:lang w:eastAsia="ja-JP"/>
        </w:rPr>
        <w:t>しました。</w:t>
      </w:r>
    </w:p>
  </w:comment>
  <w:comment w:id="416" w:author="治輝 齋藤" w:date="2026-05-20T08:53:00Z" w:initials="治齋">
    <w:p w14:paraId="287CF89A" w14:textId="06BC81C1" w:rsidR="0074508A" w:rsidRDefault="0074508A">
      <w:pPr>
        <w:pStyle w:val="af3"/>
        <w:rPr>
          <w:lang w:eastAsia="ja-JP"/>
        </w:rPr>
      </w:pPr>
      <w:r>
        <w:rPr>
          <w:rStyle w:val="af2"/>
        </w:rPr>
        <w:annotationRef/>
      </w:r>
      <w:r>
        <w:rPr>
          <w:rFonts w:hint="eastAsia"/>
          <w:lang w:eastAsia="ja-JP"/>
        </w:rPr>
        <w:t>（</w:t>
      </w:r>
      <w:r>
        <w:rPr>
          <w:rFonts w:hint="eastAsia"/>
          <w:lang w:eastAsia="ja-JP"/>
        </w:rPr>
        <w:t>江口先生コメント⑥）</w:t>
      </w:r>
      <w:r w:rsidRPr="0074508A">
        <w:rPr>
          <w:rFonts w:hint="eastAsia"/>
          <w:lang w:eastAsia="ja-JP"/>
        </w:rPr>
        <w:t>「地形傾斜と速歩割合は弱い負の相関を示した（</w:t>
      </w:r>
      <w:r w:rsidRPr="0074508A">
        <w:rPr>
          <w:rFonts w:hint="eastAsia"/>
          <w:lang w:eastAsia="ja-JP"/>
        </w:rPr>
        <w:t xml:space="preserve">r = </w:t>
      </w:r>
      <w:r w:rsidRPr="0074508A">
        <w:rPr>
          <w:rFonts w:hint="eastAsia"/>
          <w:lang w:eastAsia="ja-JP"/>
        </w:rPr>
        <w:t>－</w:t>
      </w:r>
      <w:r w:rsidRPr="0074508A">
        <w:rPr>
          <w:rFonts w:hint="eastAsia"/>
          <w:lang w:eastAsia="ja-JP"/>
        </w:rPr>
        <w:t>0.264</w:t>
      </w:r>
      <w:r w:rsidRPr="0074508A">
        <w:rPr>
          <w:rFonts w:hint="eastAsia"/>
          <w:lang w:eastAsia="ja-JP"/>
        </w:rPr>
        <w:t>）」について、</w:t>
      </w:r>
      <w:proofErr w:type="gramStart"/>
      <w:r w:rsidRPr="0074508A">
        <w:rPr>
          <w:rFonts w:hint="eastAsia"/>
          <w:lang w:eastAsia="ja-JP"/>
        </w:rPr>
        <w:t>p</w:t>
      </w:r>
      <w:proofErr w:type="gramEnd"/>
      <w:r w:rsidRPr="0074508A">
        <w:rPr>
          <w:rFonts w:hint="eastAsia"/>
          <w:lang w:eastAsia="ja-JP"/>
        </w:rPr>
        <w:t>値</w:t>
      </w:r>
      <w:r>
        <w:rPr>
          <w:rFonts w:hint="eastAsia"/>
          <w:lang w:eastAsia="ja-JP"/>
        </w:rPr>
        <w:t>を追記しました。</w:t>
      </w:r>
    </w:p>
  </w:comment>
  <w:comment w:id="419" w:author="山岸良匡" w:date="2026-05-18T19:51:00Z" w:initials="山">
    <w:p w14:paraId="7855C3C4" w14:textId="77777777" w:rsidR="001907E8" w:rsidRDefault="001907E8" w:rsidP="001907E8">
      <w:pPr>
        <w:pStyle w:val="af3"/>
        <w:rPr>
          <w:lang w:eastAsia="ja-JP"/>
        </w:rPr>
      </w:pPr>
      <w:r>
        <w:rPr>
          <w:rStyle w:val="af2"/>
        </w:rPr>
        <w:annotationRef/>
      </w:r>
      <w:r>
        <w:rPr>
          <w:rFonts w:hint="eastAsia"/>
          <w:lang w:eastAsia="ja-JP"/>
        </w:rPr>
        <w:t>車の影響が考察されていないのが気になります。地方</w:t>
      </w:r>
      <w:proofErr w:type="gramStart"/>
      <w:r>
        <w:rPr>
          <w:rFonts w:hint="eastAsia"/>
          <w:lang w:eastAsia="ja-JP"/>
        </w:rPr>
        <w:t>で</w:t>
      </w:r>
      <w:proofErr w:type="gramEnd"/>
      <w:r>
        <w:rPr>
          <w:rFonts w:hint="eastAsia"/>
          <w:lang w:eastAsia="ja-JP"/>
        </w:rPr>
        <w:t>傾斜地</w:t>
      </w:r>
      <w:proofErr w:type="gramStart"/>
      <w:r>
        <w:rPr>
          <w:rFonts w:hint="eastAsia"/>
          <w:lang w:eastAsia="ja-JP"/>
        </w:rPr>
        <w:t>で</w:t>
      </w:r>
      <w:proofErr w:type="gramEnd"/>
      <w:r>
        <w:rPr>
          <w:rFonts w:hint="eastAsia"/>
          <w:lang w:eastAsia="ja-JP"/>
        </w:rPr>
        <w:t>高齢者ならほぼ車を使う人ばかりと思います。</w:t>
      </w:r>
    </w:p>
  </w:comment>
  <w:comment w:id="426" w:author="治輝 齋藤" w:date="2026-04-30T18:41:00Z" w:initials="治齋">
    <w:p w14:paraId="013610CE" w14:textId="7A3BF36E" w:rsidR="00DB17F0" w:rsidRDefault="00DB17F0">
      <w:pPr>
        <w:pStyle w:val="af3"/>
        <w:rPr>
          <w:lang w:eastAsia="ja-JP"/>
        </w:rPr>
      </w:pPr>
      <w:r>
        <w:rPr>
          <w:rStyle w:val="af2"/>
        </w:rPr>
        <w:annotationRef/>
      </w:r>
      <w:r>
        <w:rPr>
          <w:rFonts w:hint="eastAsia"/>
          <w:lang w:eastAsia="ja-JP"/>
        </w:rPr>
        <w:t>（佐藤先生コメント⑧）</w:t>
      </w:r>
      <w:r>
        <w:rPr>
          <w:rFonts w:hint="eastAsia"/>
          <w:lang w:eastAsia="ja-JP"/>
        </w:rPr>
        <w:t>40</w:t>
      </w:r>
      <w:r w:rsidRPr="00DB17F0">
        <w:rPr>
          <w:rFonts w:hint="eastAsia"/>
          <w:lang w:eastAsia="ja-JP"/>
        </w:rPr>
        <w:t>–</w:t>
      </w:r>
      <w:r w:rsidRPr="00DB17F0">
        <w:rPr>
          <w:rFonts w:hint="eastAsia"/>
          <w:lang w:eastAsia="ja-JP"/>
        </w:rPr>
        <w:t>74</w:t>
      </w:r>
      <w:r w:rsidRPr="00DB17F0">
        <w:rPr>
          <w:rFonts w:hint="eastAsia"/>
          <w:lang w:eastAsia="ja-JP"/>
        </w:rPr>
        <w:t>歳質問票集計</w:t>
      </w:r>
      <w:r>
        <w:rPr>
          <w:rFonts w:hint="eastAsia"/>
          <w:lang w:eastAsia="ja-JP"/>
        </w:rPr>
        <w:t>における</w:t>
      </w:r>
      <w:r w:rsidRPr="00DB17F0">
        <w:rPr>
          <w:rFonts w:hint="eastAsia"/>
          <w:lang w:eastAsia="ja-JP"/>
        </w:rPr>
        <w:t>公開</w:t>
      </w:r>
      <w:r>
        <w:rPr>
          <w:rFonts w:hint="eastAsia"/>
          <w:lang w:eastAsia="ja-JP"/>
        </w:rPr>
        <w:t>である</w:t>
      </w:r>
      <w:r w:rsidRPr="00DB17F0">
        <w:rPr>
          <w:rFonts w:hint="eastAsia"/>
          <w:lang w:eastAsia="ja-JP"/>
        </w:rPr>
        <w:t>ため、歩行速度変数は</w:t>
      </w:r>
      <w:r w:rsidRPr="00DB17F0">
        <w:rPr>
          <w:lang w:eastAsia="ja-JP"/>
        </w:rPr>
        <w:t>contextual covariate</w:t>
      </w:r>
      <w:r w:rsidRPr="00DB17F0">
        <w:rPr>
          <w:rFonts w:hint="eastAsia"/>
          <w:lang w:eastAsia="ja-JP"/>
        </w:rPr>
        <w:t>として扱う</w:t>
      </w:r>
      <w:r>
        <w:rPr>
          <w:rFonts w:hint="eastAsia"/>
          <w:lang w:eastAsia="ja-JP"/>
        </w:rPr>
        <w:t>旨を記載しました。</w:t>
      </w:r>
    </w:p>
  </w:comment>
  <w:comment w:id="429" w:author="山岸良匡" w:date="2026-05-18T19:56:00Z" w:initials="山">
    <w:p w14:paraId="7F10E4ED" w14:textId="77777777" w:rsidR="001907E8" w:rsidRDefault="001907E8" w:rsidP="001907E8">
      <w:pPr>
        <w:pStyle w:val="af3"/>
        <w:rPr>
          <w:lang w:eastAsia="ja-JP"/>
        </w:rPr>
      </w:pPr>
      <w:r>
        <w:rPr>
          <w:rStyle w:val="af2"/>
        </w:rPr>
        <w:annotationRef/>
      </w:r>
      <w:r>
        <w:rPr>
          <w:rFonts w:hint="eastAsia"/>
          <w:lang w:eastAsia="ja-JP"/>
        </w:rPr>
        <w:t>根拠がなければ、やや言い過ぎのように思われます。</w:t>
      </w:r>
    </w:p>
  </w:comment>
  <w:comment w:id="433" w:author="治輝 齋藤" w:date="2026-04-30T18:04:00Z" w:initials="治齋">
    <w:p w14:paraId="2C2FBDDD" w14:textId="3726F212" w:rsidR="00394F48" w:rsidRDefault="00394F48">
      <w:pPr>
        <w:pStyle w:val="af3"/>
        <w:rPr>
          <w:lang w:eastAsia="ja-JP"/>
        </w:rPr>
      </w:pPr>
      <w:r>
        <w:rPr>
          <w:rStyle w:val="af2"/>
        </w:rPr>
        <w:annotationRef/>
      </w:r>
      <w:r>
        <w:rPr>
          <w:rFonts w:hint="eastAsia"/>
          <w:lang w:eastAsia="ja-JP"/>
        </w:rPr>
        <w:t>（佐藤先生コメント③）</w:t>
      </w:r>
      <w:r w:rsidRPr="00394F48">
        <w:rPr>
          <w:rFonts w:hint="eastAsia"/>
          <w:lang w:eastAsia="ja-JP"/>
        </w:rPr>
        <w:t>Limitation</w:t>
      </w:r>
      <w:r>
        <w:rPr>
          <w:rFonts w:hint="eastAsia"/>
          <w:lang w:eastAsia="ja-JP"/>
        </w:rPr>
        <w:t>s</w:t>
      </w:r>
      <w:r w:rsidRPr="00394F48">
        <w:rPr>
          <w:rFonts w:hint="eastAsia"/>
          <w:lang w:eastAsia="ja-JP"/>
        </w:rPr>
        <w:t>に「</w:t>
      </w:r>
      <w:r w:rsidRPr="00394F48">
        <w:rPr>
          <w:rFonts w:hint="eastAsia"/>
          <w:lang w:eastAsia="ja-JP"/>
        </w:rPr>
        <w:t>surgery rates rather than true fracture incidence</w:t>
      </w:r>
      <w:r w:rsidRPr="00394F48">
        <w:rPr>
          <w:rFonts w:hint="eastAsia"/>
          <w:lang w:eastAsia="ja-JP"/>
        </w:rPr>
        <w:t>」</w:t>
      </w:r>
      <w:r>
        <w:rPr>
          <w:rFonts w:hint="eastAsia"/>
          <w:lang w:eastAsia="ja-JP"/>
        </w:rPr>
        <w:t>と記載を加えました。また、</w:t>
      </w:r>
      <w:r w:rsidRPr="00394F48">
        <w:rPr>
          <w:rFonts w:hint="eastAsia"/>
          <w:lang w:eastAsia="ja-JP"/>
        </w:rPr>
        <w:t>治療方針・アクセス差の影響</w:t>
      </w:r>
      <w:r>
        <w:rPr>
          <w:rFonts w:hint="eastAsia"/>
          <w:lang w:eastAsia="ja-JP"/>
        </w:rPr>
        <w:t>がある</w:t>
      </w:r>
      <w:r w:rsidRPr="00394F48">
        <w:rPr>
          <w:rFonts w:hint="eastAsia"/>
          <w:lang w:eastAsia="ja-JP"/>
        </w:rPr>
        <w:t>可能性</w:t>
      </w:r>
      <w:r>
        <w:rPr>
          <w:rFonts w:hint="eastAsia"/>
          <w:lang w:eastAsia="ja-JP"/>
        </w:rPr>
        <w:t>について記載しました。</w:t>
      </w:r>
    </w:p>
  </w:comment>
  <w:comment w:id="438" w:author="治輝 齋藤" w:date="2026-04-30T18:09:00Z" w:initials="治齋">
    <w:p w14:paraId="3A19A869" w14:textId="1979DC84" w:rsidR="005168E9" w:rsidRDefault="005168E9">
      <w:pPr>
        <w:pStyle w:val="af3"/>
        <w:rPr>
          <w:lang w:eastAsia="ja-JP"/>
        </w:rPr>
      </w:pPr>
      <w:r>
        <w:rPr>
          <w:rStyle w:val="af2"/>
        </w:rPr>
        <w:annotationRef/>
      </w:r>
      <w:r>
        <w:rPr>
          <w:rFonts w:hint="eastAsia"/>
          <w:lang w:eastAsia="ja-JP"/>
        </w:rPr>
        <w:t>（佐藤先生コメント④）</w:t>
      </w:r>
      <w:r w:rsidRPr="005168E9">
        <w:rPr>
          <w:rFonts w:hint="eastAsia"/>
          <w:lang w:eastAsia="ja-JP"/>
        </w:rPr>
        <w:t>気候（積雪・凍結）</w:t>
      </w:r>
      <w:r>
        <w:rPr>
          <w:rFonts w:hint="eastAsia"/>
          <w:lang w:eastAsia="ja-JP"/>
        </w:rPr>
        <w:t>の項目について、</w:t>
      </w:r>
      <w:r>
        <w:rPr>
          <w:rFonts w:hint="eastAsia"/>
          <w:lang w:eastAsia="ja-JP"/>
        </w:rPr>
        <w:t>Limitations</w:t>
      </w:r>
      <w:r>
        <w:rPr>
          <w:rFonts w:hint="eastAsia"/>
          <w:lang w:eastAsia="ja-JP"/>
        </w:rPr>
        <w:t>に追加しました。</w:t>
      </w:r>
    </w:p>
  </w:comment>
  <w:comment w:id="440" w:author="治輝 齋藤" w:date="2026-04-30T20:37:00Z" w:initials="治齋">
    <w:p w14:paraId="18E3D33C" w14:textId="4E1960CE" w:rsidR="008227BE" w:rsidRDefault="008227BE">
      <w:pPr>
        <w:pStyle w:val="af3"/>
        <w:rPr>
          <w:lang w:eastAsia="ja-JP"/>
        </w:rPr>
      </w:pPr>
      <w:r>
        <w:rPr>
          <w:rStyle w:val="af2"/>
        </w:rPr>
        <w:annotationRef/>
      </w:r>
      <w:r>
        <w:rPr>
          <w:rFonts w:hint="eastAsia"/>
          <w:lang w:eastAsia="ja-JP"/>
        </w:rPr>
        <w:t>（</w:t>
      </w:r>
      <w:r w:rsidRPr="008227BE">
        <w:rPr>
          <w:rFonts w:hint="eastAsia"/>
          <w:lang w:eastAsia="ja-JP"/>
        </w:rPr>
        <w:t>寳澤先生コメント</w:t>
      </w:r>
      <w:r>
        <w:rPr>
          <w:rFonts w:hint="eastAsia"/>
          <w:lang w:eastAsia="ja-JP"/>
        </w:rPr>
        <w:t>）</w:t>
      </w:r>
      <w:r w:rsidRPr="008227BE">
        <w:rPr>
          <w:rFonts w:hint="eastAsia"/>
          <w:lang w:eastAsia="ja-JP"/>
        </w:rPr>
        <w:t>Limitations</w:t>
      </w:r>
      <w:r w:rsidRPr="008227BE">
        <w:rPr>
          <w:rFonts w:hint="eastAsia"/>
          <w:lang w:eastAsia="ja-JP"/>
        </w:rPr>
        <w:t>に、補完依存性と二次マスキングの可能性を明記</w:t>
      </w:r>
      <w:r>
        <w:rPr>
          <w:rFonts w:hint="eastAsia"/>
          <w:lang w:eastAsia="ja-JP"/>
        </w:rPr>
        <w:t>しました。</w:t>
      </w:r>
    </w:p>
  </w:comment>
  <w:comment w:id="452" w:author="治輝 齋藤" w:date="2026-04-30T18:46:00Z" w:initials="治齋">
    <w:p w14:paraId="3D3C9648" w14:textId="67BECD95" w:rsidR="00DB17F0" w:rsidRDefault="00DB17F0">
      <w:pPr>
        <w:pStyle w:val="af3"/>
        <w:rPr>
          <w:lang w:eastAsia="ja-JP"/>
        </w:rPr>
      </w:pPr>
      <w:r>
        <w:rPr>
          <w:rStyle w:val="af2"/>
        </w:rPr>
        <w:annotationRef/>
      </w:r>
      <w:r>
        <w:rPr>
          <w:rFonts w:hint="eastAsia"/>
          <w:lang w:eastAsia="ja-JP"/>
        </w:rPr>
        <w:t>（佐藤先生コメント⑧）</w:t>
      </w:r>
      <w:r w:rsidR="00F61CC0" w:rsidRPr="00F61CC0">
        <w:rPr>
          <w:rFonts w:hint="eastAsia"/>
          <w:lang w:eastAsia="ja-JP"/>
        </w:rPr>
        <w:t>歩行速度指標が</w:t>
      </w:r>
      <w:r w:rsidR="00F61CC0" w:rsidRPr="00F61CC0">
        <w:rPr>
          <w:rFonts w:hint="eastAsia"/>
          <w:lang w:eastAsia="ja-JP"/>
        </w:rPr>
        <w:t>40</w:t>
      </w:r>
      <w:r w:rsidR="00F61CC0" w:rsidRPr="00F61CC0">
        <w:rPr>
          <w:rFonts w:hint="eastAsia"/>
          <w:lang w:eastAsia="ja-JP"/>
        </w:rPr>
        <w:t>–</w:t>
      </w:r>
      <w:r w:rsidR="00F61CC0" w:rsidRPr="00F61CC0">
        <w:rPr>
          <w:rFonts w:hint="eastAsia"/>
          <w:lang w:eastAsia="ja-JP"/>
        </w:rPr>
        <w:t>74</w:t>
      </w:r>
      <w:r w:rsidR="00F61CC0" w:rsidRPr="00F61CC0">
        <w:rPr>
          <w:rFonts w:hint="eastAsia"/>
          <w:lang w:eastAsia="ja-JP"/>
        </w:rPr>
        <w:t>歳の公開質問票集計に基づくことを明記し、最高齢群の骨折リスクを直接代表しないという限界が伝わるように修正しました</w:t>
      </w:r>
      <w:r>
        <w:rPr>
          <w:rFonts w:hint="eastAsia"/>
          <w:lang w:eastAsia="ja-JP"/>
        </w:rPr>
        <w:t>。</w:t>
      </w:r>
    </w:p>
  </w:comment>
  <w:comment w:id="459" w:author="治輝 齋藤" w:date="2026-05-01T13:08:00Z" w:initials="治齋">
    <w:p w14:paraId="48B08688" w14:textId="77777777" w:rsidR="00F645DD" w:rsidRDefault="00F645DD" w:rsidP="00F645DD">
      <w:pPr>
        <w:pStyle w:val="af3"/>
        <w:rPr>
          <w:lang w:eastAsia="ja-JP"/>
        </w:rPr>
      </w:pPr>
      <w:r>
        <w:rPr>
          <w:rStyle w:val="af2"/>
        </w:rPr>
        <w:annotationRef/>
      </w:r>
      <w:r>
        <w:rPr>
          <w:rFonts w:hint="eastAsia"/>
          <w:lang w:eastAsia="ja-JP"/>
        </w:rPr>
        <w:t>（舟久保先生コメント④）</w:t>
      </w:r>
      <w:r w:rsidRPr="00252B64">
        <w:rPr>
          <w:rFonts w:hint="eastAsia"/>
          <w:lang w:eastAsia="ja-JP"/>
        </w:rPr>
        <w:t>歩行速度の能力指標性を</w:t>
      </w:r>
      <w:r w:rsidRPr="00252B64">
        <w:rPr>
          <w:rFonts w:hint="eastAsia"/>
          <w:lang w:eastAsia="ja-JP"/>
        </w:rPr>
        <w:t>Limitations</w:t>
      </w:r>
      <w:r w:rsidRPr="00252B64">
        <w:rPr>
          <w:rFonts w:hint="eastAsia"/>
          <w:lang w:eastAsia="ja-JP"/>
        </w:rPr>
        <w:t>に追記</w:t>
      </w:r>
      <w:r>
        <w:rPr>
          <w:rFonts w:hint="eastAsia"/>
          <w:lang w:eastAsia="ja-JP"/>
        </w:rPr>
        <w:t>しました。</w:t>
      </w:r>
    </w:p>
  </w:comment>
  <w:comment w:id="471" w:author="治輝 齋藤" w:date="2026-04-30T19:20:00Z" w:initials="治齋">
    <w:p w14:paraId="138B0C16" w14:textId="160B8AF4" w:rsidR="00896745" w:rsidRDefault="00896745">
      <w:pPr>
        <w:pStyle w:val="af3"/>
        <w:rPr>
          <w:lang w:eastAsia="ja-JP"/>
        </w:rPr>
      </w:pPr>
      <w:r>
        <w:rPr>
          <w:rStyle w:val="af2"/>
        </w:rPr>
        <w:annotationRef/>
      </w:r>
      <w:r>
        <w:rPr>
          <w:rFonts w:hint="eastAsia"/>
          <w:lang w:eastAsia="ja-JP"/>
        </w:rPr>
        <w:t>（佐藤先生コメント⑩）</w:t>
      </w:r>
      <w:r>
        <w:rPr>
          <w:rFonts w:hint="eastAsia"/>
          <w:lang w:eastAsia="ja-JP"/>
        </w:rPr>
        <w:t xml:space="preserve">remained </w:t>
      </w:r>
      <w:r>
        <w:rPr>
          <w:rFonts w:hint="eastAsia"/>
          <w:lang w:eastAsia="ja-JP"/>
        </w:rPr>
        <w:t>→</w:t>
      </w:r>
      <w:r>
        <w:rPr>
          <w:rFonts w:hint="eastAsia"/>
          <w:lang w:eastAsia="ja-JP"/>
        </w:rPr>
        <w:t xml:space="preserve"> was</w:t>
      </w:r>
      <w:r>
        <w:rPr>
          <w:rFonts w:hint="eastAsia"/>
          <w:lang w:eastAsia="ja-JP"/>
        </w:rPr>
        <w:t>と、弱い表現に修正しました。</w:t>
      </w:r>
    </w:p>
  </w:comment>
  <w:comment w:id="477" w:author="治輝 齋藤" w:date="2026-05-01T13:12:00Z" w:initials="治齋">
    <w:p w14:paraId="74284328" w14:textId="77777777" w:rsidR="00F645DD" w:rsidRDefault="00F645DD" w:rsidP="00F645DD">
      <w:pPr>
        <w:pStyle w:val="af3"/>
        <w:rPr>
          <w:lang w:eastAsia="ja-JP"/>
        </w:rPr>
      </w:pPr>
      <w:r>
        <w:rPr>
          <w:rStyle w:val="af2"/>
        </w:rPr>
        <w:annotationRef/>
      </w:r>
      <w:r>
        <w:rPr>
          <w:rFonts w:hint="eastAsia"/>
          <w:lang w:eastAsia="ja-JP"/>
        </w:rPr>
        <w:t>（舟久保先生コメント⑤）</w:t>
      </w:r>
      <w:r w:rsidRPr="00F25F6D">
        <w:rPr>
          <w:rFonts w:hint="eastAsia"/>
          <w:lang w:eastAsia="ja-JP"/>
        </w:rPr>
        <w:t>統計解釈を控えめ</w:t>
      </w:r>
      <w:r>
        <w:rPr>
          <w:rFonts w:hint="eastAsia"/>
          <w:lang w:eastAsia="ja-JP"/>
        </w:rPr>
        <w:t>な表現に修正</w:t>
      </w:r>
      <w:r w:rsidRPr="00F25F6D">
        <w:rPr>
          <w:rFonts w:hint="eastAsia"/>
          <w:lang w:eastAsia="ja-JP"/>
        </w:rPr>
        <w:t>し</w:t>
      </w:r>
      <w:r>
        <w:rPr>
          <w:rFonts w:hint="eastAsia"/>
          <w:lang w:eastAsia="ja-JP"/>
        </w:rPr>
        <w:t>、</w:t>
      </w:r>
      <w:r w:rsidRPr="00F25F6D">
        <w:rPr>
          <w:rFonts w:hint="eastAsia"/>
          <w:lang w:eastAsia="ja-JP"/>
        </w:rPr>
        <w:t>N=47</w:t>
      </w:r>
      <w:r>
        <w:rPr>
          <w:rFonts w:hint="eastAsia"/>
          <w:lang w:eastAsia="ja-JP"/>
        </w:rPr>
        <w:t>の</w:t>
      </w:r>
      <w:r w:rsidRPr="00F25F6D">
        <w:rPr>
          <w:rFonts w:hint="eastAsia"/>
          <w:lang w:eastAsia="ja-JP"/>
        </w:rPr>
        <w:t>不確実性を明示</w:t>
      </w:r>
      <w:r>
        <w:rPr>
          <w:rFonts w:hint="eastAsia"/>
          <w:lang w:eastAsia="ja-JP"/>
        </w:rPr>
        <w:t>しました。</w:t>
      </w:r>
    </w:p>
  </w:comment>
  <w:comment w:id="530" w:author="治輝 齋藤" w:date="2026-05-01T14:29:00Z" w:initials="治齋">
    <w:p w14:paraId="0EDAC622" w14:textId="77777777" w:rsidR="00FE5A92" w:rsidRDefault="00FE5A92" w:rsidP="00FE5A92">
      <w:pPr>
        <w:pStyle w:val="af3"/>
        <w:rPr>
          <w:lang w:eastAsia="ja-JP"/>
        </w:rPr>
      </w:pPr>
      <w:r>
        <w:rPr>
          <w:rStyle w:val="af2"/>
        </w:rPr>
        <w:annotationRef/>
      </w:r>
      <w:r w:rsidRPr="00F04F3D">
        <w:rPr>
          <w:rFonts w:hint="eastAsia"/>
          <w:lang w:eastAsia="ja-JP"/>
        </w:rPr>
        <w:t>（寳澤先生コメント）</w:t>
      </w:r>
      <w:r>
        <w:rPr>
          <w:rFonts w:hint="eastAsia"/>
          <w:lang w:eastAsia="ja-JP"/>
        </w:rPr>
        <w:t>Table 5</w:t>
      </w:r>
      <w:r>
        <w:rPr>
          <w:rFonts w:hint="eastAsia"/>
          <w:lang w:eastAsia="ja-JP"/>
        </w:rPr>
        <w:t>として、</w:t>
      </w:r>
      <w:r w:rsidRPr="00F04F3D">
        <w:rPr>
          <w:rFonts w:hint="eastAsia"/>
          <w:lang w:eastAsia="ja-JP"/>
        </w:rPr>
        <w:t>各シナリオでの回帰係数（</w:t>
      </w:r>
      <w:r w:rsidRPr="00F04F3D">
        <w:rPr>
          <w:rFonts w:hint="eastAsia"/>
        </w:rPr>
        <w:t>β</w:t>
      </w:r>
      <w:r w:rsidRPr="00F04F3D">
        <w:rPr>
          <w:rFonts w:hint="eastAsia"/>
          <w:lang w:eastAsia="ja-JP"/>
        </w:rPr>
        <w:t>, 95%CI, p</w:t>
      </w:r>
      <w:r w:rsidRPr="00F04F3D">
        <w:rPr>
          <w:rFonts w:hint="eastAsia"/>
          <w:lang w:eastAsia="ja-JP"/>
        </w:rPr>
        <w:t>）を明記しました。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35B02" w15:done="0"/>
  <w15:commentEx w15:paraId="3FE47C04" w15:paraIdParent="05635B02" w15:done="0"/>
  <w15:commentEx w15:paraId="64DE3CDF" w15:done="0"/>
  <w15:commentEx w15:paraId="190E9F48" w15:paraIdParent="64DE3CDF" w15:done="0"/>
  <w15:commentEx w15:paraId="49C1D72A" w15:done="0"/>
  <w15:commentEx w15:paraId="655C391B" w15:done="0"/>
  <w15:commentEx w15:paraId="75552070" w15:paraIdParent="655C391B" w15:done="0"/>
  <w15:commentEx w15:paraId="3C61C1A1" w15:done="0"/>
  <w15:commentEx w15:paraId="602C9FFE" w15:paraIdParent="3C61C1A1" w15:done="0"/>
  <w15:commentEx w15:paraId="4CFF8D02" w15:done="0"/>
  <w15:commentEx w15:paraId="4FA4532D" w15:done="0"/>
  <w15:commentEx w15:paraId="514C5BEC" w15:paraIdParent="4FA4532D" w15:done="0"/>
  <w15:commentEx w15:paraId="70789A25" w15:done="0"/>
  <w15:commentEx w15:paraId="0A45A31D" w15:paraIdParent="70789A25" w15:done="0"/>
  <w15:commentEx w15:paraId="50E41A7C" w15:done="0"/>
  <w15:commentEx w15:paraId="34F6716C" w15:paraIdParent="50E41A7C" w15:done="0"/>
  <w15:commentEx w15:paraId="513FFDD6" w15:done="0"/>
  <w15:commentEx w15:paraId="205E365A" w15:paraIdParent="513FFDD6" w15:done="0"/>
  <w15:commentEx w15:paraId="1006C1C6" w15:done="0"/>
  <w15:commentEx w15:paraId="24FC57F2" w15:done="0"/>
  <w15:commentEx w15:paraId="0BF46168" w15:done="0"/>
  <w15:commentEx w15:paraId="625A4C7D" w15:done="0"/>
  <w15:commentEx w15:paraId="202B07E6" w15:done="0"/>
  <w15:commentEx w15:paraId="7DE1BBAC" w15:done="0"/>
  <w15:commentEx w15:paraId="766AEC9E" w15:paraIdParent="7DE1BBAC" w15:done="0"/>
  <w15:commentEx w15:paraId="2E7524A1" w15:done="0"/>
  <w15:commentEx w15:paraId="3E8848AB" w15:done="0"/>
  <w15:commentEx w15:paraId="22BA222B" w15:done="0"/>
  <w15:commentEx w15:paraId="4BBB0A56" w15:done="0"/>
  <w15:commentEx w15:paraId="7B1ED3F6" w15:paraIdParent="4BBB0A56" w15:done="0"/>
  <w15:commentEx w15:paraId="06E44B76" w15:done="0"/>
  <w15:commentEx w15:paraId="4A8F4FEF" w15:done="0"/>
  <w15:commentEx w15:paraId="515AA38D" w15:paraIdParent="4A8F4FEF" w15:done="0"/>
  <w15:commentEx w15:paraId="39E4D378" w15:done="0"/>
  <w15:commentEx w15:paraId="7EF5FC65" w15:paraIdParent="39E4D378" w15:done="0"/>
  <w15:commentEx w15:paraId="6D7D15A9" w15:done="0"/>
  <w15:commentEx w15:paraId="76289747" w15:done="0"/>
  <w15:commentEx w15:paraId="6DFC5644" w15:paraIdParent="76289747" w15:done="0"/>
  <w15:commentEx w15:paraId="49E4B611" w15:done="0"/>
  <w15:commentEx w15:paraId="22158019" w15:paraIdParent="49E4B611" w15:done="0"/>
  <w15:commentEx w15:paraId="537A1214" w15:paraIdParent="49E4B611" w15:done="0"/>
  <w15:commentEx w15:paraId="33579935" w15:done="0"/>
  <w15:commentEx w15:paraId="2E97D07E" w15:done="0"/>
  <w15:commentEx w15:paraId="02C3F422" w15:paraIdParent="2E97D07E" w15:done="0"/>
  <w15:commentEx w15:paraId="16D0CE8F" w15:done="0"/>
  <w15:commentEx w15:paraId="576B800B" w15:paraIdParent="16D0CE8F" w15:done="0"/>
  <w15:commentEx w15:paraId="1629F195" w15:done="0"/>
  <w15:commentEx w15:paraId="52870D33" w15:paraIdParent="1629F195" w15:done="0"/>
  <w15:commentEx w15:paraId="04B40A5A" w15:done="0"/>
  <w15:commentEx w15:paraId="4415FBF7" w15:done="0"/>
  <w15:commentEx w15:paraId="1F746DFB" w15:done="0"/>
  <w15:commentEx w15:paraId="476BF8CA" w15:done="0"/>
  <w15:commentEx w15:paraId="40A9CBF0" w15:done="0"/>
  <w15:commentEx w15:paraId="243073DF" w15:done="0"/>
  <w15:commentEx w15:paraId="287CF89A" w15:done="0"/>
  <w15:commentEx w15:paraId="7855C3C4" w15:done="0"/>
  <w15:commentEx w15:paraId="013610CE" w15:done="0"/>
  <w15:commentEx w15:paraId="7F10E4ED" w15:done="0"/>
  <w15:commentEx w15:paraId="2C2FBDDD" w15:done="0"/>
  <w15:commentEx w15:paraId="3A19A869" w15:done="0"/>
  <w15:commentEx w15:paraId="18E3D33C" w15:done="0"/>
  <w15:commentEx w15:paraId="3D3C9648" w15:done="0"/>
  <w15:commentEx w15:paraId="48B08688" w15:done="0"/>
  <w15:commentEx w15:paraId="138B0C16" w15:done="0"/>
  <w15:commentEx w15:paraId="74284328" w15:done="0"/>
  <w15:commentEx w15:paraId="0EDAC6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54D23" w16cex:dateUtc="2026-05-18T10:00:00Z"/>
  <w16cex:commentExtensible w16cex:durableId="26A46C80" w16cex:dateUtc="2026-05-19T12:20:00Z"/>
  <w16cex:commentExtensible w16cex:durableId="65EFD729" w16cex:dateUtc="2026-05-18T14:39:00Z"/>
  <w16cex:commentExtensible w16cex:durableId="049900C5" w16cex:dateUtc="2026-05-19T12:25:00Z"/>
  <w16cex:commentExtensible w16cex:durableId="4383F68B" w16cex:dateUtc="2026-05-20T03:50:00Z"/>
  <w16cex:commentExtensible w16cex:durableId="5E7D9E50" w16cex:dateUtc="2026-05-18T09:52:00Z"/>
  <w16cex:commentExtensible w16cex:durableId="3DDE7CE7" w16cex:dateUtc="2026-05-19T13:06:00Z"/>
  <w16cex:commentExtensible w16cex:durableId="7F3AB1BB" w16cex:dateUtc="2026-05-18T09:52:00Z"/>
  <w16cex:commentExtensible w16cex:durableId="289E2139" w16cex:dateUtc="2026-05-19T13:15:00Z"/>
  <w16cex:commentExtensible w16cex:durableId="6714CD1B" w16cex:dateUtc="2026-05-19T11:36:00Z"/>
  <w16cex:commentExtensible w16cex:durableId="34ADD098" w16cex:dateUtc="2026-05-18T09:54:00Z"/>
  <w16cex:commentExtensible w16cex:durableId="2791D779" w16cex:dateUtc="2026-05-19T13:21:00Z"/>
  <w16cex:commentExtensible w16cex:durableId="09ECE11A" w16cex:dateUtc="2026-05-18T09:54:00Z"/>
  <w16cex:commentExtensible w16cex:durableId="3924E452" w16cex:dateUtc="2026-05-19T13:31:00Z"/>
  <w16cex:commentExtensible w16cex:durableId="3C2E0BEC" w16cex:dateUtc="2026-05-18T14:44:00Z"/>
  <w16cex:commentExtensible w16cex:durableId="34170C4A" w16cex:dateUtc="2026-05-19T13:44:00Z"/>
  <w16cex:commentExtensible w16cex:durableId="4E153F6A" w16cex:dateUtc="2026-05-18T10:10:00Z"/>
  <w16cex:commentExtensible w16cex:durableId="4FEC1615" w16cex:dateUtc="2026-05-20T04:03:00Z"/>
  <w16cex:commentExtensible w16cex:durableId="6BD3D7E3" w16cex:dateUtc="2026-05-19T11:43:00Z"/>
  <w16cex:commentExtensible w16cex:durableId="18C949AC" w16cex:dateUtc="2026-05-18T10:14:00Z"/>
  <w16cex:commentExtensible w16cex:durableId="60952171" w16cex:dateUtc="2026-05-19T11:44:00Z"/>
  <w16cex:commentExtensible w16cex:durableId="75AD23F4" w16cex:dateUtc="2026-05-19T11:47:00Z"/>
  <w16cex:commentExtensible w16cex:durableId="652D2428" w16cex:dateUtc="2026-05-19T11:54:00Z"/>
  <w16cex:commentExtensible w16cex:durableId="32264AD3" w16cex:dateUtc="2026-05-18T10:19:00Z"/>
  <w16cex:commentExtensible w16cex:durableId="48AF3C6D" w16cex:dateUtc="2026-05-19T14:04:00Z"/>
  <w16cex:commentExtensible w16cex:durableId="3508A238" w16cex:dateUtc="2026-04-30T09:01:00Z"/>
  <w16cex:commentExtensible w16cex:durableId="0B936217" w16cex:dateUtc="2026-04-30T09:02:00Z"/>
  <w16cex:commentExtensible w16cex:durableId="247C03E9" w16cex:dateUtc="2026-04-30T11:24:00Z"/>
  <w16cex:commentExtensible w16cex:durableId="24A23011" w16cex:dateUtc="2026-05-18T10:23:00Z"/>
  <w16cex:commentExtensible w16cex:durableId="6B2F302C" w16cex:dateUtc="2026-05-19T14:49:00Z"/>
  <w16cex:commentExtensible w16cex:durableId="3A0A71AB" w16cex:dateUtc="2026-05-20T03:48:00Z"/>
  <w16cex:commentExtensible w16cex:durableId="5E3A40FA" w16cex:dateUtc="2026-05-18T10:28:00Z"/>
  <w16cex:commentExtensible w16cex:durableId="6F95FBEB" w16cex:dateUtc="2026-05-19T14:27:00Z"/>
  <w16cex:commentExtensible w16cex:durableId="6F31B0FC" w16cex:dateUtc="2026-05-18T10:31:00Z"/>
  <w16cex:commentExtensible w16cex:durableId="253F70F3" w16cex:dateUtc="2026-05-19T23:46:00Z"/>
  <w16cex:commentExtensible w16cex:durableId="7A8479AF" w16cex:dateUtc="2026-05-19T23:53:00Z"/>
  <w16cex:commentExtensible w16cex:durableId="54C60FD5" w16cex:dateUtc="2026-05-18T10:35:00Z"/>
  <w16cex:commentExtensible w16cex:durableId="4475E1B2" w16cex:dateUtc="2026-05-20T00:01:00Z"/>
  <w16cex:commentExtensible w16cex:durableId="7D326336" w16cex:dateUtc="2026-04-30T11:30:00Z"/>
  <w16cex:commentExtensible w16cex:durableId="32D53676" w16cex:dateUtc="2026-05-18T10:37:00Z"/>
  <w16cex:commentExtensible w16cex:durableId="3E678890" w16cex:dateUtc="2026-05-20T03:38:00Z"/>
  <w16cex:commentExtensible w16cex:durableId="0FC2E86E" w16cex:dateUtc="2026-04-30T10:12:00Z"/>
  <w16cex:commentExtensible w16cex:durableId="30E3AB97" w16cex:dateUtc="2026-05-18T10:39:00Z"/>
  <w16cex:commentExtensible w16cex:durableId="1C54E4B2" w16cex:dateUtc="2026-05-19T13:51:00Z"/>
  <w16cex:commentExtensible w16cex:durableId="34C54922" w16cex:dateUtc="2026-05-18T10:40:00Z"/>
  <w16cex:commentExtensible w16cex:durableId="0FDCF8D4" w16cex:dateUtc="2026-05-19T13:55:00Z"/>
  <w16cex:commentExtensible w16cex:durableId="5D681B54" w16cex:dateUtc="2026-05-18T10:42:00Z"/>
  <w16cex:commentExtensible w16cex:durableId="67E224EC" w16cex:dateUtc="2026-05-19T23:47:00Z"/>
  <w16cex:commentExtensible w16cex:durableId="771AB965" w16cex:dateUtc="2026-04-30T10:29:00Z"/>
  <w16cex:commentExtensible w16cex:durableId="5408FB23" w16cex:dateUtc="2026-04-30T11:52:00Z"/>
  <w16cex:commentExtensible w16cex:durableId="0136B256" w16cex:dateUtc="2026-05-20T04:08:00Z"/>
  <w16cex:commentExtensible w16cex:durableId="59EBB2CB" w16cex:dateUtc="2026-04-30T11:56:00Z"/>
  <w16cex:commentExtensible w16cex:durableId="5E62303E" w16cex:dateUtc="2026-04-30T12:00:00Z"/>
  <w16cex:commentExtensible w16cex:durableId="1C2D720C" w16cex:dateUtc="2026-04-30T11:33:00Z"/>
  <w16cex:commentExtensible w16cex:durableId="297F53CF" w16cex:dateUtc="2026-05-19T23:53:00Z"/>
  <w16cex:commentExtensible w16cex:durableId="392EC000" w16cex:dateUtc="2026-05-18T10:51:00Z"/>
  <w16cex:commentExtensible w16cex:durableId="446AB2FC" w16cex:dateUtc="2026-04-30T09:41:00Z"/>
  <w16cex:commentExtensible w16cex:durableId="46FAAC76" w16cex:dateUtc="2026-05-18T10:56:00Z"/>
  <w16cex:commentExtensible w16cex:durableId="259C5AF6" w16cex:dateUtc="2026-04-30T09:04:00Z"/>
  <w16cex:commentExtensible w16cex:durableId="78255051" w16cex:dateUtc="2026-04-30T09:09:00Z"/>
  <w16cex:commentExtensible w16cex:durableId="55529A77" w16cex:dateUtc="2026-04-30T11:37:00Z"/>
  <w16cex:commentExtensible w16cex:durableId="28D924FE" w16cex:dateUtc="2026-04-30T09:46:00Z"/>
  <w16cex:commentExtensible w16cex:durableId="5A655298" w16cex:dateUtc="2026-05-01T04:08:00Z"/>
  <w16cex:commentExtensible w16cex:durableId="2D3CD7E2" w16cex:dateUtc="2026-04-30T10:20:00Z"/>
  <w16cex:commentExtensible w16cex:durableId="7D95ED2A" w16cex:dateUtc="2026-05-01T04:12:00Z"/>
  <w16cex:commentExtensible w16cex:durableId="7293117A" w16cex:dateUtc="2026-05-01T0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35B02" w16cid:durableId="0DE54D23"/>
  <w16cid:commentId w16cid:paraId="3FE47C04" w16cid:durableId="26A46C80"/>
  <w16cid:commentId w16cid:paraId="64DE3CDF" w16cid:durableId="65EFD729"/>
  <w16cid:commentId w16cid:paraId="190E9F48" w16cid:durableId="049900C5"/>
  <w16cid:commentId w16cid:paraId="49C1D72A" w16cid:durableId="4383F68B"/>
  <w16cid:commentId w16cid:paraId="655C391B" w16cid:durableId="5E7D9E50"/>
  <w16cid:commentId w16cid:paraId="75552070" w16cid:durableId="3DDE7CE7"/>
  <w16cid:commentId w16cid:paraId="3C61C1A1" w16cid:durableId="7F3AB1BB"/>
  <w16cid:commentId w16cid:paraId="602C9FFE" w16cid:durableId="289E2139"/>
  <w16cid:commentId w16cid:paraId="4CFF8D02" w16cid:durableId="6714CD1B"/>
  <w16cid:commentId w16cid:paraId="4FA4532D" w16cid:durableId="34ADD098"/>
  <w16cid:commentId w16cid:paraId="514C5BEC" w16cid:durableId="2791D779"/>
  <w16cid:commentId w16cid:paraId="70789A25" w16cid:durableId="09ECE11A"/>
  <w16cid:commentId w16cid:paraId="0A45A31D" w16cid:durableId="3924E452"/>
  <w16cid:commentId w16cid:paraId="50E41A7C" w16cid:durableId="3C2E0BEC"/>
  <w16cid:commentId w16cid:paraId="34F6716C" w16cid:durableId="34170C4A"/>
  <w16cid:commentId w16cid:paraId="513FFDD6" w16cid:durableId="4E153F6A"/>
  <w16cid:commentId w16cid:paraId="205E365A" w16cid:durableId="4FEC1615"/>
  <w16cid:commentId w16cid:paraId="1006C1C6" w16cid:durableId="6BD3D7E3"/>
  <w16cid:commentId w16cid:paraId="24FC57F2" w16cid:durableId="18C949AC"/>
  <w16cid:commentId w16cid:paraId="0BF46168" w16cid:durableId="60952171"/>
  <w16cid:commentId w16cid:paraId="625A4C7D" w16cid:durableId="75AD23F4"/>
  <w16cid:commentId w16cid:paraId="202B07E6" w16cid:durableId="652D2428"/>
  <w16cid:commentId w16cid:paraId="7DE1BBAC" w16cid:durableId="32264AD3"/>
  <w16cid:commentId w16cid:paraId="766AEC9E" w16cid:durableId="48AF3C6D"/>
  <w16cid:commentId w16cid:paraId="2E7524A1" w16cid:durableId="3508A238"/>
  <w16cid:commentId w16cid:paraId="3E8848AB" w16cid:durableId="0B936217"/>
  <w16cid:commentId w16cid:paraId="22BA222B" w16cid:durableId="247C03E9"/>
  <w16cid:commentId w16cid:paraId="4BBB0A56" w16cid:durableId="24A23011"/>
  <w16cid:commentId w16cid:paraId="7B1ED3F6" w16cid:durableId="6B2F302C"/>
  <w16cid:commentId w16cid:paraId="06E44B76" w16cid:durableId="3A0A71AB"/>
  <w16cid:commentId w16cid:paraId="4A8F4FEF" w16cid:durableId="5E3A40FA"/>
  <w16cid:commentId w16cid:paraId="515AA38D" w16cid:durableId="6F95FBEB"/>
  <w16cid:commentId w16cid:paraId="39E4D378" w16cid:durableId="6F31B0FC"/>
  <w16cid:commentId w16cid:paraId="7EF5FC65" w16cid:durableId="253F70F3"/>
  <w16cid:commentId w16cid:paraId="6D7D15A9" w16cid:durableId="7A8479AF"/>
  <w16cid:commentId w16cid:paraId="76289747" w16cid:durableId="54C60FD5"/>
  <w16cid:commentId w16cid:paraId="6DFC5644" w16cid:durableId="4475E1B2"/>
  <w16cid:commentId w16cid:paraId="49E4B611" w16cid:durableId="7D326336"/>
  <w16cid:commentId w16cid:paraId="22158019" w16cid:durableId="32D53676"/>
  <w16cid:commentId w16cid:paraId="537A1214" w16cid:durableId="3E678890"/>
  <w16cid:commentId w16cid:paraId="33579935" w16cid:durableId="0FC2E86E"/>
  <w16cid:commentId w16cid:paraId="2E97D07E" w16cid:durableId="30E3AB97"/>
  <w16cid:commentId w16cid:paraId="02C3F422" w16cid:durableId="1C54E4B2"/>
  <w16cid:commentId w16cid:paraId="16D0CE8F" w16cid:durableId="34C54922"/>
  <w16cid:commentId w16cid:paraId="576B800B" w16cid:durableId="0FDCF8D4"/>
  <w16cid:commentId w16cid:paraId="1629F195" w16cid:durableId="5D681B54"/>
  <w16cid:commentId w16cid:paraId="52870D33" w16cid:durableId="67E224EC"/>
  <w16cid:commentId w16cid:paraId="04B40A5A" w16cid:durableId="771AB965"/>
  <w16cid:commentId w16cid:paraId="4415FBF7" w16cid:durableId="5408FB23"/>
  <w16cid:commentId w16cid:paraId="1F746DFB" w16cid:durableId="0136B256"/>
  <w16cid:commentId w16cid:paraId="476BF8CA" w16cid:durableId="59EBB2CB"/>
  <w16cid:commentId w16cid:paraId="40A9CBF0" w16cid:durableId="5E62303E"/>
  <w16cid:commentId w16cid:paraId="243073DF" w16cid:durableId="1C2D720C"/>
  <w16cid:commentId w16cid:paraId="287CF89A" w16cid:durableId="297F53CF"/>
  <w16cid:commentId w16cid:paraId="7855C3C4" w16cid:durableId="392EC000"/>
  <w16cid:commentId w16cid:paraId="013610CE" w16cid:durableId="446AB2FC"/>
  <w16cid:commentId w16cid:paraId="7F10E4ED" w16cid:durableId="46FAAC76"/>
  <w16cid:commentId w16cid:paraId="2C2FBDDD" w16cid:durableId="259C5AF6"/>
  <w16cid:commentId w16cid:paraId="3A19A869" w16cid:durableId="78255051"/>
  <w16cid:commentId w16cid:paraId="18E3D33C" w16cid:durableId="55529A77"/>
  <w16cid:commentId w16cid:paraId="3D3C9648" w16cid:durableId="28D924FE"/>
  <w16cid:commentId w16cid:paraId="48B08688" w16cid:durableId="5A655298"/>
  <w16cid:commentId w16cid:paraId="138B0C16" w16cid:durableId="2D3CD7E2"/>
  <w16cid:commentId w16cid:paraId="74284328" w16cid:durableId="7D95ED2A"/>
  <w16cid:commentId w16cid:paraId="0EDAC622" w16cid:durableId="729311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86" style="width:0;height:1.5pt" o:hralign="center" o:bullet="t" o:hrstd="t" o:hr="t"/>
    </w:pict>
  </w:numPicBullet>
  <w:numPicBullet w:numPicBulletId="1">
    <w:pict>
      <v:rect id="_x0000_i1087"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山岸良匡">
    <w15:presenceInfo w15:providerId="AD" w15:userId="S::yamagishi.kazumas.ge@u.tsukuba.ac.jp::3a8ba998-89d1-406a-8ce1-88976c106786"/>
  </w15:person>
  <w15:person w15:author="治輝 齋藤">
    <w15:presenceInfo w15:providerId="Windows Live" w15:userId="a4c4a0c4110bd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04111"/>
    <w:rsid w:val="00012D1E"/>
    <w:rsid w:val="00031BB0"/>
    <w:rsid w:val="00061A98"/>
    <w:rsid w:val="00062171"/>
    <w:rsid w:val="00071026"/>
    <w:rsid w:val="00073AD9"/>
    <w:rsid w:val="00086EBA"/>
    <w:rsid w:val="000B2A23"/>
    <w:rsid w:val="000B6CF6"/>
    <w:rsid w:val="000E57C4"/>
    <w:rsid w:val="00104EB5"/>
    <w:rsid w:val="0012601A"/>
    <w:rsid w:val="0015073F"/>
    <w:rsid w:val="001907E8"/>
    <w:rsid w:val="00193A2D"/>
    <w:rsid w:val="001C1A6A"/>
    <w:rsid w:val="001D54C3"/>
    <w:rsid w:val="001E418E"/>
    <w:rsid w:val="00217E23"/>
    <w:rsid w:val="00233356"/>
    <w:rsid w:val="00237007"/>
    <w:rsid w:val="002600F3"/>
    <w:rsid w:val="00284F51"/>
    <w:rsid w:val="002F41AA"/>
    <w:rsid w:val="00311C5E"/>
    <w:rsid w:val="0032546C"/>
    <w:rsid w:val="00362AF6"/>
    <w:rsid w:val="0036571E"/>
    <w:rsid w:val="00380229"/>
    <w:rsid w:val="00394F48"/>
    <w:rsid w:val="003E0C45"/>
    <w:rsid w:val="00407B16"/>
    <w:rsid w:val="004213BC"/>
    <w:rsid w:val="00467353"/>
    <w:rsid w:val="0049727F"/>
    <w:rsid w:val="004C34FD"/>
    <w:rsid w:val="004D174A"/>
    <w:rsid w:val="004D1B18"/>
    <w:rsid w:val="004E0F5B"/>
    <w:rsid w:val="004F4C8A"/>
    <w:rsid w:val="004F6621"/>
    <w:rsid w:val="0050388A"/>
    <w:rsid w:val="005168E9"/>
    <w:rsid w:val="00544AE5"/>
    <w:rsid w:val="00556984"/>
    <w:rsid w:val="0056563A"/>
    <w:rsid w:val="005936E7"/>
    <w:rsid w:val="005A5D79"/>
    <w:rsid w:val="005B1F6E"/>
    <w:rsid w:val="005B47C8"/>
    <w:rsid w:val="005F4CD1"/>
    <w:rsid w:val="00622A77"/>
    <w:rsid w:val="00646AD0"/>
    <w:rsid w:val="006558D1"/>
    <w:rsid w:val="006C06DE"/>
    <w:rsid w:val="006D25B6"/>
    <w:rsid w:val="00705772"/>
    <w:rsid w:val="0072467F"/>
    <w:rsid w:val="0074508A"/>
    <w:rsid w:val="0075459B"/>
    <w:rsid w:val="007702BA"/>
    <w:rsid w:val="0078098C"/>
    <w:rsid w:val="00787B37"/>
    <w:rsid w:val="00794CB3"/>
    <w:rsid w:val="007A2815"/>
    <w:rsid w:val="007C7C3A"/>
    <w:rsid w:val="007D54A5"/>
    <w:rsid w:val="007F0B51"/>
    <w:rsid w:val="007F53E8"/>
    <w:rsid w:val="007F54EE"/>
    <w:rsid w:val="00817AFA"/>
    <w:rsid w:val="008227BE"/>
    <w:rsid w:val="0088113E"/>
    <w:rsid w:val="008873D7"/>
    <w:rsid w:val="00896745"/>
    <w:rsid w:val="008A413E"/>
    <w:rsid w:val="008D01AA"/>
    <w:rsid w:val="008D2029"/>
    <w:rsid w:val="008F4985"/>
    <w:rsid w:val="00900800"/>
    <w:rsid w:val="0093056E"/>
    <w:rsid w:val="00935FEB"/>
    <w:rsid w:val="009609FC"/>
    <w:rsid w:val="009643D6"/>
    <w:rsid w:val="009903F0"/>
    <w:rsid w:val="00A27614"/>
    <w:rsid w:val="00A5630A"/>
    <w:rsid w:val="00A5744A"/>
    <w:rsid w:val="00A6730B"/>
    <w:rsid w:val="00A76463"/>
    <w:rsid w:val="00A810BB"/>
    <w:rsid w:val="00AA6810"/>
    <w:rsid w:val="00AC651E"/>
    <w:rsid w:val="00AD046A"/>
    <w:rsid w:val="00B33ACE"/>
    <w:rsid w:val="00B36817"/>
    <w:rsid w:val="00B4073B"/>
    <w:rsid w:val="00B47F82"/>
    <w:rsid w:val="00B53F4E"/>
    <w:rsid w:val="00B65167"/>
    <w:rsid w:val="00BB5CB9"/>
    <w:rsid w:val="00BE3401"/>
    <w:rsid w:val="00BF5468"/>
    <w:rsid w:val="00C22C4D"/>
    <w:rsid w:val="00C34A0D"/>
    <w:rsid w:val="00C37C37"/>
    <w:rsid w:val="00C55966"/>
    <w:rsid w:val="00C6603A"/>
    <w:rsid w:val="00C974D0"/>
    <w:rsid w:val="00CA3F03"/>
    <w:rsid w:val="00CA66DC"/>
    <w:rsid w:val="00CA7656"/>
    <w:rsid w:val="00CB1C9B"/>
    <w:rsid w:val="00D14FC1"/>
    <w:rsid w:val="00D32F9A"/>
    <w:rsid w:val="00D86264"/>
    <w:rsid w:val="00DA1990"/>
    <w:rsid w:val="00DA5DB9"/>
    <w:rsid w:val="00DB17F0"/>
    <w:rsid w:val="00DE6F01"/>
    <w:rsid w:val="00DF1C6E"/>
    <w:rsid w:val="00E10BF9"/>
    <w:rsid w:val="00E11A9A"/>
    <w:rsid w:val="00E32604"/>
    <w:rsid w:val="00E337F2"/>
    <w:rsid w:val="00E53E4C"/>
    <w:rsid w:val="00E71CD2"/>
    <w:rsid w:val="00E911FF"/>
    <w:rsid w:val="00E938C0"/>
    <w:rsid w:val="00EA20B2"/>
    <w:rsid w:val="00EA5B09"/>
    <w:rsid w:val="00EB4379"/>
    <w:rsid w:val="00ED46B8"/>
    <w:rsid w:val="00EE7FCD"/>
    <w:rsid w:val="00EF7F20"/>
    <w:rsid w:val="00F15238"/>
    <w:rsid w:val="00F5100B"/>
    <w:rsid w:val="00F52EFF"/>
    <w:rsid w:val="00F61CC0"/>
    <w:rsid w:val="00F645DD"/>
    <w:rsid w:val="00F7283B"/>
    <w:rsid w:val="00F745C3"/>
    <w:rsid w:val="00F82C7B"/>
    <w:rsid w:val="00F964C5"/>
    <w:rsid w:val="00FA4697"/>
    <w:rsid w:val="00FB1385"/>
    <w:rsid w:val="00FE5A92"/>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41</Pages>
  <Words>8338</Words>
  <Characters>47529</Characters>
  <Application>Microsoft Office Word</Application>
  <DocSecurity>0</DocSecurity>
  <Lines>396</Lines>
  <Paragraphs>111</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治輝 齋藤</dc:creator>
  <cp:keywords/>
  <cp:lastModifiedBy>治輝 齋藤</cp:lastModifiedBy>
  <cp:revision>12</cp:revision>
  <cp:lastPrinted>2026-05-18T09:49:00Z</cp:lastPrinted>
  <dcterms:created xsi:type="dcterms:W3CDTF">2026-05-19T23:39:00Z</dcterms:created>
  <dcterms:modified xsi:type="dcterms:W3CDTF">2026-05-20T04:10:00Z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